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87B882" w14:textId="77777777" w:rsidR="0023411A" w:rsidRPr="00112869" w:rsidRDefault="00957833" w:rsidP="00A52732">
      <w:pPr>
        <w:spacing w:after="0" w:line="240" w:lineRule="auto"/>
        <w:jc w:val="both"/>
        <w:rPr>
          <w:rFonts w:cstheme="minorHAnsi"/>
        </w:rPr>
      </w:pPr>
      <w:r>
        <w:rPr>
          <w:rFonts w:cstheme="minorHAnsi"/>
          <w:noProof/>
        </w:rPr>
        <w:drawing>
          <wp:anchor distT="0" distB="0" distL="114300" distR="114300" simplePos="0" relativeHeight="251663359" behindDoc="1" locked="0" layoutInCell="1" allowOverlap="1" wp14:anchorId="57471AA4" wp14:editId="1A94C9F7">
            <wp:simplePos x="0" y="0"/>
            <wp:positionH relativeFrom="column">
              <wp:posOffset>-914400</wp:posOffset>
            </wp:positionH>
            <wp:positionV relativeFrom="paragraph">
              <wp:posOffset>-894715</wp:posOffset>
            </wp:positionV>
            <wp:extent cx="7860194" cy="10172065"/>
            <wp:effectExtent l="0" t="0" r="762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aris_presentation_coverV2.png"/>
                    <pic:cNvPicPr/>
                  </pic:nvPicPr>
                  <pic:blipFill>
                    <a:blip r:embed="rId11">
                      <a:extLst>
                        <a:ext uri="{28A0092B-C50C-407E-A947-70E740481C1C}">
                          <a14:useLocalDpi xmlns:a14="http://schemas.microsoft.com/office/drawing/2010/main" val="0"/>
                        </a:ext>
                      </a:extLst>
                    </a:blip>
                    <a:stretch>
                      <a:fillRect/>
                    </a:stretch>
                  </pic:blipFill>
                  <pic:spPr>
                    <a:xfrm>
                      <a:off x="0" y="0"/>
                      <a:ext cx="7860194" cy="1017206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BE0B0D" w14:textId="77777777" w:rsidR="00ED54E4" w:rsidRPr="00112869" w:rsidRDefault="00ED54E4" w:rsidP="00ED54E4">
      <w:pPr>
        <w:spacing w:before="0" w:after="0" w:line="240" w:lineRule="auto"/>
        <w:rPr>
          <w:rFonts w:cstheme="minorHAnsi"/>
          <w:color w:val="FFFFFF"/>
          <w:sz w:val="22"/>
          <w:szCs w:val="22"/>
        </w:rPr>
      </w:pPr>
      <w:r w:rsidRPr="00112869">
        <w:rPr>
          <w:rFonts w:cstheme="minorHAnsi"/>
        </w:rPr>
        <w:t xml:space="preserve">    </w:t>
      </w:r>
    </w:p>
    <w:p w14:paraId="42BAB190" w14:textId="77777777" w:rsidR="00ED54E4" w:rsidRPr="00112869" w:rsidRDefault="00ED54E4" w:rsidP="00ED54E4">
      <w:pPr>
        <w:spacing w:before="0" w:after="0" w:line="240" w:lineRule="auto"/>
        <w:rPr>
          <w:rFonts w:cstheme="minorHAnsi"/>
          <w:color w:val="FFFFFF"/>
          <w:sz w:val="22"/>
          <w:szCs w:val="22"/>
        </w:rPr>
      </w:pPr>
    </w:p>
    <w:p w14:paraId="0F3AB1DD" w14:textId="77777777" w:rsidR="00ED54E4" w:rsidRPr="00112869" w:rsidRDefault="00ED54E4" w:rsidP="00ED54E4">
      <w:pPr>
        <w:spacing w:before="0" w:after="0" w:line="240" w:lineRule="auto"/>
        <w:rPr>
          <w:rFonts w:cstheme="minorHAnsi"/>
          <w:color w:val="FFFFFF"/>
          <w:sz w:val="22"/>
          <w:szCs w:val="22"/>
        </w:rPr>
      </w:pPr>
    </w:p>
    <w:p w14:paraId="59C628E0" w14:textId="77777777" w:rsidR="00ED54E4" w:rsidRPr="00112869" w:rsidRDefault="00ED54E4" w:rsidP="00ED54E4">
      <w:pPr>
        <w:spacing w:before="0" w:after="0" w:line="240" w:lineRule="auto"/>
        <w:rPr>
          <w:rFonts w:cstheme="minorHAnsi"/>
          <w:color w:val="FFFFFF"/>
          <w:sz w:val="22"/>
          <w:szCs w:val="22"/>
        </w:rPr>
      </w:pPr>
    </w:p>
    <w:p w14:paraId="221AFF0E" w14:textId="77777777" w:rsidR="00ED54E4" w:rsidRPr="00112869" w:rsidRDefault="00ED54E4" w:rsidP="00ED54E4">
      <w:pPr>
        <w:spacing w:before="0" w:after="0" w:line="240" w:lineRule="auto"/>
        <w:rPr>
          <w:rFonts w:cstheme="minorHAnsi"/>
          <w:color w:val="FFFFFF"/>
          <w:sz w:val="22"/>
          <w:szCs w:val="22"/>
        </w:rPr>
      </w:pPr>
    </w:p>
    <w:p w14:paraId="00B78239" w14:textId="77777777" w:rsidR="00ED54E4" w:rsidRPr="00112869" w:rsidRDefault="00ED54E4" w:rsidP="00ED54E4">
      <w:pPr>
        <w:spacing w:before="0" w:after="0" w:line="240" w:lineRule="auto"/>
        <w:rPr>
          <w:rFonts w:cstheme="minorHAnsi"/>
          <w:color w:val="FFFFFF"/>
          <w:sz w:val="22"/>
          <w:szCs w:val="22"/>
        </w:rPr>
      </w:pPr>
      <w:r w:rsidRPr="00112869">
        <w:rPr>
          <w:rFonts w:cstheme="minorHAnsi"/>
          <w:color w:val="FFFFFF"/>
          <w:sz w:val="22"/>
          <w:szCs w:val="22"/>
        </w:rPr>
        <w:t>GMS/</w:t>
      </w:r>
    </w:p>
    <w:p w14:paraId="1B0B78C9" w14:textId="77777777" w:rsidR="00ED54E4" w:rsidRPr="00112869" w:rsidRDefault="006E6E9E" w:rsidP="00A208AF">
      <w:pPr>
        <w:rPr>
          <w:rFonts w:eastAsiaTheme="majorEastAsia"/>
          <w:color w:val="243F60" w:themeColor="accent1" w:themeShade="7F"/>
          <w:sz w:val="22"/>
          <w:szCs w:val="22"/>
        </w:rPr>
      </w:pPr>
      <w:r w:rsidRPr="00112869">
        <w:rPr>
          <w:noProof/>
        </w:rPr>
        <mc:AlternateContent>
          <mc:Choice Requires="wps">
            <w:drawing>
              <wp:anchor distT="0" distB="0" distL="114300" distR="114300" simplePos="0" relativeHeight="251657216" behindDoc="0" locked="0" layoutInCell="1" allowOverlap="1" wp14:anchorId="72FF857C" wp14:editId="4FB0E68C">
                <wp:simplePos x="0" y="0"/>
                <wp:positionH relativeFrom="page">
                  <wp:posOffset>457200</wp:posOffset>
                </wp:positionH>
                <wp:positionV relativeFrom="page">
                  <wp:posOffset>4572000</wp:posOffset>
                </wp:positionV>
                <wp:extent cx="6142355" cy="3886200"/>
                <wp:effectExtent l="0" t="0" r="0" b="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2355" cy="3886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2EE8302" w14:textId="77777777" w:rsidR="00D87F68" w:rsidRDefault="00D87F68" w:rsidP="00BB5578">
                            <w:pPr>
                              <w:rPr>
                                <w:b/>
                                <w:color w:val="20987D"/>
                                <w:sz w:val="44"/>
                                <w:szCs w:val="44"/>
                              </w:rPr>
                            </w:pPr>
                            <w:r>
                              <w:rPr>
                                <w:b/>
                                <w:color w:val="20987D"/>
                                <w:sz w:val="44"/>
                                <w:szCs w:val="44"/>
                              </w:rPr>
                              <w:t>Teva – Project Customization Document</w:t>
                            </w:r>
                          </w:p>
                          <w:p w14:paraId="0324BA33" w14:textId="77777777" w:rsidR="00D87F68" w:rsidRPr="00BB5578" w:rsidRDefault="00D87F68" w:rsidP="00BB5578">
                            <w:pPr>
                              <w:rPr>
                                <w:color w:val="367CC1"/>
                                <w:sz w:val="36"/>
                                <w:szCs w:val="36"/>
                              </w:rPr>
                            </w:pPr>
                            <w:r>
                              <w:rPr>
                                <w:b/>
                                <w:color w:val="367CC1"/>
                                <w:sz w:val="40"/>
                                <w:szCs w:val="40"/>
                              </w:rPr>
                              <w:t>HIP</w:t>
                            </w:r>
                            <w:r w:rsidRPr="00BB5578">
                              <w:rPr>
                                <w:b/>
                                <w:color w:val="367CC1"/>
                              </w:rPr>
                              <w:br/>
                            </w:r>
                          </w:p>
                          <w:p w14:paraId="3307DB2B" w14:textId="77777777" w:rsidR="00D87F68" w:rsidRPr="00BB5578" w:rsidRDefault="00D87F68" w:rsidP="00BB5578">
                            <w:pPr>
                              <w:rPr>
                                <w:color w:val="367CC1"/>
                                <w:sz w:val="36"/>
                                <w:szCs w:val="36"/>
                              </w:rPr>
                            </w:pPr>
                            <w:r>
                              <w:rPr>
                                <w:color w:val="367CC1"/>
                                <w:sz w:val="36"/>
                                <w:szCs w:val="36"/>
                              </w:rPr>
                              <w:t>Polaris Solutions</w:t>
                            </w:r>
                            <w:r w:rsidRPr="00BB5578">
                              <w:rPr>
                                <w:color w:val="367CC1"/>
                                <w:sz w:val="36"/>
                                <w:szCs w:val="36"/>
                              </w:rPr>
                              <w:br/>
                            </w:r>
                            <w:r>
                              <w:rPr>
                                <w:color w:val="367CC1"/>
                                <w:sz w:val="28"/>
                                <w:szCs w:val="28"/>
                              </w:rPr>
                              <w:t>17-FEB-2017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FF857C" id="Rectangle 26" o:spid="_x0000_s1026" style="position:absolute;margin-left:36pt;margin-top:5in;width:483.65pt;height:30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" filled="f" stroked="f">
                <v:textbox>
                  <w:txbxContent>
                    <w:p w14:paraId="32EE8302" w14:textId="77777777" w:rsidR="00D87F68" w:rsidRDefault="00D87F68" w:rsidP="00BB5578">
                      <w:pPr>
                        <w:rPr>
                          <w:b/>
                          <w:color w:val="20987D"/>
                          <w:sz w:val="44"/>
                          <w:szCs w:val="44"/>
                        </w:rPr>
                      </w:pPr>
                      <w:r>
                        <w:rPr>
                          <w:b/>
                          <w:color w:val="20987D"/>
                          <w:sz w:val="44"/>
                          <w:szCs w:val="44"/>
                        </w:rPr>
                        <w:t>Teva – Project Customization Document</w:t>
                      </w:r>
                    </w:p>
                    <w:p w14:paraId="0324BA33" w14:textId="77777777" w:rsidR="00D87F68" w:rsidRPr="00BB5578" w:rsidRDefault="00D87F68" w:rsidP="00BB5578">
                      <w:pPr>
                        <w:rPr>
                          <w:color w:val="367CC1"/>
                          <w:sz w:val="36"/>
                          <w:szCs w:val="36"/>
                        </w:rPr>
                      </w:pPr>
                      <w:r>
                        <w:rPr>
                          <w:b/>
                          <w:color w:val="367CC1"/>
                          <w:sz w:val="40"/>
                          <w:szCs w:val="40"/>
                        </w:rPr>
                        <w:t>HIP</w:t>
                      </w:r>
                      <w:r w:rsidRPr="00BB5578">
                        <w:rPr>
                          <w:b/>
                          <w:color w:val="367CC1"/>
                        </w:rPr>
                        <w:br/>
                      </w:r>
                    </w:p>
                    <w:p w14:paraId="3307DB2B" w14:textId="77777777" w:rsidR="00D87F68" w:rsidRPr="00BB5578" w:rsidRDefault="00D87F68" w:rsidP="00BB5578">
                      <w:pPr>
                        <w:rPr>
                          <w:color w:val="367CC1"/>
                          <w:sz w:val="36"/>
                          <w:szCs w:val="36"/>
                        </w:rPr>
                      </w:pPr>
                      <w:r>
                        <w:rPr>
                          <w:color w:val="367CC1"/>
                          <w:sz w:val="36"/>
                          <w:szCs w:val="36"/>
                        </w:rPr>
                        <w:t>Polaris Solutions</w:t>
                      </w:r>
                      <w:r w:rsidRPr="00BB5578">
                        <w:rPr>
                          <w:color w:val="367CC1"/>
                          <w:sz w:val="36"/>
                          <w:szCs w:val="36"/>
                        </w:rPr>
                        <w:br/>
                      </w:r>
                      <w:r>
                        <w:rPr>
                          <w:color w:val="367CC1"/>
                          <w:sz w:val="28"/>
                          <w:szCs w:val="28"/>
                        </w:rPr>
                        <w:t>17-FEB-2017</w:t>
                      </w:r>
                    </w:p>
                  </w:txbxContent>
                </v:textbox>
                <w10:wrap anchorx="page" anchory="page"/>
              </v:rect>
            </w:pict>
          </mc:Fallback>
        </mc:AlternateContent>
      </w:r>
      <w:r w:rsidR="00ED54E4" w:rsidRPr="00112869">
        <w:rPr>
          <w:noProof/>
        </w:rPr>
        <mc:AlternateContent>
          <mc:Choice Requires="wps">
            <w:drawing>
              <wp:anchor distT="0" distB="0" distL="114300" distR="114300" simplePos="0" relativeHeight="251661312" behindDoc="0" locked="0" layoutInCell="1" allowOverlap="1" wp14:anchorId="5089767B" wp14:editId="44931C8F">
                <wp:simplePos x="0" y="0"/>
                <wp:positionH relativeFrom="page">
                  <wp:posOffset>429895</wp:posOffset>
                </wp:positionH>
                <wp:positionV relativeFrom="page">
                  <wp:posOffset>8839200</wp:posOffset>
                </wp:positionV>
                <wp:extent cx="6858000" cy="666750"/>
                <wp:effectExtent l="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6667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0173550" w14:textId="77777777" w:rsidR="00D87F68" w:rsidRPr="00BB5578" w:rsidRDefault="00D87F68" w:rsidP="00A208AF">
                            <w:pPr>
                              <w:rPr>
                                <w:color w:val="367CC1"/>
                              </w:rPr>
                            </w:pPr>
                            <w:r>
                              <w:rPr>
                                <w:color w:val="367CC1"/>
                              </w:rPr>
                              <w:t>100 Broadway 7</w:t>
                            </w:r>
                            <w:r w:rsidRPr="00BB07EF">
                              <w:rPr>
                                <w:color w:val="367CC1"/>
                                <w:vertAlign w:val="superscript"/>
                              </w:rPr>
                              <w:t>th</w:t>
                            </w:r>
                            <w:r>
                              <w:rPr>
                                <w:color w:val="367CC1"/>
                              </w:rPr>
                              <w:t xml:space="preserve"> Floor</w:t>
                            </w:r>
                            <w:r w:rsidRPr="00BB5578">
                              <w:rPr>
                                <w:color w:val="367CC1"/>
                              </w:rPr>
                              <w:br/>
                            </w:r>
                            <w:r>
                              <w:rPr>
                                <w:color w:val="367CC1"/>
                              </w:rPr>
                              <w:t>New York, New York 10005</w:t>
                            </w:r>
                          </w:p>
                          <w:p w14:paraId="656505C4" w14:textId="77777777" w:rsidR="00D87F68" w:rsidRPr="00E37F44" w:rsidRDefault="00D87F68" w:rsidP="00ED54E4">
                            <w:pPr>
                              <w:contextualSpacing/>
                              <w:rPr>
                                <w:b/>
                                <w:bCs/>
                                <w:color w:val="548DD4"/>
                                <w:spacing w:val="6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9767B" id="Rectangle 27" o:spid="_x0000_s1027" style="position:absolute;margin-left:33.85pt;margin-top:696pt;width:540pt;height:5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" filled="f" stroked="f">
                <v:textbox>
                  <w:txbxContent>
                    <w:p w14:paraId="10173550" w14:textId="77777777" w:rsidR="00D87F68" w:rsidRPr="00BB5578" w:rsidRDefault="00D87F68" w:rsidP="00A208AF">
                      <w:pPr>
                        <w:rPr>
                          <w:color w:val="367CC1"/>
                        </w:rPr>
                      </w:pPr>
                      <w:r>
                        <w:rPr>
                          <w:color w:val="367CC1"/>
                        </w:rPr>
                        <w:t>100 Broadway 7</w:t>
                      </w:r>
                      <w:r w:rsidRPr="00BB07EF">
                        <w:rPr>
                          <w:color w:val="367CC1"/>
                          <w:vertAlign w:val="superscript"/>
                        </w:rPr>
                        <w:t>th</w:t>
                      </w:r>
                      <w:r>
                        <w:rPr>
                          <w:color w:val="367CC1"/>
                        </w:rPr>
                        <w:t xml:space="preserve"> Floor</w:t>
                      </w:r>
                      <w:r w:rsidRPr="00BB5578">
                        <w:rPr>
                          <w:color w:val="367CC1"/>
                        </w:rPr>
                        <w:br/>
                      </w:r>
                      <w:r>
                        <w:rPr>
                          <w:color w:val="367CC1"/>
                        </w:rPr>
                        <w:t>New York, New York 10005</w:t>
                      </w:r>
                    </w:p>
                    <w:p w14:paraId="656505C4" w14:textId="77777777" w:rsidR="00D87F68" w:rsidRPr="00E37F44" w:rsidRDefault="00D87F68" w:rsidP="00ED54E4">
                      <w:pPr>
                        <w:contextualSpacing/>
                        <w:rPr>
                          <w:b/>
                          <w:bCs/>
                          <w:color w:val="548DD4"/>
                          <w:spacing w:val="60"/>
                        </w:rPr>
                      </w:pPr>
                    </w:p>
                  </w:txbxContent>
                </v:textbox>
                <w10:wrap anchorx="page" anchory="page"/>
              </v:rect>
            </w:pict>
          </mc:Fallback>
        </mc:AlternateContent>
      </w:r>
      <w:r w:rsidR="00ED54E4" w:rsidRPr="00112869">
        <w:rPr>
          <w:sz w:val="22"/>
          <w:szCs w:val="22"/>
        </w:rPr>
        <w:br w:type="page"/>
      </w:r>
    </w:p>
    <w:sdt>
      <w:sdtPr>
        <w:rPr>
          <w:rFonts w:cstheme="minorHAnsi"/>
          <w:b w:val="0"/>
          <w:bCs w:val="0"/>
          <w:caps w:val="0"/>
          <w:color w:val="auto"/>
          <w:spacing w:val="0"/>
          <w:sz w:val="20"/>
          <w:szCs w:val="20"/>
          <w:lang w:bidi="ar-SA"/>
        </w:rPr>
        <w:id w:val="-450169262"/>
        <w:docPartObj>
          <w:docPartGallery w:val="Table of Contents"/>
          <w:docPartUnique/>
        </w:docPartObj>
      </w:sdtPr>
      <w:sdtEndPr>
        <w:rPr>
          <w:noProof/>
        </w:rPr>
      </w:sdtEndPr>
      <w:sdtContent>
        <w:p w14:paraId="222573B7" w14:textId="77777777" w:rsidR="00ED54E4" w:rsidRPr="00112869" w:rsidRDefault="00ED54E4">
          <w:pPr>
            <w:pStyle w:val="TOCHeading"/>
            <w:rPr>
              <w:rFonts w:cstheme="minorHAnsi"/>
            </w:rPr>
          </w:pPr>
          <w:r w:rsidRPr="00112869">
            <w:rPr>
              <w:rFonts w:cstheme="minorHAnsi"/>
            </w:rPr>
            <w:t>Table of Contents</w:t>
          </w:r>
        </w:p>
        <w:p w14:paraId="02F23D01" w14:textId="5F17CB49" w:rsidR="004A548D" w:rsidRDefault="00CE6EDE">
          <w:pPr>
            <w:pStyle w:val="TOC2"/>
            <w:tabs>
              <w:tab w:val="left" w:pos="800"/>
              <w:tab w:val="right" w:leader="dot" w:pos="9350"/>
            </w:tabs>
            <w:rPr>
              <w:ins w:id="0" w:author="Michael Petite" w:date="2017-02-27T09:01:00Z"/>
              <w:rFonts w:asciiTheme="minorHAnsi" w:hAnsiTheme="minorHAnsi"/>
              <w:noProof/>
              <w:sz w:val="22"/>
              <w:szCs w:val="22"/>
            </w:rPr>
          </w:pPr>
          <w:r>
            <w:rPr>
              <w:rFonts w:cstheme="minorHAnsi"/>
            </w:rPr>
            <w:fldChar w:fldCharType="begin"/>
          </w:r>
          <w:r>
            <w:rPr>
              <w:rFonts w:cstheme="minorHAnsi"/>
            </w:rPr>
            <w:instrText xml:space="preserve"> TOC \o "1-6" \h \z \u </w:instrText>
          </w:r>
          <w:r>
            <w:rPr>
              <w:rFonts w:cstheme="minorHAnsi"/>
            </w:rPr>
            <w:fldChar w:fldCharType="separate"/>
          </w:r>
          <w:ins w:id="1" w:author="Michael Petite" w:date="2017-02-27T09:01:00Z">
            <w:r w:rsidR="004A548D" w:rsidRPr="0095531F">
              <w:rPr>
                <w:rStyle w:val="Hyperlink"/>
                <w:noProof/>
              </w:rPr>
              <w:fldChar w:fldCharType="begin"/>
            </w:r>
            <w:r w:rsidR="004A548D" w:rsidRPr="0095531F">
              <w:rPr>
                <w:rStyle w:val="Hyperlink"/>
                <w:noProof/>
              </w:rPr>
              <w:instrText xml:space="preserve"> </w:instrText>
            </w:r>
            <w:r w:rsidR="004A548D">
              <w:rPr>
                <w:noProof/>
              </w:rPr>
              <w:instrText>HYPERLINK \l "_Toc475949402"</w:instrText>
            </w:r>
            <w:r w:rsidR="004A548D" w:rsidRPr="0095531F">
              <w:rPr>
                <w:rStyle w:val="Hyperlink"/>
                <w:noProof/>
              </w:rPr>
              <w:instrText xml:space="preserve"> </w:instrText>
            </w:r>
            <w:r w:rsidR="004A548D" w:rsidRPr="0095531F">
              <w:rPr>
                <w:rStyle w:val="Hyperlink"/>
                <w:noProof/>
              </w:rPr>
              <w:fldChar w:fldCharType="separate"/>
            </w:r>
            <w:r w:rsidR="004A548D" w:rsidRPr="0095531F">
              <w:rPr>
                <w:rStyle w:val="Hyperlink"/>
                <w:noProof/>
              </w:rPr>
              <w:t>1.</w:t>
            </w:r>
            <w:r w:rsidR="004A548D">
              <w:rPr>
                <w:rFonts w:asciiTheme="minorHAnsi" w:hAnsiTheme="minorHAnsi"/>
                <w:noProof/>
                <w:sz w:val="22"/>
                <w:szCs w:val="22"/>
              </w:rPr>
              <w:tab/>
            </w:r>
            <w:r w:rsidR="004A548D" w:rsidRPr="0095531F">
              <w:rPr>
                <w:rStyle w:val="Hyperlink"/>
                <w:noProof/>
              </w:rPr>
              <w:t>Purpose</w:t>
            </w:r>
            <w:r w:rsidR="004A548D">
              <w:rPr>
                <w:noProof/>
                <w:webHidden/>
              </w:rPr>
              <w:tab/>
            </w:r>
            <w:r w:rsidR="004A548D">
              <w:rPr>
                <w:noProof/>
                <w:webHidden/>
              </w:rPr>
              <w:fldChar w:fldCharType="begin"/>
            </w:r>
            <w:r w:rsidR="004A548D">
              <w:rPr>
                <w:noProof/>
                <w:webHidden/>
              </w:rPr>
              <w:instrText xml:space="preserve"> PAGEREF _Toc475949402 \h </w:instrText>
            </w:r>
          </w:ins>
          <w:r w:rsidR="004A548D">
            <w:rPr>
              <w:noProof/>
              <w:webHidden/>
            </w:rPr>
          </w:r>
          <w:r w:rsidR="004A548D">
            <w:rPr>
              <w:noProof/>
              <w:webHidden/>
            </w:rPr>
            <w:fldChar w:fldCharType="separate"/>
          </w:r>
          <w:ins w:id="2" w:author="Michael Petite" w:date="2017-02-27T09:01:00Z">
            <w:r w:rsidR="004A548D">
              <w:rPr>
                <w:noProof/>
                <w:webHidden/>
              </w:rPr>
              <w:t>9</w:t>
            </w:r>
            <w:r w:rsidR="004A548D">
              <w:rPr>
                <w:noProof/>
                <w:webHidden/>
              </w:rPr>
              <w:fldChar w:fldCharType="end"/>
            </w:r>
            <w:r w:rsidR="004A548D" w:rsidRPr="0095531F">
              <w:rPr>
                <w:rStyle w:val="Hyperlink"/>
                <w:noProof/>
              </w:rPr>
              <w:fldChar w:fldCharType="end"/>
            </w:r>
          </w:ins>
        </w:p>
        <w:p w14:paraId="221AF940" w14:textId="15504F6A" w:rsidR="004A548D" w:rsidRDefault="004A548D">
          <w:pPr>
            <w:pStyle w:val="TOC2"/>
            <w:tabs>
              <w:tab w:val="left" w:pos="800"/>
              <w:tab w:val="right" w:leader="dot" w:pos="9350"/>
            </w:tabs>
            <w:rPr>
              <w:ins w:id="3" w:author="Michael Petite" w:date="2017-02-27T09:01:00Z"/>
              <w:rFonts w:asciiTheme="minorHAnsi" w:hAnsiTheme="minorHAnsi"/>
              <w:noProof/>
              <w:sz w:val="22"/>
              <w:szCs w:val="22"/>
            </w:rPr>
          </w:pPr>
          <w:ins w:id="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"_Toc475949403"</w:instrText>
            </w:r>
            <w:r w:rsidRPr="0095531F">
              <w:rPr>
                <w:rStyle w:val="Hyperlink"/>
                <w:noProof/>
              </w:rPr>
              <w:instrText xml:space="preserve"> </w:instrText>
            </w:r>
            <w:r w:rsidRPr="0095531F">
              <w:rPr>
                <w:rStyle w:val="Hyperlink"/>
                <w:noProof/>
              </w:rPr>
              <w:fldChar w:fldCharType="separate"/>
            </w:r>
            <w:r w:rsidRPr="0095531F">
              <w:rPr>
                <w:rStyle w:val="Hyperlink"/>
                <w:noProof/>
              </w:rPr>
              <w:t>2.</w:t>
            </w:r>
            <w:r>
              <w:rPr>
                <w:rFonts w:asciiTheme="minorHAnsi" w:hAnsiTheme="minorHAnsi"/>
                <w:noProof/>
                <w:sz w:val="22"/>
                <w:szCs w:val="22"/>
              </w:rPr>
              <w:tab/>
            </w:r>
            <w:r w:rsidRPr="0095531F">
              <w:rPr>
                <w:rStyle w:val="Hyperlink"/>
                <w:noProof/>
              </w:rPr>
              <w:t>Scope</w:t>
            </w:r>
            <w:r>
              <w:rPr>
                <w:noProof/>
                <w:webHidden/>
              </w:rPr>
              <w:tab/>
            </w:r>
            <w:r>
              <w:rPr>
                <w:noProof/>
                <w:webHidden/>
              </w:rPr>
              <w:fldChar w:fldCharType="begin"/>
            </w:r>
            <w:r>
              <w:rPr>
                <w:noProof/>
                <w:webHidden/>
              </w:rPr>
              <w:instrText xml:space="preserve"> PAGEREF _Toc475949403 \h </w:instrText>
            </w:r>
          </w:ins>
          <w:r>
            <w:rPr>
              <w:noProof/>
              <w:webHidden/>
            </w:rPr>
          </w:r>
          <w:r>
            <w:rPr>
              <w:noProof/>
              <w:webHidden/>
            </w:rPr>
            <w:fldChar w:fldCharType="separate"/>
          </w:r>
          <w:ins w:id="5" w:author="Michael Petite" w:date="2017-02-27T09:01:00Z">
            <w:r>
              <w:rPr>
                <w:noProof/>
                <w:webHidden/>
              </w:rPr>
              <w:t>9</w:t>
            </w:r>
            <w:r>
              <w:rPr>
                <w:noProof/>
                <w:webHidden/>
              </w:rPr>
              <w:fldChar w:fldCharType="end"/>
            </w:r>
            <w:r w:rsidRPr="0095531F">
              <w:rPr>
                <w:rStyle w:val="Hyperlink"/>
                <w:noProof/>
              </w:rPr>
              <w:fldChar w:fldCharType="end"/>
            </w:r>
          </w:ins>
        </w:p>
        <w:p w14:paraId="7FD8D454" w14:textId="5D9A6CE7" w:rsidR="004A548D" w:rsidRDefault="004A548D">
          <w:pPr>
            <w:pStyle w:val="TOC2"/>
            <w:tabs>
              <w:tab w:val="left" w:pos="800"/>
              <w:tab w:val="right" w:leader="dot" w:pos="9350"/>
            </w:tabs>
            <w:rPr>
              <w:ins w:id="6" w:author="Michael Petite" w:date="2017-02-27T09:01:00Z"/>
              <w:rFonts w:asciiTheme="minorHAnsi" w:hAnsiTheme="minorHAnsi"/>
              <w:noProof/>
              <w:sz w:val="22"/>
              <w:szCs w:val="22"/>
            </w:rPr>
          </w:pPr>
          <w:ins w:id="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"_Toc475949404"</w:instrText>
            </w:r>
            <w:r w:rsidRPr="0095531F">
              <w:rPr>
                <w:rStyle w:val="Hyperlink"/>
                <w:noProof/>
              </w:rPr>
              <w:instrText xml:space="preserve"> </w:instrText>
            </w:r>
            <w:r w:rsidRPr="0095531F">
              <w:rPr>
                <w:rStyle w:val="Hyperlink"/>
                <w:noProof/>
              </w:rPr>
              <w:fldChar w:fldCharType="separate"/>
            </w:r>
            <w:r w:rsidRPr="0095531F">
              <w:rPr>
                <w:rStyle w:val="Hyperlink"/>
                <w:noProof/>
              </w:rPr>
              <w:t>3.</w:t>
            </w:r>
            <w:r>
              <w:rPr>
                <w:rFonts w:asciiTheme="minorHAnsi" w:hAnsiTheme="minorHAnsi"/>
                <w:noProof/>
                <w:sz w:val="22"/>
                <w:szCs w:val="22"/>
              </w:rPr>
              <w:tab/>
            </w:r>
            <w:r w:rsidRPr="0095531F">
              <w:rPr>
                <w:rStyle w:val="Hyperlink"/>
                <w:noProof/>
              </w:rPr>
              <w:t>Assumptions</w:t>
            </w:r>
            <w:r>
              <w:rPr>
                <w:noProof/>
                <w:webHidden/>
              </w:rPr>
              <w:tab/>
            </w:r>
            <w:r>
              <w:rPr>
                <w:noProof/>
                <w:webHidden/>
              </w:rPr>
              <w:fldChar w:fldCharType="begin"/>
            </w:r>
            <w:r>
              <w:rPr>
                <w:noProof/>
                <w:webHidden/>
              </w:rPr>
              <w:instrText xml:space="preserve"> PAGEREF _Toc475949404 \h </w:instrText>
            </w:r>
          </w:ins>
          <w:r>
            <w:rPr>
              <w:noProof/>
              <w:webHidden/>
            </w:rPr>
          </w:r>
          <w:r>
            <w:rPr>
              <w:noProof/>
              <w:webHidden/>
            </w:rPr>
            <w:fldChar w:fldCharType="separate"/>
          </w:r>
          <w:ins w:id="8" w:author="Michael Petite" w:date="2017-02-27T09:01:00Z">
            <w:r>
              <w:rPr>
                <w:noProof/>
                <w:webHidden/>
              </w:rPr>
              <w:t>9</w:t>
            </w:r>
            <w:r>
              <w:rPr>
                <w:noProof/>
                <w:webHidden/>
              </w:rPr>
              <w:fldChar w:fldCharType="end"/>
            </w:r>
            <w:r w:rsidRPr="0095531F">
              <w:rPr>
                <w:rStyle w:val="Hyperlink"/>
                <w:noProof/>
              </w:rPr>
              <w:fldChar w:fldCharType="end"/>
            </w:r>
          </w:ins>
        </w:p>
        <w:p w14:paraId="3C56A7AE" w14:textId="4AA5E93C" w:rsidR="004A548D" w:rsidRDefault="004A548D">
          <w:pPr>
            <w:pStyle w:val="TOC2"/>
            <w:tabs>
              <w:tab w:val="left" w:pos="800"/>
              <w:tab w:val="right" w:leader="dot" w:pos="9350"/>
            </w:tabs>
            <w:rPr>
              <w:ins w:id="9" w:author="Michael Petite" w:date="2017-02-27T09:01:00Z"/>
              <w:rFonts w:asciiTheme="minorHAnsi" w:hAnsiTheme="minorHAnsi"/>
              <w:noProof/>
              <w:sz w:val="22"/>
              <w:szCs w:val="22"/>
            </w:rPr>
          </w:pPr>
          <w:ins w:id="1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"_Toc475949405"</w:instrText>
            </w:r>
            <w:r w:rsidRPr="0095531F">
              <w:rPr>
                <w:rStyle w:val="Hyperlink"/>
                <w:noProof/>
              </w:rPr>
              <w:instrText xml:space="preserve"> </w:instrText>
            </w:r>
            <w:r w:rsidRPr="0095531F">
              <w:rPr>
                <w:rStyle w:val="Hyperlink"/>
                <w:noProof/>
              </w:rPr>
              <w:fldChar w:fldCharType="separate"/>
            </w:r>
            <w:r w:rsidRPr="0095531F">
              <w:rPr>
                <w:rStyle w:val="Hyperlink"/>
                <w:noProof/>
              </w:rPr>
              <w:t>4.</w:t>
            </w:r>
            <w:r>
              <w:rPr>
                <w:rFonts w:asciiTheme="minorHAnsi" w:hAnsiTheme="minorHAnsi"/>
                <w:noProof/>
                <w:sz w:val="22"/>
                <w:szCs w:val="22"/>
              </w:rPr>
              <w:tab/>
            </w:r>
            <w:r w:rsidRPr="0095531F">
              <w:rPr>
                <w:rStyle w:val="Hyperlink"/>
                <w:noProof/>
              </w:rPr>
              <w:t>Project Customizations</w:t>
            </w:r>
            <w:r>
              <w:rPr>
                <w:noProof/>
                <w:webHidden/>
              </w:rPr>
              <w:tab/>
            </w:r>
            <w:r>
              <w:rPr>
                <w:noProof/>
                <w:webHidden/>
              </w:rPr>
              <w:fldChar w:fldCharType="begin"/>
            </w:r>
            <w:r>
              <w:rPr>
                <w:noProof/>
                <w:webHidden/>
              </w:rPr>
              <w:instrText xml:space="preserve"> PAGEREF _Toc475949405 \h </w:instrText>
            </w:r>
          </w:ins>
          <w:r>
            <w:rPr>
              <w:noProof/>
              <w:webHidden/>
            </w:rPr>
          </w:r>
          <w:r>
            <w:rPr>
              <w:noProof/>
              <w:webHidden/>
            </w:rPr>
            <w:fldChar w:fldCharType="separate"/>
          </w:r>
          <w:ins w:id="11" w:author="Michael Petite" w:date="2017-02-27T09:01:00Z">
            <w:r>
              <w:rPr>
                <w:noProof/>
                <w:webHidden/>
              </w:rPr>
              <w:t>12</w:t>
            </w:r>
            <w:r>
              <w:rPr>
                <w:noProof/>
                <w:webHidden/>
              </w:rPr>
              <w:fldChar w:fldCharType="end"/>
            </w:r>
            <w:r w:rsidRPr="0095531F">
              <w:rPr>
                <w:rStyle w:val="Hyperlink"/>
                <w:noProof/>
              </w:rPr>
              <w:fldChar w:fldCharType="end"/>
            </w:r>
          </w:ins>
        </w:p>
        <w:p w14:paraId="636BA024" w14:textId="31CC4C2D" w:rsidR="004A548D" w:rsidRDefault="004A548D">
          <w:pPr>
            <w:pStyle w:val="TOC3"/>
            <w:tabs>
              <w:tab w:val="left" w:pos="1100"/>
              <w:tab w:val="right" w:leader="dot" w:pos="9350"/>
            </w:tabs>
            <w:rPr>
              <w:ins w:id="12" w:author="Michael Petite" w:date="2017-02-27T09:01:00Z"/>
              <w:rFonts w:asciiTheme="minorHAnsi" w:hAnsiTheme="minorHAnsi"/>
              <w:noProof/>
              <w:sz w:val="22"/>
              <w:szCs w:val="22"/>
            </w:rPr>
          </w:pPr>
          <w:ins w:id="1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"_Toc475949406"</w:instrText>
            </w:r>
            <w:r w:rsidRPr="0095531F">
              <w:rPr>
                <w:rStyle w:val="Hyperlink"/>
                <w:noProof/>
              </w:rPr>
              <w:instrText xml:space="preserve"> </w:instrText>
            </w:r>
            <w:r w:rsidRPr="0095531F">
              <w:rPr>
                <w:rStyle w:val="Hyperlink"/>
                <w:noProof/>
              </w:rPr>
              <w:fldChar w:fldCharType="separate"/>
            </w:r>
            <w:r w:rsidRPr="0095531F">
              <w:rPr>
                <w:rStyle w:val="Hyperlink"/>
                <w:noProof/>
              </w:rPr>
              <w:t>4.1</w:t>
            </w:r>
            <w:r>
              <w:rPr>
                <w:rFonts w:asciiTheme="minorHAnsi" w:hAnsiTheme="minorHAnsi"/>
                <w:noProof/>
                <w:sz w:val="22"/>
                <w:szCs w:val="22"/>
              </w:rPr>
              <w:tab/>
            </w:r>
            <w:r w:rsidRPr="0095531F">
              <w:rPr>
                <w:rStyle w:val="Hyperlink"/>
                <w:noProof/>
              </w:rPr>
              <w:t>System Global Changes and Workflow changes</w:t>
            </w:r>
            <w:r>
              <w:rPr>
                <w:noProof/>
                <w:webHidden/>
              </w:rPr>
              <w:tab/>
            </w:r>
            <w:r>
              <w:rPr>
                <w:noProof/>
                <w:webHidden/>
              </w:rPr>
              <w:fldChar w:fldCharType="begin"/>
            </w:r>
            <w:r>
              <w:rPr>
                <w:noProof/>
                <w:webHidden/>
              </w:rPr>
              <w:instrText xml:space="preserve"> PAGEREF _Toc475949406 \h </w:instrText>
            </w:r>
          </w:ins>
          <w:r>
            <w:rPr>
              <w:noProof/>
              <w:webHidden/>
            </w:rPr>
          </w:r>
          <w:r>
            <w:rPr>
              <w:noProof/>
              <w:webHidden/>
            </w:rPr>
            <w:fldChar w:fldCharType="separate"/>
          </w:r>
          <w:ins w:id="14" w:author="Michael Petite" w:date="2017-02-27T09:01:00Z">
            <w:r>
              <w:rPr>
                <w:noProof/>
                <w:webHidden/>
              </w:rPr>
              <w:t>12</w:t>
            </w:r>
            <w:r>
              <w:rPr>
                <w:noProof/>
                <w:webHidden/>
              </w:rPr>
              <w:fldChar w:fldCharType="end"/>
            </w:r>
            <w:r w:rsidRPr="0095531F">
              <w:rPr>
                <w:rStyle w:val="Hyperlink"/>
                <w:noProof/>
              </w:rPr>
              <w:fldChar w:fldCharType="end"/>
            </w:r>
          </w:ins>
        </w:p>
        <w:p w14:paraId="32EB6E6E" w14:textId="6C9D14FF" w:rsidR="004A548D" w:rsidRDefault="004A548D">
          <w:pPr>
            <w:pStyle w:val="TOC4"/>
            <w:tabs>
              <w:tab w:val="left" w:pos="1320"/>
              <w:tab w:val="right" w:leader="dot" w:pos="9350"/>
            </w:tabs>
            <w:rPr>
              <w:ins w:id="15" w:author="Michael Petite" w:date="2017-02-27T09:01:00Z"/>
              <w:rFonts w:asciiTheme="minorHAnsi" w:hAnsiTheme="minorHAnsi"/>
              <w:noProof/>
              <w:sz w:val="22"/>
              <w:szCs w:val="22"/>
            </w:rPr>
          </w:pPr>
          <w:ins w:id="1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"_Toc475949407"</w:instrText>
            </w:r>
            <w:r w:rsidRPr="0095531F">
              <w:rPr>
                <w:rStyle w:val="Hyperlink"/>
                <w:noProof/>
              </w:rPr>
              <w:instrText xml:space="preserve"> </w:instrText>
            </w:r>
            <w:r w:rsidRPr="0095531F">
              <w:rPr>
                <w:rStyle w:val="Hyperlink"/>
                <w:noProof/>
              </w:rPr>
              <w:fldChar w:fldCharType="separate"/>
            </w:r>
            <w:r w:rsidRPr="0095531F">
              <w:rPr>
                <w:rStyle w:val="Hyperlink"/>
                <w:noProof/>
              </w:rPr>
              <w:t>4.1.1</w:t>
            </w:r>
            <w:r>
              <w:rPr>
                <w:rFonts w:asciiTheme="minorHAnsi" w:hAnsiTheme="minorHAnsi"/>
                <w:noProof/>
                <w:sz w:val="22"/>
                <w:szCs w:val="22"/>
              </w:rPr>
              <w:tab/>
            </w:r>
            <w:r w:rsidRPr="0095531F">
              <w:rPr>
                <w:rStyle w:val="Hyperlink"/>
                <w:noProof/>
              </w:rPr>
              <w:t>Business Requirement Changes</w:t>
            </w:r>
            <w:r>
              <w:rPr>
                <w:noProof/>
                <w:webHidden/>
              </w:rPr>
              <w:tab/>
            </w:r>
            <w:r>
              <w:rPr>
                <w:noProof/>
                <w:webHidden/>
              </w:rPr>
              <w:fldChar w:fldCharType="begin"/>
            </w:r>
            <w:r>
              <w:rPr>
                <w:noProof/>
                <w:webHidden/>
              </w:rPr>
              <w:instrText xml:space="preserve"> PAGEREF _Toc475949407 \h </w:instrText>
            </w:r>
          </w:ins>
          <w:r>
            <w:rPr>
              <w:noProof/>
              <w:webHidden/>
            </w:rPr>
          </w:r>
          <w:r>
            <w:rPr>
              <w:noProof/>
              <w:webHidden/>
            </w:rPr>
            <w:fldChar w:fldCharType="separate"/>
          </w:r>
          <w:ins w:id="17" w:author="Michael Petite" w:date="2017-02-27T09:01:00Z">
            <w:r>
              <w:rPr>
                <w:noProof/>
                <w:webHidden/>
              </w:rPr>
              <w:t>12</w:t>
            </w:r>
            <w:r>
              <w:rPr>
                <w:noProof/>
                <w:webHidden/>
              </w:rPr>
              <w:fldChar w:fldCharType="end"/>
            </w:r>
            <w:r w:rsidRPr="0095531F">
              <w:rPr>
                <w:rStyle w:val="Hyperlink"/>
                <w:noProof/>
              </w:rPr>
              <w:fldChar w:fldCharType="end"/>
            </w:r>
          </w:ins>
        </w:p>
        <w:p w14:paraId="0CF83447" w14:textId="0ACBEDD0" w:rsidR="004A548D" w:rsidRDefault="004A548D">
          <w:pPr>
            <w:pStyle w:val="TOC4"/>
            <w:tabs>
              <w:tab w:val="left" w:pos="1320"/>
              <w:tab w:val="right" w:leader="dot" w:pos="9350"/>
            </w:tabs>
            <w:rPr>
              <w:ins w:id="18" w:author="Michael Petite" w:date="2017-02-27T09:01:00Z"/>
              <w:rFonts w:asciiTheme="minorHAnsi" w:hAnsiTheme="minorHAnsi"/>
              <w:noProof/>
              <w:sz w:val="22"/>
              <w:szCs w:val="22"/>
            </w:rPr>
          </w:pPr>
          <w:ins w:id="1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"_Toc475949408"</w:instrText>
            </w:r>
            <w:r w:rsidRPr="0095531F">
              <w:rPr>
                <w:rStyle w:val="Hyperlink"/>
                <w:noProof/>
              </w:rPr>
              <w:instrText xml:space="preserve"> </w:instrText>
            </w:r>
            <w:r w:rsidRPr="0095531F">
              <w:rPr>
                <w:rStyle w:val="Hyperlink"/>
                <w:noProof/>
              </w:rPr>
              <w:fldChar w:fldCharType="separate"/>
            </w:r>
            <w:r w:rsidRPr="0095531F">
              <w:rPr>
                <w:rStyle w:val="Hyperlink"/>
                <w:noProof/>
              </w:rPr>
              <w:t>4.1.2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_Toc475949408 \h </w:instrText>
            </w:r>
          </w:ins>
          <w:r>
            <w:rPr>
              <w:noProof/>
              <w:webHidden/>
            </w:rPr>
          </w:r>
          <w:r>
            <w:rPr>
              <w:noProof/>
              <w:webHidden/>
            </w:rPr>
            <w:fldChar w:fldCharType="separate"/>
          </w:r>
          <w:ins w:id="20" w:author="Michael Petite" w:date="2017-02-27T09:01:00Z">
            <w:r>
              <w:rPr>
                <w:noProof/>
                <w:webHidden/>
              </w:rPr>
              <w:t>12</w:t>
            </w:r>
            <w:r>
              <w:rPr>
                <w:noProof/>
                <w:webHidden/>
              </w:rPr>
              <w:fldChar w:fldCharType="end"/>
            </w:r>
            <w:r w:rsidRPr="0095531F">
              <w:rPr>
                <w:rStyle w:val="Hyperlink"/>
                <w:noProof/>
              </w:rPr>
              <w:fldChar w:fldCharType="end"/>
            </w:r>
          </w:ins>
        </w:p>
        <w:p w14:paraId="28FA31C1" w14:textId="7EE30539" w:rsidR="004A548D" w:rsidRDefault="004A548D">
          <w:pPr>
            <w:pStyle w:val="TOC5"/>
            <w:tabs>
              <w:tab w:val="right" w:leader="dot" w:pos="9350"/>
            </w:tabs>
            <w:rPr>
              <w:ins w:id="21" w:author="Michael Petite" w:date="2017-02-27T09:01:00Z"/>
              <w:rFonts w:asciiTheme="minorHAnsi" w:hAnsiTheme="minorHAnsi"/>
              <w:noProof/>
              <w:sz w:val="22"/>
              <w:szCs w:val="22"/>
            </w:rPr>
          </w:pPr>
          <w:ins w:id="22"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"_Toc475949409"</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_Toc475949409 \h </w:instrText>
            </w:r>
          </w:ins>
          <w:r>
            <w:rPr>
              <w:noProof/>
              <w:webHidden/>
            </w:rPr>
          </w:r>
          <w:r>
            <w:rPr>
              <w:noProof/>
              <w:webHidden/>
            </w:rPr>
            <w:fldChar w:fldCharType="separate"/>
          </w:r>
          <w:ins w:id="23" w:author="Michael Petite" w:date="2017-02-27T09:01:00Z">
            <w:r>
              <w:rPr>
                <w:noProof/>
                <w:webHidden/>
              </w:rPr>
              <w:t>12</w:t>
            </w:r>
            <w:r>
              <w:rPr>
                <w:noProof/>
                <w:webHidden/>
              </w:rPr>
              <w:fldChar w:fldCharType="end"/>
            </w:r>
            <w:r w:rsidRPr="0095531F">
              <w:rPr>
                <w:rStyle w:val="Hyperlink"/>
                <w:noProof/>
              </w:rPr>
              <w:fldChar w:fldCharType="end"/>
            </w:r>
          </w:ins>
        </w:p>
        <w:p w14:paraId="2153882A" w14:textId="03EDE912" w:rsidR="004A548D" w:rsidRDefault="004A548D">
          <w:pPr>
            <w:pStyle w:val="TOC5"/>
            <w:tabs>
              <w:tab w:val="right" w:leader="dot" w:pos="9350"/>
            </w:tabs>
            <w:rPr>
              <w:ins w:id="24" w:author="Michael Petite" w:date="2017-02-27T09:01:00Z"/>
              <w:rFonts w:asciiTheme="minorHAnsi" w:hAnsiTheme="minorHAnsi"/>
              <w:noProof/>
              <w:sz w:val="22"/>
              <w:szCs w:val="22"/>
            </w:rPr>
          </w:pPr>
          <w:ins w:id="2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"_Toc475949410"</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_Toc475949410 \h </w:instrText>
            </w:r>
          </w:ins>
          <w:r>
            <w:rPr>
              <w:noProof/>
              <w:webHidden/>
            </w:rPr>
          </w:r>
          <w:r>
            <w:rPr>
              <w:noProof/>
              <w:webHidden/>
            </w:rPr>
            <w:fldChar w:fldCharType="separate"/>
          </w:r>
          <w:ins w:id="26" w:author="Michael Petite" w:date="2017-02-27T09:01:00Z">
            <w:r>
              <w:rPr>
                <w:noProof/>
                <w:webHidden/>
              </w:rPr>
              <w:t>12</w:t>
            </w:r>
            <w:r>
              <w:rPr>
                <w:noProof/>
                <w:webHidden/>
              </w:rPr>
              <w:fldChar w:fldCharType="end"/>
            </w:r>
            <w:r w:rsidRPr="0095531F">
              <w:rPr>
                <w:rStyle w:val="Hyperlink"/>
                <w:noProof/>
              </w:rPr>
              <w:fldChar w:fldCharType="end"/>
            </w:r>
          </w:ins>
        </w:p>
        <w:p w14:paraId="1C9B7EF0" w14:textId="6873ED32" w:rsidR="004A548D" w:rsidRDefault="004A548D">
          <w:pPr>
            <w:pStyle w:val="TOC4"/>
            <w:tabs>
              <w:tab w:val="left" w:pos="1320"/>
              <w:tab w:val="right" w:leader="dot" w:pos="9350"/>
            </w:tabs>
            <w:rPr>
              <w:ins w:id="27" w:author="Michael Petite" w:date="2017-02-27T09:01:00Z"/>
              <w:rFonts w:asciiTheme="minorHAnsi" w:hAnsiTheme="minorHAnsi"/>
              <w:noProof/>
              <w:sz w:val="22"/>
              <w:szCs w:val="22"/>
            </w:rPr>
          </w:pPr>
          <w:ins w:id="28"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"_Toc475949411"</w:instrText>
            </w:r>
            <w:r w:rsidRPr="0095531F">
              <w:rPr>
                <w:rStyle w:val="Hyperlink"/>
                <w:noProof/>
              </w:rPr>
              <w:instrText xml:space="preserve"> </w:instrText>
            </w:r>
            <w:r w:rsidRPr="0095531F">
              <w:rPr>
                <w:rStyle w:val="Hyperlink"/>
                <w:noProof/>
              </w:rPr>
              <w:fldChar w:fldCharType="separate"/>
            </w:r>
            <w:r w:rsidRPr="0095531F">
              <w:rPr>
                <w:rStyle w:val="Hyperlink"/>
                <w:noProof/>
              </w:rPr>
              <w:t>4.1.3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_Toc475949411 \h </w:instrText>
            </w:r>
          </w:ins>
          <w:r>
            <w:rPr>
              <w:noProof/>
              <w:webHidden/>
            </w:rPr>
          </w:r>
          <w:r>
            <w:rPr>
              <w:noProof/>
              <w:webHidden/>
            </w:rPr>
            <w:fldChar w:fldCharType="separate"/>
          </w:r>
          <w:ins w:id="29" w:author="Michael Petite" w:date="2017-02-27T09:01:00Z">
            <w:r>
              <w:rPr>
                <w:noProof/>
                <w:webHidden/>
              </w:rPr>
              <w:t>13</w:t>
            </w:r>
            <w:r>
              <w:rPr>
                <w:noProof/>
                <w:webHidden/>
              </w:rPr>
              <w:fldChar w:fldCharType="end"/>
            </w:r>
            <w:r w:rsidRPr="0095531F">
              <w:rPr>
                <w:rStyle w:val="Hyperlink"/>
                <w:noProof/>
              </w:rPr>
              <w:fldChar w:fldCharType="end"/>
            </w:r>
          </w:ins>
        </w:p>
        <w:p w14:paraId="14618233" w14:textId="44E83A8C" w:rsidR="004A548D" w:rsidRDefault="004A548D">
          <w:pPr>
            <w:pStyle w:val="TOC3"/>
            <w:tabs>
              <w:tab w:val="left" w:pos="1100"/>
              <w:tab w:val="right" w:leader="dot" w:pos="9350"/>
            </w:tabs>
            <w:rPr>
              <w:ins w:id="30" w:author="Michael Petite" w:date="2017-02-27T09:01:00Z"/>
              <w:rFonts w:asciiTheme="minorHAnsi" w:hAnsiTheme="minorHAnsi"/>
              <w:noProof/>
              <w:sz w:val="22"/>
              <w:szCs w:val="22"/>
            </w:rPr>
          </w:pPr>
          <w:ins w:id="3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"_Toc475949412"</w:instrText>
            </w:r>
            <w:r w:rsidRPr="0095531F">
              <w:rPr>
                <w:rStyle w:val="Hyperlink"/>
                <w:noProof/>
              </w:rPr>
              <w:instrText xml:space="preserve"> </w:instrText>
            </w:r>
            <w:r w:rsidRPr="0095531F">
              <w:rPr>
                <w:rStyle w:val="Hyperlink"/>
                <w:noProof/>
              </w:rPr>
              <w:fldChar w:fldCharType="separate"/>
            </w:r>
            <w:r w:rsidRPr="0095531F">
              <w:rPr>
                <w:rStyle w:val="Hyperlink"/>
                <w:noProof/>
              </w:rPr>
              <w:t>4.2</w:t>
            </w:r>
            <w:r>
              <w:rPr>
                <w:rFonts w:asciiTheme="minorHAnsi" w:hAnsiTheme="minorHAnsi"/>
                <w:noProof/>
                <w:sz w:val="22"/>
                <w:szCs w:val="22"/>
              </w:rPr>
              <w:tab/>
            </w:r>
            <w:r w:rsidRPr="0095531F">
              <w:rPr>
                <w:rStyle w:val="Hyperlink"/>
                <w:noProof/>
              </w:rPr>
              <w:t>Inbox</w:t>
            </w:r>
            <w:r>
              <w:rPr>
                <w:noProof/>
                <w:webHidden/>
              </w:rPr>
              <w:tab/>
            </w:r>
            <w:r>
              <w:rPr>
                <w:noProof/>
                <w:webHidden/>
              </w:rPr>
              <w:fldChar w:fldCharType="begin"/>
            </w:r>
            <w:r>
              <w:rPr>
                <w:noProof/>
                <w:webHidden/>
              </w:rPr>
              <w:instrText xml:space="preserve"> PAGEREF _Toc475949412 \h </w:instrText>
            </w:r>
          </w:ins>
          <w:r>
            <w:rPr>
              <w:noProof/>
              <w:webHidden/>
            </w:rPr>
          </w:r>
          <w:r>
            <w:rPr>
              <w:noProof/>
              <w:webHidden/>
            </w:rPr>
            <w:fldChar w:fldCharType="separate"/>
          </w:r>
          <w:ins w:id="32" w:author="Michael Petite" w:date="2017-02-27T09:01:00Z">
            <w:r>
              <w:rPr>
                <w:noProof/>
                <w:webHidden/>
              </w:rPr>
              <w:t>13</w:t>
            </w:r>
            <w:r>
              <w:rPr>
                <w:noProof/>
                <w:webHidden/>
              </w:rPr>
              <w:fldChar w:fldCharType="end"/>
            </w:r>
            <w:r w:rsidRPr="0095531F">
              <w:rPr>
                <w:rStyle w:val="Hyperlink"/>
                <w:noProof/>
              </w:rPr>
              <w:fldChar w:fldCharType="end"/>
            </w:r>
          </w:ins>
        </w:p>
        <w:p w14:paraId="7BCC9D2A" w14:textId="39C87300" w:rsidR="004A548D" w:rsidRDefault="004A548D">
          <w:pPr>
            <w:pStyle w:val="TOC4"/>
            <w:tabs>
              <w:tab w:val="left" w:pos="1320"/>
              <w:tab w:val="right" w:leader="dot" w:pos="9350"/>
            </w:tabs>
            <w:rPr>
              <w:ins w:id="33" w:author="Michael Petite" w:date="2017-02-27T09:01:00Z"/>
              <w:rFonts w:asciiTheme="minorHAnsi" w:hAnsiTheme="minorHAnsi"/>
              <w:noProof/>
              <w:sz w:val="22"/>
              <w:szCs w:val="22"/>
            </w:rPr>
          </w:pPr>
          <w:ins w:id="3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"_Toc475949413"</w:instrText>
            </w:r>
            <w:r w:rsidRPr="0095531F">
              <w:rPr>
                <w:rStyle w:val="Hyperlink"/>
                <w:noProof/>
              </w:rPr>
              <w:instrText xml:space="preserve"> </w:instrText>
            </w:r>
            <w:r w:rsidRPr="0095531F">
              <w:rPr>
                <w:rStyle w:val="Hyperlink"/>
                <w:noProof/>
              </w:rPr>
              <w:fldChar w:fldCharType="separate"/>
            </w:r>
            <w:r w:rsidRPr="0095531F">
              <w:rPr>
                <w:rStyle w:val="Hyperlink"/>
                <w:noProof/>
              </w:rPr>
              <w:t>4.2.1</w:t>
            </w:r>
            <w:r>
              <w:rPr>
                <w:rFonts w:asciiTheme="minorHAnsi" w:hAnsiTheme="minorHAnsi"/>
                <w:noProof/>
                <w:sz w:val="22"/>
                <w:szCs w:val="22"/>
              </w:rPr>
              <w:tab/>
            </w:r>
            <w:r w:rsidRPr="0095531F">
              <w:rPr>
                <w:rStyle w:val="Hyperlink"/>
                <w:noProof/>
              </w:rPr>
              <w:t>Business Requirement Changes</w:t>
            </w:r>
            <w:r>
              <w:rPr>
                <w:noProof/>
                <w:webHidden/>
              </w:rPr>
              <w:tab/>
            </w:r>
            <w:r>
              <w:rPr>
                <w:noProof/>
                <w:webHidden/>
              </w:rPr>
              <w:fldChar w:fldCharType="begin"/>
            </w:r>
            <w:r>
              <w:rPr>
                <w:noProof/>
                <w:webHidden/>
              </w:rPr>
              <w:instrText xml:space="preserve"> PAGEREF _Toc475949413 \h </w:instrText>
            </w:r>
          </w:ins>
          <w:r>
            <w:rPr>
              <w:noProof/>
              <w:webHidden/>
            </w:rPr>
          </w:r>
          <w:r>
            <w:rPr>
              <w:noProof/>
              <w:webHidden/>
            </w:rPr>
            <w:fldChar w:fldCharType="separate"/>
          </w:r>
          <w:ins w:id="35" w:author="Michael Petite" w:date="2017-02-27T09:01:00Z">
            <w:r>
              <w:rPr>
                <w:noProof/>
                <w:webHidden/>
              </w:rPr>
              <w:t>13</w:t>
            </w:r>
            <w:r>
              <w:rPr>
                <w:noProof/>
                <w:webHidden/>
              </w:rPr>
              <w:fldChar w:fldCharType="end"/>
            </w:r>
            <w:r w:rsidRPr="0095531F">
              <w:rPr>
                <w:rStyle w:val="Hyperlink"/>
                <w:noProof/>
              </w:rPr>
              <w:fldChar w:fldCharType="end"/>
            </w:r>
          </w:ins>
        </w:p>
        <w:p w14:paraId="73B64EC3" w14:textId="21317E64" w:rsidR="004A548D" w:rsidRDefault="004A548D">
          <w:pPr>
            <w:pStyle w:val="TOC4"/>
            <w:tabs>
              <w:tab w:val="left" w:pos="1320"/>
              <w:tab w:val="right" w:leader="dot" w:pos="9350"/>
            </w:tabs>
            <w:rPr>
              <w:ins w:id="36" w:author="Michael Petite" w:date="2017-02-27T09:01:00Z"/>
              <w:rFonts w:asciiTheme="minorHAnsi" w:hAnsiTheme="minorHAnsi"/>
              <w:noProof/>
              <w:sz w:val="22"/>
              <w:szCs w:val="22"/>
            </w:rPr>
          </w:pPr>
          <w:ins w:id="3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"_Toc475949414"</w:instrText>
            </w:r>
            <w:r w:rsidRPr="0095531F">
              <w:rPr>
                <w:rStyle w:val="Hyperlink"/>
                <w:noProof/>
              </w:rPr>
              <w:instrText xml:space="preserve"> </w:instrText>
            </w:r>
            <w:r w:rsidRPr="0095531F">
              <w:rPr>
                <w:rStyle w:val="Hyperlink"/>
                <w:noProof/>
              </w:rPr>
              <w:fldChar w:fldCharType="separate"/>
            </w:r>
            <w:r w:rsidRPr="0095531F">
              <w:rPr>
                <w:rStyle w:val="Hyperlink"/>
                <w:noProof/>
              </w:rPr>
              <w:t>4.2.2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_Toc475949414 \h </w:instrText>
            </w:r>
          </w:ins>
          <w:r>
            <w:rPr>
              <w:noProof/>
              <w:webHidden/>
            </w:rPr>
          </w:r>
          <w:r>
            <w:rPr>
              <w:noProof/>
              <w:webHidden/>
            </w:rPr>
            <w:fldChar w:fldCharType="separate"/>
          </w:r>
          <w:ins w:id="38" w:author="Michael Petite" w:date="2017-02-27T09:01:00Z">
            <w:r>
              <w:rPr>
                <w:noProof/>
                <w:webHidden/>
              </w:rPr>
              <w:t>13</w:t>
            </w:r>
            <w:r>
              <w:rPr>
                <w:noProof/>
                <w:webHidden/>
              </w:rPr>
              <w:fldChar w:fldCharType="end"/>
            </w:r>
            <w:r w:rsidRPr="0095531F">
              <w:rPr>
                <w:rStyle w:val="Hyperlink"/>
                <w:noProof/>
              </w:rPr>
              <w:fldChar w:fldCharType="end"/>
            </w:r>
          </w:ins>
        </w:p>
        <w:p w14:paraId="33F88E72" w14:textId="1A65C49B" w:rsidR="004A548D" w:rsidRDefault="004A548D">
          <w:pPr>
            <w:pStyle w:val="TOC5"/>
            <w:tabs>
              <w:tab w:val="right" w:leader="dot" w:pos="9350"/>
            </w:tabs>
            <w:rPr>
              <w:ins w:id="39" w:author="Michael Petite" w:date="2017-02-27T09:01:00Z"/>
              <w:rFonts w:asciiTheme="minorHAnsi" w:hAnsiTheme="minorHAnsi"/>
              <w:noProof/>
              <w:sz w:val="22"/>
              <w:szCs w:val="22"/>
            </w:rPr>
          </w:pPr>
          <w:ins w:id="4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"_Toc475949415"</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_Toc475949415 \h </w:instrText>
            </w:r>
          </w:ins>
          <w:r>
            <w:rPr>
              <w:noProof/>
              <w:webHidden/>
            </w:rPr>
          </w:r>
          <w:r>
            <w:rPr>
              <w:noProof/>
              <w:webHidden/>
            </w:rPr>
            <w:fldChar w:fldCharType="separate"/>
          </w:r>
          <w:ins w:id="41" w:author="Michael Petite" w:date="2017-02-27T09:01:00Z">
            <w:r>
              <w:rPr>
                <w:noProof/>
                <w:webHidden/>
              </w:rPr>
              <w:t>13</w:t>
            </w:r>
            <w:r>
              <w:rPr>
                <w:noProof/>
                <w:webHidden/>
              </w:rPr>
              <w:fldChar w:fldCharType="end"/>
            </w:r>
            <w:r w:rsidRPr="0095531F">
              <w:rPr>
                <w:rStyle w:val="Hyperlink"/>
                <w:noProof/>
              </w:rPr>
              <w:fldChar w:fldCharType="end"/>
            </w:r>
          </w:ins>
        </w:p>
        <w:p w14:paraId="617D6BC7" w14:textId="054940AE" w:rsidR="004A548D" w:rsidRDefault="004A548D">
          <w:pPr>
            <w:pStyle w:val="TOC5"/>
            <w:tabs>
              <w:tab w:val="right" w:leader="dot" w:pos="9350"/>
            </w:tabs>
            <w:rPr>
              <w:ins w:id="42" w:author="Michael Petite" w:date="2017-02-27T09:01:00Z"/>
              <w:rFonts w:asciiTheme="minorHAnsi" w:hAnsiTheme="minorHAnsi"/>
              <w:noProof/>
              <w:sz w:val="22"/>
              <w:szCs w:val="22"/>
            </w:rPr>
          </w:pPr>
          <w:ins w:id="4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"_Toc475949416"</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_Toc475949416 \h </w:instrText>
            </w:r>
          </w:ins>
          <w:r>
            <w:rPr>
              <w:noProof/>
              <w:webHidden/>
            </w:rPr>
          </w:r>
          <w:r>
            <w:rPr>
              <w:noProof/>
              <w:webHidden/>
            </w:rPr>
            <w:fldChar w:fldCharType="separate"/>
          </w:r>
          <w:ins w:id="44" w:author="Michael Petite" w:date="2017-02-27T09:01:00Z">
            <w:r>
              <w:rPr>
                <w:noProof/>
                <w:webHidden/>
              </w:rPr>
              <w:t>13</w:t>
            </w:r>
            <w:r>
              <w:rPr>
                <w:noProof/>
                <w:webHidden/>
              </w:rPr>
              <w:fldChar w:fldCharType="end"/>
            </w:r>
            <w:r w:rsidRPr="0095531F">
              <w:rPr>
                <w:rStyle w:val="Hyperlink"/>
                <w:noProof/>
              </w:rPr>
              <w:fldChar w:fldCharType="end"/>
            </w:r>
          </w:ins>
        </w:p>
        <w:p w14:paraId="239C8C42" w14:textId="4B21995C" w:rsidR="004A548D" w:rsidRDefault="004A548D">
          <w:pPr>
            <w:pStyle w:val="TOC4"/>
            <w:tabs>
              <w:tab w:val="left" w:pos="1320"/>
              <w:tab w:val="right" w:leader="dot" w:pos="9350"/>
            </w:tabs>
            <w:rPr>
              <w:ins w:id="45" w:author="Michael Petite" w:date="2017-02-27T09:01:00Z"/>
              <w:rFonts w:asciiTheme="minorHAnsi" w:hAnsiTheme="minorHAnsi"/>
              <w:noProof/>
              <w:sz w:val="22"/>
              <w:szCs w:val="22"/>
            </w:rPr>
          </w:pPr>
          <w:ins w:id="4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"_Toc475949417"</w:instrText>
            </w:r>
            <w:r w:rsidRPr="0095531F">
              <w:rPr>
                <w:rStyle w:val="Hyperlink"/>
                <w:noProof/>
              </w:rPr>
              <w:instrText xml:space="preserve"> </w:instrText>
            </w:r>
            <w:r w:rsidRPr="0095531F">
              <w:rPr>
                <w:rStyle w:val="Hyperlink"/>
                <w:noProof/>
              </w:rPr>
              <w:fldChar w:fldCharType="separate"/>
            </w:r>
            <w:r w:rsidRPr="0095531F">
              <w:rPr>
                <w:rStyle w:val="Hyperlink"/>
                <w:noProof/>
              </w:rPr>
              <w:t>4.2.3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_Toc475949417 \h </w:instrText>
            </w:r>
          </w:ins>
          <w:r>
            <w:rPr>
              <w:noProof/>
              <w:webHidden/>
            </w:rPr>
          </w:r>
          <w:r>
            <w:rPr>
              <w:noProof/>
              <w:webHidden/>
            </w:rPr>
            <w:fldChar w:fldCharType="separate"/>
          </w:r>
          <w:ins w:id="47" w:author="Michael Petite" w:date="2017-02-27T09:01:00Z">
            <w:r>
              <w:rPr>
                <w:noProof/>
                <w:webHidden/>
              </w:rPr>
              <w:t>13</w:t>
            </w:r>
            <w:r>
              <w:rPr>
                <w:noProof/>
                <w:webHidden/>
              </w:rPr>
              <w:fldChar w:fldCharType="end"/>
            </w:r>
            <w:r w:rsidRPr="0095531F">
              <w:rPr>
                <w:rStyle w:val="Hyperlink"/>
                <w:noProof/>
              </w:rPr>
              <w:fldChar w:fldCharType="end"/>
            </w:r>
          </w:ins>
        </w:p>
        <w:p w14:paraId="47BD8715" w14:textId="096E3363" w:rsidR="004A548D" w:rsidRDefault="004A548D">
          <w:pPr>
            <w:pStyle w:val="TOC3"/>
            <w:tabs>
              <w:tab w:val="left" w:pos="1100"/>
              <w:tab w:val="right" w:leader="dot" w:pos="9350"/>
            </w:tabs>
            <w:rPr>
              <w:ins w:id="48" w:author="Michael Petite" w:date="2017-02-27T09:01:00Z"/>
              <w:rFonts w:asciiTheme="minorHAnsi" w:hAnsiTheme="minorHAnsi"/>
              <w:noProof/>
              <w:sz w:val="22"/>
              <w:szCs w:val="22"/>
            </w:rPr>
          </w:pPr>
          <w:ins w:id="4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"_Toc475949418"</w:instrText>
            </w:r>
            <w:r w:rsidRPr="0095531F">
              <w:rPr>
                <w:rStyle w:val="Hyperlink"/>
                <w:noProof/>
              </w:rPr>
              <w:instrText xml:space="preserve"> </w:instrText>
            </w:r>
            <w:r w:rsidRPr="0095531F">
              <w:rPr>
                <w:rStyle w:val="Hyperlink"/>
                <w:noProof/>
              </w:rPr>
              <w:fldChar w:fldCharType="separate"/>
            </w:r>
            <w:r w:rsidRPr="0095531F">
              <w:rPr>
                <w:rStyle w:val="Hyperlink"/>
                <w:noProof/>
              </w:rPr>
              <w:t>4.3</w:t>
            </w:r>
            <w:r>
              <w:rPr>
                <w:rFonts w:asciiTheme="minorHAnsi" w:hAnsiTheme="minorHAnsi"/>
                <w:noProof/>
                <w:sz w:val="22"/>
                <w:szCs w:val="22"/>
              </w:rPr>
              <w:tab/>
            </w:r>
            <w:r w:rsidRPr="0095531F">
              <w:rPr>
                <w:rStyle w:val="Hyperlink"/>
                <w:noProof/>
              </w:rPr>
              <w:t>Activity Overview</w:t>
            </w:r>
            <w:r>
              <w:rPr>
                <w:noProof/>
                <w:webHidden/>
              </w:rPr>
              <w:tab/>
            </w:r>
            <w:r>
              <w:rPr>
                <w:noProof/>
                <w:webHidden/>
              </w:rPr>
              <w:fldChar w:fldCharType="begin"/>
            </w:r>
            <w:r>
              <w:rPr>
                <w:noProof/>
                <w:webHidden/>
              </w:rPr>
              <w:instrText xml:space="preserve"> PAGEREF _Toc475949418 \h </w:instrText>
            </w:r>
          </w:ins>
          <w:r>
            <w:rPr>
              <w:noProof/>
              <w:webHidden/>
            </w:rPr>
          </w:r>
          <w:r>
            <w:rPr>
              <w:noProof/>
              <w:webHidden/>
            </w:rPr>
            <w:fldChar w:fldCharType="separate"/>
          </w:r>
          <w:ins w:id="50" w:author="Michael Petite" w:date="2017-02-27T09:01:00Z">
            <w:r>
              <w:rPr>
                <w:noProof/>
                <w:webHidden/>
              </w:rPr>
              <w:t>15</w:t>
            </w:r>
            <w:r>
              <w:rPr>
                <w:noProof/>
                <w:webHidden/>
              </w:rPr>
              <w:fldChar w:fldCharType="end"/>
            </w:r>
            <w:r w:rsidRPr="0095531F">
              <w:rPr>
                <w:rStyle w:val="Hyperlink"/>
                <w:noProof/>
              </w:rPr>
              <w:fldChar w:fldCharType="end"/>
            </w:r>
          </w:ins>
        </w:p>
        <w:p w14:paraId="4CF418EE" w14:textId="7590DD31" w:rsidR="004A548D" w:rsidRDefault="004A548D">
          <w:pPr>
            <w:pStyle w:val="TOC4"/>
            <w:tabs>
              <w:tab w:val="left" w:pos="1320"/>
              <w:tab w:val="right" w:leader="dot" w:pos="9350"/>
            </w:tabs>
            <w:rPr>
              <w:ins w:id="51" w:author="Michael Petite" w:date="2017-02-27T09:01:00Z"/>
              <w:rFonts w:asciiTheme="minorHAnsi" w:hAnsiTheme="minorHAnsi"/>
              <w:noProof/>
              <w:sz w:val="22"/>
              <w:szCs w:val="22"/>
            </w:rPr>
          </w:pPr>
          <w:ins w:id="52"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"_Toc475949419"</w:instrText>
            </w:r>
            <w:r w:rsidRPr="0095531F">
              <w:rPr>
                <w:rStyle w:val="Hyperlink"/>
                <w:noProof/>
              </w:rPr>
              <w:instrText xml:space="preserve"> </w:instrText>
            </w:r>
            <w:r w:rsidRPr="0095531F">
              <w:rPr>
                <w:rStyle w:val="Hyperlink"/>
                <w:noProof/>
              </w:rPr>
              <w:fldChar w:fldCharType="separate"/>
            </w:r>
            <w:r w:rsidRPr="0095531F">
              <w:rPr>
                <w:rStyle w:val="Hyperlink"/>
                <w:noProof/>
              </w:rPr>
              <w:t>4.3.1</w:t>
            </w:r>
            <w:r>
              <w:rPr>
                <w:rFonts w:asciiTheme="minorHAnsi" w:hAnsiTheme="minorHAnsi"/>
                <w:noProof/>
                <w:sz w:val="22"/>
                <w:szCs w:val="22"/>
              </w:rPr>
              <w:tab/>
            </w:r>
            <w:r w:rsidRPr="0095531F">
              <w:rPr>
                <w:rStyle w:val="Hyperlink"/>
                <w:noProof/>
              </w:rPr>
              <w:t>Business Requirement Changes</w:t>
            </w:r>
            <w:r>
              <w:rPr>
                <w:noProof/>
                <w:webHidden/>
              </w:rPr>
              <w:tab/>
            </w:r>
            <w:r>
              <w:rPr>
                <w:noProof/>
                <w:webHidden/>
              </w:rPr>
              <w:fldChar w:fldCharType="begin"/>
            </w:r>
            <w:r>
              <w:rPr>
                <w:noProof/>
                <w:webHidden/>
              </w:rPr>
              <w:instrText xml:space="preserve"> PAGEREF _Toc475949419 \h </w:instrText>
            </w:r>
          </w:ins>
          <w:r>
            <w:rPr>
              <w:noProof/>
              <w:webHidden/>
            </w:rPr>
          </w:r>
          <w:r>
            <w:rPr>
              <w:noProof/>
              <w:webHidden/>
            </w:rPr>
            <w:fldChar w:fldCharType="separate"/>
          </w:r>
          <w:ins w:id="53" w:author="Michael Petite" w:date="2017-02-27T09:01:00Z">
            <w:r>
              <w:rPr>
                <w:noProof/>
                <w:webHidden/>
              </w:rPr>
              <w:t>15</w:t>
            </w:r>
            <w:r>
              <w:rPr>
                <w:noProof/>
                <w:webHidden/>
              </w:rPr>
              <w:fldChar w:fldCharType="end"/>
            </w:r>
            <w:r w:rsidRPr="0095531F">
              <w:rPr>
                <w:rStyle w:val="Hyperlink"/>
                <w:noProof/>
              </w:rPr>
              <w:fldChar w:fldCharType="end"/>
            </w:r>
          </w:ins>
        </w:p>
        <w:p w14:paraId="4B6D364E" w14:textId="44E52DF1" w:rsidR="004A548D" w:rsidRDefault="004A548D">
          <w:pPr>
            <w:pStyle w:val="TOC4"/>
            <w:tabs>
              <w:tab w:val="left" w:pos="1320"/>
              <w:tab w:val="right" w:leader="dot" w:pos="9350"/>
            </w:tabs>
            <w:rPr>
              <w:ins w:id="54" w:author="Michael Petite" w:date="2017-02-27T09:01:00Z"/>
              <w:rFonts w:asciiTheme="minorHAnsi" w:hAnsiTheme="minorHAnsi"/>
              <w:noProof/>
              <w:sz w:val="22"/>
              <w:szCs w:val="22"/>
            </w:rPr>
          </w:pPr>
          <w:ins w:id="5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"_Toc475949420"</w:instrText>
            </w:r>
            <w:r w:rsidRPr="0095531F">
              <w:rPr>
                <w:rStyle w:val="Hyperlink"/>
                <w:noProof/>
              </w:rPr>
              <w:instrText xml:space="preserve"> </w:instrText>
            </w:r>
            <w:r w:rsidRPr="0095531F">
              <w:rPr>
                <w:rStyle w:val="Hyperlink"/>
                <w:noProof/>
              </w:rPr>
              <w:fldChar w:fldCharType="separate"/>
            </w:r>
            <w:r w:rsidRPr="0095531F">
              <w:rPr>
                <w:rStyle w:val="Hyperlink"/>
                <w:noProof/>
              </w:rPr>
              <w:t>4.3.2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_Toc475949420 \h </w:instrText>
            </w:r>
          </w:ins>
          <w:r>
            <w:rPr>
              <w:noProof/>
              <w:webHidden/>
            </w:rPr>
          </w:r>
          <w:r>
            <w:rPr>
              <w:noProof/>
              <w:webHidden/>
            </w:rPr>
            <w:fldChar w:fldCharType="separate"/>
          </w:r>
          <w:ins w:id="56" w:author="Michael Petite" w:date="2017-02-27T09:01:00Z">
            <w:r>
              <w:rPr>
                <w:noProof/>
                <w:webHidden/>
              </w:rPr>
              <w:t>15</w:t>
            </w:r>
            <w:r>
              <w:rPr>
                <w:noProof/>
                <w:webHidden/>
              </w:rPr>
              <w:fldChar w:fldCharType="end"/>
            </w:r>
            <w:r w:rsidRPr="0095531F">
              <w:rPr>
                <w:rStyle w:val="Hyperlink"/>
                <w:noProof/>
              </w:rPr>
              <w:fldChar w:fldCharType="end"/>
            </w:r>
          </w:ins>
        </w:p>
        <w:p w14:paraId="37C931FE" w14:textId="56900B18" w:rsidR="004A548D" w:rsidRDefault="004A548D">
          <w:pPr>
            <w:pStyle w:val="TOC5"/>
            <w:tabs>
              <w:tab w:val="right" w:leader="dot" w:pos="9350"/>
            </w:tabs>
            <w:rPr>
              <w:ins w:id="57" w:author="Michael Petite" w:date="2017-02-27T09:01:00Z"/>
              <w:rFonts w:asciiTheme="minorHAnsi" w:hAnsiTheme="minorHAnsi"/>
              <w:noProof/>
              <w:sz w:val="22"/>
              <w:szCs w:val="22"/>
            </w:rPr>
          </w:pPr>
          <w:ins w:id="58"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"_Toc475949421"</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_Toc475949421 \h </w:instrText>
            </w:r>
          </w:ins>
          <w:r>
            <w:rPr>
              <w:noProof/>
              <w:webHidden/>
            </w:rPr>
          </w:r>
          <w:r>
            <w:rPr>
              <w:noProof/>
              <w:webHidden/>
            </w:rPr>
            <w:fldChar w:fldCharType="separate"/>
          </w:r>
          <w:ins w:id="59" w:author="Michael Petite" w:date="2017-02-27T09:01:00Z">
            <w:r>
              <w:rPr>
                <w:noProof/>
                <w:webHidden/>
              </w:rPr>
              <w:t>15</w:t>
            </w:r>
            <w:r>
              <w:rPr>
                <w:noProof/>
                <w:webHidden/>
              </w:rPr>
              <w:fldChar w:fldCharType="end"/>
            </w:r>
            <w:r w:rsidRPr="0095531F">
              <w:rPr>
                <w:rStyle w:val="Hyperlink"/>
                <w:noProof/>
              </w:rPr>
              <w:fldChar w:fldCharType="end"/>
            </w:r>
          </w:ins>
        </w:p>
        <w:p w14:paraId="3C8FA714" w14:textId="52F561C4" w:rsidR="004A548D" w:rsidRDefault="004A548D">
          <w:pPr>
            <w:pStyle w:val="TOC5"/>
            <w:tabs>
              <w:tab w:val="right" w:leader="dot" w:pos="9350"/>
            </w:tabs>
            <w:rPr>
              <w:ins w:id="60" w:author="Michael Petite" w:date="2017-02-27T09:01:00Z"/>
              <w:rFonts w:asciiTheme="minorHAnsi" w:hAnsiTheme="minorHAnsi"/>
              <w:noProof/>
              <w:sz w:val="22"/>
              <w:szCs w:val="22"/>
            </w:rPr>
          </w:pPr>
          <w:ins w:id="6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"_Toc475949422"</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_Toc475949422 \h </w:instrText>
            </w:r>
          </w:ins>
          <w:r>
            <w:rPr>
              <w:noProof/>
              <w:webHidden/>
            </w:rPr>
          </w:r>
          <w:r>
            <w:rPr>
              <w:noProof/>
              <w:webHidden/>
            </w:rPr>
            <w:fldChar w:fldCharType="separate"/>
          </w:r>
          <w:ins w:id="62" w:author="Michael Petite" w:date="2017-02-27T09:01:00Z">
            <w:r>
              <w:rPr>
                <w:noProof/>
                <w:webHidden/>
              </w:rPr>
              <w:t>16</w:t>
            </w:r>
            <w:r>
              <w:rPr>
                <w:noProof/>
                <w:webHidden/>
              </w:rPr>
              <w:fldChar w:fldCharType="end"/>
            </w:r>
            <w:r w:rsidRPr="0095531F">
              <w:rPr>
                <w:rStyle w:val="Hyperlink"/>
                <w:noProof/>
              </w:rPr>
              <w:fldChar w:fldCharType="end"/>
            </w:r>
          </w:ins>
        </w:p>
        <w:p w14:paraId="6E0980E1" w14:textId="3C22067D" w:rsidR="004A548D" w:rsidRDefault="004A548D">
          <w:pPr>
            <w:pStyle w:val="TOC4"/>
            <w:tabs>
              <w:tab w:val="left" w:pos="1320"/>
              <w:tab w:val="right" w:leader="dot" w:pos="9350"/>
            </w:tabs>
            <w:rPr>
              <w:ins w:id="63" w:author="Michael Petite" w:date="2017-02-27T09:01:00Z"/>
              <w:rFonts w:asciiTheme="minorHAnsi" w:hAnsiTheme="minorHAnsi"/>
              <w:noProof/>
              <w:sz w:val="22"/>
              <w:szCs w:val="22"/>
            </w:rPr>
          </w:pPr>
          <w:ins w:id="6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"_Toc475949423"</w:instrText>
            </w:r>
            <w:r w:rsidRPr="0095531F">
              <w:rPr>
                <w:rStyle w:val="Hyperlink"/>
                <w:noProof/>
              </w:rPr>
              <w:instrText xml:space="preserve"> </w:instrText>
            </w:r>
            <w:r w:rsidRPr="0095531F">
              <w:rPr>
                <w:rStyle w:val="Hyperlink"/>
                <w:noProof/>
              </w:rPr>
              <w:fldChar w:fldCharType="separate"/>
            </w:r>
            <w:r w:rsidRPr="0095531F">
              <w:rPr>
                <w:rStyle w:val="Hyperlink"/>
                <w:noProof/>
              </w:rPr>
              <w:t>4.3.3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_Toc475949423 \h </w:instrText>
            </w:r>
          </w:ins>
          <w:r>
            <w:rPr>
              <w:noProof/>
              <w:webHidden/>
            </w:rPr>
          </w:r>
          <w:r>
            <w:rPr>
              <w:noProof/>
              <w:webHidden/>
            </w:rPr>
            <w:fldChar w:fldCharType="separate"/>
          </w:r>
          <w:ins w:id="65" w:author="Michael Petite" w:date="2017-02-27T09:01:00Z">
            <w:r>
              <w:rPr>
                <w:noProof/>
                <w:webHidden/>
              </w:rPr>
              <w:t>16</w:t>
            </w:r>
            <w:r>
              <w:rPr>
                <w:noProof/>
                <w:webHidden/>
              </w:rPr>
              <w:fldChar w:fldCharType="end"/>
            </w:r>
            <w:r w:rsidRPr="0095531F">
              <w:rPr>
                <w:rStyle w:val="Hyperlink"/>
                <w:noProof/>
              </w:rPr>
              <w:fldChar w:fldCharType="end"/>
            </w:r>
          </w:ins>
        </w:p>
        <w:p w14:paraId="7DA2370A" w14:textId="39ACF66E" w:rsidR="004A548D" w:rsidRDefault="004A548D">
          <w:pPr>
            <w:pStyle w:val="TOC3"/>
            <w:tabs>
              <w:tab w:val="left" w:pos="1100"/>
              <w:tab w:val="right" w:leader="dot" w:pos="9350"/>
            </w:tabs>
            <w:rPr>
              <w:ins w:id="66" w:author="Michael Petite" w:date="2017-02-27T09:01:00Z"/>
              <w:rFonts w:asciiTheme="minorHAnsi" w:hAnsiTheme="minorHAnsi"/>
              <w:noProof/>
              <w:sz w:val="22"/>
              <w:szCs w:val="22"/>
            </w:rPr>
          </w:pPr>
          <w:ins w:id="6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"_Toc475949424"</w:instrText>
            </w:r>
            <w:r w:rsidRPr="0095531F">
              <w:rPr>
                <w:rStyle w:val="Hyperlink"/>
                <w:noProof/>
              </w:rPr>
              <w:instrText xml:space="preserve"> </w:instrText>
            </w:r>
            <w:r w:rsidRPr="0095531F">
              <w:rPr>
                <w:rStyle w:val="Hyperlink"/>
                <w:noProof/>
              </w:rPr>
              <w:fldChar w:fldCharType="separate"/>
            </w:r>
            <w:r w:rsidRPr="0095531F">
              <w:rPr>
                <w:rStyle w:val="Hyperlink"/>
                <w:noProof/>
              </w:rPr>
              <w:t>4.4</w:t>
            </w:r>
            <w:r>
              <w:rPr>
                <w:rFonts w:asciiTheme="minorHAnsi" w:hAnsiTheme="minorHAnsi"/>
                <w:noProof/>
                <w:sz w:val="22"/>
                <w:szCs w:val="22"/>
              </w:rPr>
              <w:tab/>
            </w:r>
            <w:r w:rsidRPr="0095531F">
              <w:rPr>
                <w:rStyle w:val="Hyperlink"/>
                <w:noProof/>
              </w:rPr>
              <w:t>General</w:t>
            </w:r>
            <w:r>
              <w:rPr>
                <w:noProof/>
                <w:webHidden/>
              </w:rPr>
              <w:tab/>
            </w:r>
            <w:r>
              <w:rPr>
                <w:noProof/>
                <w:webHidden/>
              </w:rPr>
              <w:fldChar w:fldCharType="begin"/>
            </w:r>
            <w:r>
              <w:rPr>
                <w:noProof/>
                <w:webHidden/>
              </w:rPr>
              <w:instrText xml:space="preserve"> PAGEREF _Toc475949424 \h </w:instrText>
            </w:r>
          </w:ins>
          <w:r>
            <w:rPr>
              <w:noProof/>
              <w:webHidden/>
            </w:rPr>
          </w:r>
          <w:r>
            <w:rPr>
              <w:noProof/>
              <w:webHidden/>
            </w:rPr>
            <w:fldChar w:fldCharType="separate"/>
          </w:r>
          <w:ins w:id="68" w:author="Michael Petite" w:date="2017-02-27T09:01:00Z">
            <w:r>
              <w:rPr>
                <w:noProof/>
                <w:webHidden/>
              </w:rPr>
              <w:t>17</w:t>
            </w:r>
            <w:r>
              <w:rPr>
                <w:noProof/>
                <w:webHidden/>
              </w:rPr>
              <w:fldChar w:fldCharType="end"/>
            </w:r>
            <w:r w:rsidRPr="0095531F">
              <w:rPr>
                <w:rStyle w:val="Hyperlink"/>
                <w:noProof/>
              </w:rPr>
              <w:fldChar w:fldCharType="end"/>
            </w:r>
          </w:ins>
        </w:p>
        <w:p w14:paraId="53266BD9" w14:textId="4D1D05BB" w:rsidR="004A548D" w:rsidRDefault="004A548D">
          <w:pPr>
            <w:pStyle w:val="TOC4"/>
            <w:tabs>
              <w:tab w:val="left" w:pos="1320"/>
              <w:tab w:val="right" w:leader="dot" w:pos="9350"/>
            </w:tabs>
            <w:rPr>
              <w:ins w:id="69" w:author="Michael Petite" w:date="2017-02-27T09:01:00Z"/>
              <w:rFonts w:asciiTheme="minorHAnsi" w:hAnsiTheme="minorHAnsi"/>
              <w:noProof/>
              <w:sz w:val="22"/>
              <w:szCs w:val="22"/>
            </w:rPr>
          </w:pPr>
          <w:ins w:id="7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"_Toc475949425"</w:instrText>
            </w:r>
            <w:r w:rsidRPr="0095531F">
              <w:rPr>
                <w:rStyle w:val="Hyperlink"/>
                <w:noProof/>
              </w:rPr>
              <w:instrText xml:space="preserve"> </w:instrText>
            </w:r>
            <w:r w:rsidRPr="0095531F">
              <w:rPr>
                <w:rStyle w:val="Hyperlink"/>
                <w:noProof/>
              </w:rPr>
              <w:fldChar w:fldCharType="separate"/>
            </w:r>
            <w:r w:rsidRPr="0095531F">
              <w:rPr>
                <w:rStyle w:val="Hyperlink"/>
                <w:noProof/>
              </w:rPr>
              <w:t>4.4.1</w:t>
            </w:r>
            <w:r>
              <w:rPr>
                <w:rFonts w:asciiTheme="minorHAnsi" w:hAnsiTheme="minorHAnsi"/>
                <w:noProof/>
                <w:sz w:val="22"/>
                <w:szCs w:val="22"/>
              </w:rPr>
              <w:tab/>
            </w:r>
            <w:r w:rsidRPr="0095531F">
              <w:rPr>
                <w:rStyle w:val="Hyperlink"/>
                <w:noProof/>
              </w:rPr>
              <w:t>Business Requirement Changes</w:t>
            </w:r>
            <w:r>
              <w:rPr>
                <w:noProof/>
                <w:webHidden/>
              </w:rPr>
              <w:tab/>
            </w:r>
            <w:r>
              <w:rPr>
                <w:noProof/>
                <w:webHidden/>
              </w:rPr>
              <w:fldChar w:fldCharType="begin"/>
            </w:r>
            <w:r>
              <w:rPr>
                <w:noProof/>
                <w:webHidden/>
              </w:rPr>
              <w:instrText xml:space="preserve"> PAGEREF _Toc475949425 \h </w:instrText>
            </w:r>
          </w:ins>
          <w:r>
            <w:rPr>
              <w:noProof/>
              <w:webHidden/>
            </w:rPr>
          </w:r>
          <w:r>
            <w:rPr>
              <w:noProof/>
              <w:webHidden/>
            </w:rPr>
            <w:fldChar w:fldCharType="separate"/>
          </w:r>
          <w:ins w:id="71" w:author="Michael Petite" w:date="2017-02-27T09:01:00Z">
            <w:r>
              <w:rPr>
                <w:noProof/>
                <w:webHidden/>
              </w:rPr>
              <w:t>17</w:t>
            </w:r>
            <w:r>
              <w:rPr>
                <w:noProof/>
                <w:webHidden/>
              </w:rPr>
              <w:fldChar w:fldCharType="end"/>
            </w:r>
            <w:r w:rsidRPr="0095531F">
              <w:rPr>
                <w:rStyle w:val="Hyperlink"/>
                <w:noProof/>
              </w:rPr>
              <w:fldChar w:fldCharType="end"/>
            </w:r>
          </w:ins>
        </w:p>
        <w:p w14:paraId="04044F5C" w14:textId="6CA0E45A" w:rsidR="004A548D" w:rsidRDefault="004A548D">
          <w:pPr>
            <w:pStyle w:val="TOC4"/>
            <w:tabs>
              <w:tab w:val="left" w:pos="1320"/>
              <w:tab w:val="right" w:leader="dot" w:pos="9350"/>
            </w:tabs>
            <w:rPr>
              <w:ins w:id="72" w:author="Michael Petite" w:date="2017-02-27T09:01:00Z"/>
              <w:rFonts w:asciiTheme="minorHAnsi" w:hAnsiTheme="minorHAnsi"/>
              <w:noProof/>
              <w:sz w:val="22"/>
              <w:szCs w:val="22"/>
            </w:rPr>
          </w:pPr>
          <w:ins w:id="7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"_Toc475949426"</w:instrText>
            </w:r>
            <w:r w:rsidRPr="0095531F">
              <w:rPr>
                <w:rStyle w:val="Hyperlink"/>
                <w:noProof/>
              </w:rPr>
              <w:instrText xml:space="preserve"> </w:instrText>
            </w:r>
            <w:r w:rsidRPr="0095531F">
              <w:rPr>
                <w:rStyle w:val="Hyperlink"/>
                <w:noProof/>
              </w:rPr>
              <w:fldChar w:fldCharType="separate"/>
            </w:r>
            <w:r w:rsidRPr="0095531F">
              <w:rPr>
                <w:rStyle w:val="Hyperlink"/>
                <w:noProof/>
              </w:rPr>
              <w:t>4.4.2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_Toc475949426 \h </w:instrText>
            </w:r>
          </w:ins>
          <w:r>
            <w:rPr>
              <w:noProof/>
              <w:webHidden/>
            </w:rPr>
          </w:r>
          <w:r>
            <w:rPr>
              <w:noProof/>
              <w:webHidden/>
            </w:rPr>
            <w:fldChar w:fldCharType="separate"/>
          </w:r>
          <w:ins w:id="74" w:author="Michael Petite" w:date="2017-02-27T09:01:00Z">
            <w:r>
              <w:rPr>
                <w:noProof/>
                <w:webHidden/>
              </w:rPr>
              <w:t>17</w:t>
            </w:r>
            <w:r>
              <w:rPr>
                <w:noProof/>
                <w:webHidden/>
              </w:rPr>
              <w:fldChar w:fldCharType="end"/>
            </w:r>
            <w:r w:rsidRPr="0095531F">
              <w:rPr>
                <w:rStyle w:val="Hyperlink"/>
                <w:noProof/>
              </w:rPr>
              <w:fldChar w:fldCharType="end"/>
            </w:r>
          </w:ins>
        </w:p>
        <w:p w14:paraId="346522A3" w14:textId="05DD2223" w:rsidR="004A548D" w:rsidRDefault="004A548D">
          <w:pPr>
            <w:pStyle w:val="TOC5"/>
            <w:tabs>
              <w:tab w:val="right" w:leader="dot" w:pos="9350"/>
            </w:tabs>
            <w:rPr>
              <w:ins w:id="75" w:author="Michael Petite" w:date="2017-02-27T09:01:00Z"/>
              <w:rFonts w:asciiTheme="minorHAnsi" w:hAnsiTheme="minorHAnsi"/>
              <w:noProof/>
              <w:sz w:val="22"/>
              <w:szCs w:val="22"/>
            </w:rPr>
          </w:pPr>
          <w:ins w:id="7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"_Toc475949427"</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_Toc475949427 \h </w:instrText>
            </w:r>
          </w:ins>
          <w:r>
            <w:rPr>
              <w:noProof/>
              <w:webHidden/>
            </w:rPr>
          </w:r>
          <w:r>
            <w:rPr>
              <w:noProof/>
              <w:webHidden/>
            </w:rPr>
            <w:fldChar w:fldCharType="separate"/>
          </w:r>
          <w:ins w:id="77" w:author="Michael Petite" w:date="2017-02-27T09:01:00Z">
            <w:r>
              <w:rPr>
                <w:noProof/>
                <w:webHidden/>
              </w:rPr>
              <w:t>17</w:t>
            </w:r>
            <w:r>
              <w:rPr>
                <w:noProof/>
                <w:webHidden/>
              </w:rPr>
              <w:fldChar w:fldCharType="end"/>
            </w:r>
            <w:r w:rsidRPr="0095531F">
              <w:rPr>
                <w:rStyle w:val="Hyperlink"/>
                <w:noProof/>
              </w:rPr>
              <w:fldChar w:fldCharType="end"/>
            </w:r>
          </w:ins>
        </w:p>
        <w:p w14:paraId="26EE931E" w14:textId="4789F02C" w:rsidR="004A548D" w:rsidRDefault="004A548D">
          <w:pPr>
            <w:pStyle w:val="TOC5"/>
            <w:tabs>
              <w:tab w:val="right" w:leader="dot" w:pos="9350"/>
            </w:tabs>
            <w:rPr>
              <w:ins w:id="78" w:author="Michael Petite" w:date="2017-02-27T09:01:00Z"/>
              <w:rFonts w:asciiTheme="minorHAnsi" w:hAnsiTheme="minorHAnsi"/>
              <w:noProof/>
              <w:sz w:val="22"/>
              <w:szCs w:val="22"/>
            </w:rPr>
          </w:pPr>
          <w:ins w:id="7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"_Toc475949428"</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_Toc475949428 \h </w:instrText>
            </w:r>
          </w:ins>
          <w:r>
            <w:rPr>
              <w:noProof/>
              <w:webHidden/>
            </w:rPr>
          </w:r>
          <w:r>
            <w:rPr>
              <w:noProof/>
              <w:webHidden/>
            </w:rPr>
            <w:fldChar w:fldCharType="separate"/>
          </w:r>
          <w:ins w:id="80" w:author="Michael Petite" w:date="2017-02-27T09:01:00Z">
            <w:r>
              <w:rPr>
                <w:noProof/>
                <w:webHidden/>
              </w:rPr>
              <w:t>19</w:t>
            </w:r>
            <w:r>
              <w:rPr>
                <w:noProof/>
                <w:webHidden/>
              </w:rPr>
              <w:fldChar w:fldCharType="end"/>
            </w:r>
            <w:r w:rsidRPr="0095531F">
              <w:rPr>
                <w:rStyle w:val="Hyperlink"/>
                <w:noProof/>
              </w:rPr>
              <w:fldChar w:fldCharType="end"/>
            </w:r>
          </w:ins>
        </w:p>
        <w:p w14:paraId="298EBFD0" w14:textId="24828D8A" w:rsidR="004A548D" w:rsidRDefault="004A548D">
          <w:pPr>
            <w:pStyle w:val="TOC4"/>
            <w:tabs>
              <w:tab w:val="left" w:pos="1320"/>
              <w:tab w:val="right" w:leader="dot" w:pos="9350"/>
            </w:tabs>
            <w:rPr>
              <w:ins w:id="81" w:author="Michael Petite" w:date="2017-02-27T09:01:00Z"/>
              <w:rFonts w:asciiTheme="minorHAnsi" w:hAnsiTheme="minorHAnsi"/>
              <w:noProof/>
              <w:sz w:val="22"/>
              <w:szCs w:val="22"/>
            </w:rPr>
          </w:pPr>
          <w:ins w:id="82" w:author="Michael Petite" w:date="2017-02-27T09:01:00Z">
            <w:r w:rsidRPr="0095531F">
              <w:rPr>
                <w:rStyle w:val="Hyperlink"/>
                <w:noProof/>
              </w:rPr>
              <w:lastRenderedPageBreak/>
              <w:fldChar w:fldCharType="begin"/>
            </w:r>
            <w:r w:rsidRPr="0095531F">
              <w:rPr>
                <w:rStyle w:val="Hyperlink"/>
                <w:noProof/>
              </w:rPr>
              <w:instrText xml:space="preserve"> </w:instrText>
            </w:r>
            <w:r>
              <w:rPr>
                <w:noProof/>
              </w:rPr>
              <w:instrText>HYPERLINK \l "_Toc475949429"</w:instrText>
            </w:r>
            <w:r w:rsidRPr="0095531F">
              <w:rPr>
                <w:rStyle w:val="Hyperlink"/>
                <w:noProof/>
              </w:rPr>
              <w:instrText xml:space="preserve"> </w:instrText>
            </w:r>
            <w:r w:rsidRPr="0095531F">
              <w:rPr>
                <w:rStyle w:val="Hyperlink"/>
                <w:noProof/>
              </w:rPr>
              <w:fldChar w:fldCharType="separate"/>
            </w:r>
            <w:r w:rsidRPr="0095531F">
              <w:rPr>
                <w:rStyle w:val="Hyperlink"/>
                <w:noProof/>
              </w:rPr>
              <w:t>4.4.3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_Toc475949429 \h </w:instrText>
            </w:r>
          </w:ins>
          <w:r>
            <w:rPr>
              <w:noProof/>
              <w:webHidden/>
            </w:rPr>
          </w:r>
          <w:r>
            <w:rPr>
              <w:noProof/>
              <w:webHidden/>
            </w:rPr>
            <w:fldChar w:fldCharType="separate"/>
          </w:r>
          <w:ins w:id="83" w:author="Michael Petite" w:date="2017-02-27T09:01:00Z">
            <w:r>
              <w:rPr>
                <w:noProof/>
                <w:webHidden/>
              </w:rPr>
              <w:t>19</w:t>
            </w:r>
            <w:r>
              <w:rPr>
                <w:noProof/>
                <w:webHidden/>
              </w:rPr>
              <w:fldChar w:fldCharType="end"/>
            </w:r>
            <w:r w:rsidRPr="0095531F">
              <w:rPr>
                <w:rStyle w:val="Hyperlink"/>
                <w:noProof/>
              </w:rPr>
              <w:fldChar w:fldCharType="end"/>
            </w:r>
          </w:ins>
        </w:p>
        <w:p w14:paraId="64616733" w14:textId="0A1ACA70" w:rsidR="004A548D" w:rsidRDefault="004A548D">
          <w:pPr>
            <w:pStyle w:val="TOC3"/>
            <w:tabs>
              <w:tab w:val="left" w:pos="1100"/>
              <w:tab w:val="right" w:leader="dot" w:pos="9350"/>
            </w:tabs>
            <w:rPr>
              <w:ins w:id="84" w:author="Michael Petite" w:date="2017-02-27T09:01:00Z"/>
              <w:rFonts w:asciiTheme="minorHAnsi" w:hAnsiTheme="minorHAnsi"/>
              <w:noProof/>
              <w:sz w:val="22"/>
              <w:szCs w:val="22"/>
            </w:rPr>
          </w:pPr>
          <w:ins w:id="8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"_Toc475949430"</w:instrText>
            </w:r>
            <w:r w:rsidRPr="0095531F">
              <w:rPr>
                <w:rStyle w:val="Hyperlink"/>
                <w:noProof/>
              </w:rPr>
              <w:instrText xml:space="preserve"> </w:instrText>
            </w:r>
            <w:r w:rsidRPr="0095531F">
              <w:rPr>
                <w:rStyle w:val="Hyperlink"/>
                <w:noProof/>
              </w:rPr>
              <w:fldChar w:fldCharType="separate"/>
            </w:r>
            <w:r w:rsidRPr="0095531F">
              <w:rPr>
                <w:rStyle w:val="Hyperlink"/>
                <w:noProof/>
              </w:rPr>
              <w:t>4.5</w:t>
            </w:r>
            <w:r>
              <w:rPr>
                <w:rFonts w:asciiTheme="minorHAnsi" w:hAnsiTheme="minorHAnsi"/>
                <w:noProof/>
                <w:sz w:val="22"/>
                <w:szCs w:val="22"/>
              </w:rPr>
              <w:tab/>
            </w:r>
            <w:r w:rsidRPr="0095531F">
              <w:rPr>
                <w:rStyle w:val="Hyperlink"/>
                <w:noProof/>
              </w:rPr>
              <w:t>Activity Category – Third Party Service Retention</w:t>
            </w:r>
            <w:r>
              <w:rPr>
                <w:noProof/>
                <w:webHidden/>
              </w:rPr>
              <w:tab/>
            </w:r>
            <w:r>
              <w:rPr>
                <w:noProof/>
                <w:webHidden/>
              </w:rPr>
              <w:fldChar w:fldCharType="begin"/>
            </w:r>
            <w:r>
              <w:rPr>
                <w:noProof/>
                <w:webHidden/>
              </w:rPr>
              <w:instrText xml:space="preserve"> PAGEREF _Toc475949430 \h </w:instrText>
            </w:r>
          </w:ins>
          <w:r>
            <w:rPr>
              <w:noProof/>
              <w:webHidden/>
            </w:rPr>
          </w:r>
          <w:r>
            <w:rPr>
              <w:noProof/>
              <w:webHidden/>
            </w:rPr>
            <w:fldChar w:fldCharType="separate"/>
          </w:r>
          <w:ins w:id="86" w:author="Michael Petite" w:date="2017-02-27T09:01:00Z">
            <w:r>
              <w:rPr>
                <w:noProof/>
                <w:webHidden/>
              </w:rPr>
              <w:t>21</w:t>
            </w:r>
            <w:r>
              <w:rPr>
                <w:noProof/>
                <w:webHidden/>
              </w:rPr>
              <w:fldChar w:fldCharType="end"/>
            </w:r>
            <w:r w:rsidRPr="0095531F">
              <w:rPr>
                <w:rStyle w:val="Hyperlink"/>
                <w:noProof/>
              </w:rPr>
              <w:fldChar w:fldCharType="end"/>
            </w:r>
          </w:ins>
        </w:p>
        <w:p w14:paraId="07C10B2A" w14:textId="0B81C0CF" w:rsidR="004A548D" w:rsidRDefault="004A548D">
          <w:pPr>
            <w:pStyle w:val="TOC4"/>
            <w:tabs>
              <w:tab w:val="left" w:pos="1320"/>
              <w:tab w:val="right" w:leader="dot" w:pos="9350"/>
            </w:tabs>
            <w:rPr>
              <w:ins w:id="87" w:author="Michael Petite" w:date="2017-02-27T09:01:00Z"/>
              <w:rFonts w:asciiTheme="minorHAnsi" w:hAnsiTheme="minorHAnsi"/>
              <w:noProof/>
              <w:sz w:val="22"/>
              <w:szCs w:val="22"/>
            </w:rPr>
          </w:pPr>
          <w:ins w:id="88"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"_Toc475949431"</w:instrText>
            </w:r>
            <w:r w:rsidRPr="0095531F">
              <w:rPr>
                <w:rStyle w:val="Hyperlink"/>
                <w:noProof/>
              </w:rPr>
              <w:instrText xml:space="preserve"> </w:instrText>
            </w:r>
            <w:r w:rsidRPr="0095531F">
              <w:rPr>
                <w:rStyle w:val="Hyperlink"/>
                <w:noProof/>
              </w:rPr>
              <w:fldChar w:fldCharType="separate"/>
            </w:r>
            <w:r w:rsidRPr="0095531F">
              <w:rPr>
                <w:rStyle w:val="Hyperlink"/>
                <w:noProof/>
              </w:rPr>
              <w:t>4.5.1</w:t>
            </w:r>
            <w:r>
              <w:rPr>
                <w:rFonts w:asciiTheme="minorHAnsi" w:hAnsiTheme="minorHAnsi"/>
                <w:noProof/>
                <w:sz w:val="22"/>
                <w:szCs w:val="22"/>
              </w:rPr>
              <w:tab/>
            </w:r>
            <w:r w:rsidRPr="0095531F">
              <w:rPr>
                <w:rStyle w:val="Hyperlink"/>
                <w:noProof/>
              </w:rPr>
              <w:t>Business Requirement Changes</w:t>
            </w:r>
            <w:r>
              <w:rPr>
                <w:noProof/>
                <w:webHidden/>
              </w:rPr>
              <w:tab/>
            </w:r>
            <w:r>
              <w:rPr>
                <w:noProof/>
                <w:webHidden/>
              </w:rPr>
              <w:fldChar w:fldCharType="begin"/>
            </w:r>
            <w:r>
              <w:rPr>
                <w:noProof/>
                <w:webHidden/>
              </w:rPr>
              <w:instrText xml:space="preserve"> PAGEREF _Toc475949431 \h </w:instrText>
            </w:r>
          </w:ins>
          <w:r>
            <w:rPr>
              <w:noProof/>
              <w:webHidden/>
            </w:rPr>
          </w:r>
          <w:r>
            <w:rPr>
              <w:noProof/>
              <w:webHidden/>
            </w:rPr>
            <w:fldChar w:fldCharType="separate"/>
          </w:r>
          <w:ins w:id="89" w:author="Michael Petite" w:date="2017-02-27T09:01:00Z">
            <w:r>
              <w:rPr>
                <w:noProof/>
                <w:webHidden/>
              </w:rPr>
              <w:t>21</w:t>
            </w:r>
            <w:r>
              <w:rPr>
                <w:noProof/>
                <w:webHidden/>
              </w:rPr>
              <w:fldChar w:fldCharType="end"/>
            </w:r>
            <w:r w:rsidRPr="0095531F">
              <w:rPr>
                <w:rStyle w:val="Hyperlink"/>
                <w:noProof/>
              </w:rPr>
              <w:fldChar w:fldCharType="end"/>
            </w:r>
          </w:ins>
        </w:p>
        <w:p w14:paraId="13D5F27F" w14:textId="137693D4" w:rsidR="004A548D" w:rsidRDefault="004A548D">
          <w:pPr>
            <w:pStyle w:val="TOC4"/>
            <w:tabs>
              <w:tab w:val="left" w:pos="1320"/>
              <w:tab w:val="right" w:leader="dot" w:pos="9350"/>
            </w:tabs>
            <w:rPr>
              <w:ins w:id="90" w:author="Michael Petite" w:date="2017-02-27T09:01:00Z"/>
              <w:rFonts w:asciiTheme="minorHAnsi" w:hAnsiTheme="minorHAnsi"/>
              <w:noProof/>
              <w:sz w:val="22"/>
              <w:szCs w:val="22"/>
            </w:rPr>
          </w:pPr>
          <w:ins w:id="9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"_Toc475949432"</w:instrText>
            </w:r>
            <w:r w:rsidRPr="0095531F">
              <w:rPr>
                <w:rStyle w:val="Hyperlink"/>
                <w:noProof/>
              </w:rPr>
              <w:instrText xml:space="preserve"> </w:instrText>
            </w:r>
            <w:r w:rsidRPr="0095531F">
              <w:rPr>
                <w:rStyle w:val="Hyperlink"/>
                <w:noProof/>
              </w:rPr>
              <w:fldChar w:fldCharType="separate"/>
            </w:r>
            <w:r w:rsidRPr="0095531F">
              <w:rPr>
                <w:rStyle w:val="Hyperlink"/>
                <w:noProof/>
              </w:rPr>
              <w:t>4.5.2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_Toc475949432 \h </w:instrText>
            </w:r>
          </w:ins>
          <w:r>
            <w:rPr>
              <w:noProof/>
              <w:webHidden/>
            </w:rPr>
          </w:r>
          <w:r>
            <w:rPr>
              <w:noProof/>
              <w:webHidden/>
            </w:rPr>
            <w:fldChar w:fldCharType="separate"/>
          </w:r>
          <w:ins w:id="92" w:author="Michael Petite" w:date="2017-02-27T09:01:00Z">
            <w:r>
              <w:rPr>
                <w:noProof/>
                <w:webHidden/>
              </w:rPr>
              <w:t>21</w:t>
            </w:r>
            <w:r>
              <w:rPr>
                <w:noProof/>
                <w:webHidden/>
              </w:rPr>
              <w:fldChar w:fldCharType="end"/>
            </w:r>
            <w:r w:rsidRPr="0095531F">
              <w:rPr>
                <w:rStyle w:val="Hyperlink"/>
                <w:noProof/>
              </w:rPr>
              <w:fldChar w:fldCharType="end"/>
            </w:r>
          </w:ins>
        </w:p>
        <w:p w14:paraId="11C4BA5F" w14:textId="1850ABA9" w:rsidR="004A548D" w:rsidRDefault="004A548D">
          <w:pPr>
            <w:pStyle w:val="TOC5"/>
            <w:tabs>
              <w:tab w:val="right" w:leader="dot" w:pos="9350"/>
            </w:tabs>
            <w:rPr>
              <w:ins w:id="93" w:author="Michael Petite" w:date="2017-02-27T09:01:00Z"/>
              <w:rFonts w:asciiTheme="minorHAnsi" w:hAnsiTheme="minorHAnsi"/>
              <w:noProof/>
              <w:sz w:val="22"/>
              <w:szCs w:val="22"/>
            </w:rPr>
          </w:pPr>
          <w:ins w:id="9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"_Toc475949433"</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_Toc475949433 \h </w:instrText>
            </w:r>
          </w:ins>
          <w:r>
            <w:rPr>
              <w:noProof/>
              <w:webHidden/>
            </w:rPr>
          </w:r>
          <w:r>
            <w:rPr>
              <w:noProof/>
              <w:webHidden/>
            </w:rPr>
            <w:fldChar w:fldCharType="separate"/>
          </w:r>
          <w:ins w:id="95" w:author="Michael Petite" w:date="2017-02-27T09:01:00Z">
            <w:r>
              <w:rPr>
                <w:noProof/>
                <w:webHidden/>
              </w:rPr>
              <w:t>21</w:t>
            </w:r>
            <w:r>
              <w:rPr>
                <w:noProof/>
                <w:webHidden/>
              </w:rPr>
              <w:fldChar w:fldCharType="end"/>
            </w:r>
            <w:r w:rsidRPr="0095531F">
              <w:rPr>
                <w:rStyle w:val="Hyperlink"/>
                <w:noProof/>
              </w:rPr>
              <w:fldChar w:fldCharType="end"/>
            </w:r>
          </w:ins>
        </w:p>
        <w:p w14:paraId="432E85E2" w14:textId="4BD79587" w:rsidR="004A548D" w:rsidRDefault="004A548D">
          <w:pPr>
            <w:pStyle w:val="TOC5"/>
            <w:tabs>
              <w:tab w:val="right" w:leader="dot" w:pos="9350"/>
            </w:tabs>
            <w:rPr>
              <w:ins w:id="96" w:author="Michael Petite" w:date="2017-02-27T09:01:00Z"/>
              <w:rFonts w:asciiTheme="minorHAnsi" w:hAnsiTheme="minorHAnsi"/>
              <w:noProof/>
              <w:sz w:val="22"/>
              <w:szCs w:val="22"/>
            </w:rPr>
          </w:pPr>
          <w:ins w:id="9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"_Toc475949434"</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_Toc475949434 \h </w:instrText>
            </w:r>
          </w:ins>
          <w:r>
            <w:rPr>
              <w:noProof/>
              <w:webHidden/>
            </w:rPr>
          </w:r>
          <w:r>
            <w:rPr>
              <w:noProof/>
              <w:webHidden/>
            </w:rPr>
            <w:fldChar w:fldCharType="separate"/>
          </w:r>
          <w:ins w:id="98" w:author="Michael Petite" w:date="2017-02-27T09:01:00Z">
            <w:r>
              <w:rPr>
                <w:noProof/>
                <w:webHidden/>
              </w:rPr>
              <w:t>26</w:t>
            </w:r>
            <w:r>
              <w:rPr>
                <w:noProof/>
                <w:webHidden/>
              </w:rPr>
              <w:fldChar w:fldCharType="end"/>
            </w:r>
            <w:r w:rsidRPr="0095531F">
              <w:rPr>
                <w:rStyle w:val="Hyperlink"/>
                <w:noProof/>
              </w:rPr>
              <w:fldChar w:fldCharType="end"/>
            </w:r>
          </w:ins>
        </w:p>
        <w:p w14:paraId="6AD311DB" w14:textId="74A85A9C" w:rsidR="004A548D" w:rsidRDefault="004A548D">
          <w:pPr>
            <w:pStyle w:val="TOC4"/>
            <w:tabs>
              <w:tab w:val="left" w:pos="1320"/>
              <w:tab w:val="right" w:leader="dot" w:pos="9350"/>
            </w:tabs>
            <w:rPr>
              <w:ins w:id="99" w:author="Michael Petite" w:date="2017-02-27T09:01:00Z"/>
              <w:rFonts w:asciiTheme="minorHAnsi" w:hAnsiTheme="minorHAnsi"/>
              <w:noProof/>
              <w:sz w:val="22"/>
              <w:szCs w:val="22"/>
            </w:rPr>
          </w:pPr>
          <w:ins w:id="10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"_Toc475949435"</w:instrText>
            </w:r>
            <w:r w:rsidRPr="0095531F">
              <w:rPr>
                <w:rStyle w:val="Hyperlink"/>
                <w:noProof/>
              </w:rPr>
              <w:instrText xml:space="preserve"> </w:instrText>
            </w:r>
            <w:r w:rsidRPr="0095531F">
              <w:rPr>
                <w:rStyle w:val="Hyperlink"/>
                <w:noProof/>
              </w:rPr>
              <w:fldChar w:fldCharType="separate"/>
            </w:r>
            <w:r w:rsidRPr="0095531F">
              <w:rPr>
                <w:rStyle w:val="Hyperlink"/>
                <w:noProof/>
              </w:rPr>
              <w:t>4.5.3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_Toc475949435 \h </w:instrText>
            </w:r>
          </w:ins>
          <w:r>
            <w:rPr>
              <w:noProof/>
              <w:webHidden/>
            </w:rPr>
          </w:r>
          <w:r>
            <w:rPr>
              <w:noProof/>
              <w:webHidden/>
            </w:rPr>
            <w:fldChar w:fldCharType="separate"/>
          </w:r>
          <w:ins w:id="101" w:author="Michael Petite" w:date="2017-02-27T09:01:00Z">
            <w:r>
              <w:rPr>
                <w:noProof/>
                <w:webHidden/>
              </w:rPr>
              <w:t>27</w:t>
            </w:r>
            <w:r>
              <w:rPr>
                <w:noProof/>
                <w:webHidden/>
              </w:rPr>
              <w:fldChar w:fldCharType="end"/>
            </w:r>
            <w:r w:rsidRPr="0095531F">
              <w:rPr>
                <w:rStyle w:val="Hyperlink"/>
                <w:noProof/>
              </w:rPr>
              <w:fldChar w:fldCharType="end"/>
            </w:r>
          </w:ins>
        </w:p>
        <w:p w14:paraId="3E60E7D5" w14:textId="7C9DA120" w:rsidR="004A548D" w:rsidRDefault="004A548D">
          <w:pPr>
            <w:pStyle w:val="TOC3"/>
            <w:tabs>
              <w:tab w:val="left" w:pos="1100"/>
              <w:tab w:val="right" w:leader="dot" w:pos="9350"/>
            </w:tabs>
            <w:rPr>
              <w:ins w:id="102" w:author="Michael Petite" w:date="2017-02-27T09:01:00Z"/>
              <w:rFonts w:asciiTheme="minorHAnsi" w:hAnsiTheme="minorHAnsi"/>
              <w:noProof/>
              <w:sz w:val="22"/>
              <w:szCs w:val="22"/>
            </w:rPr>
          </w:pPr>
          <w:ins w:id="10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"_Toc475949436"</w:instrText>
            </w:r>
            <w:r w:rsidRPr="0095531F">
              <w:rPr>
                <w:rStyle w:val="Hyperlink"/>
                <w:noProof/>
              </w:rPr>
              <w:instrText xml:space="preserve"> </w:instrText>
            </w:r>
            <w:r w:rsidRPr="0095531F">
              <w:rPr>
                <w:rStyle w:val="Hyperlink"/>
                <w:noProof/>
              </w:rPr>
              <w:fldChar w:fldCharType="separate"/>
            </w:r>
            <w:r w:rsidRPr="0095531F">
              <w:rPr>
                <w:rStyle w:val="Hyperlink"/>
                <w:noProof/>
              </w:rPr>
              <w:t>4.6</w:t>
            </w:r>
            <w:r>
              <w:rPr>
                <w:rFonts w:asciiTheme="minorHAnsi" w:hAnsiTheme="minorHAnsi"/>
                <w:noProof/>
                <w:sz w:val="22"/>
                <w:szCs w:val="22"/>
              </w:rPr>
              <w:tab/>
            </w:r>
            <w:r w:rsidRPr="0095531F">
              <w:rPr>
                <w:rStyle w:val="Hyperlink"/>
                <w:noProof/>
              </w:rPr>
              <w:t>Activity Category – Teva Sponsored Research/Collaborative Research</w:t>
            </w:r>
            <w:r>
              <w:rPr>
                <w:noProof/>
                <w:webHidden/>
              </w:rPr>
              <w:tab/>
            </w:r>
            <w:r>
              <w:rPr>
                <w:noProof/>
                <w:webHidden/>
              </w:rPr>
              <w:fldChar w:fldCharType="begin"/>
            </w:r>
            <w:r>
              <w:rPr>
                <w:noProof/>
                <w:webHidden/>
              </w:rPr>
              <w:instrText xml:space="preserve"> PAGEREF _Toc475949436 \h </w:instrText>
            </w:r>
          </w:ins>
          <w:r>
            <w:rPr>
              <w:noProof/>
              <w:webHidden/>
            </w:rPr>
          </w:r>
          <w:r>
            <w:rPr>
              <w:noProof/>
              <w:webHidden/>
            </w:rPr>
            <w:fldChar w:fldCharType="separate"/>
          </w:r>
          <w:ins w:id="104" w:author="Michael Petite" w:date="2017-02-27T09:01:00Z">
            <w:r>
              <w:rPr>
                <w:noProof/>
                <w:webHidden/>
              </w:rPr>
              <w:t>29</w:t>
            </w:r>
            <w:r>
              <w:rPr>
                <w:noProof/>
                <w:webHidden/>
              </w:rPr>
              <w:fldChar w:fldCharType="end"/>
            </w:r>
            <w:r w:rsidRPr="0095531F">
              <w:rPr>
                <w:rStyle w:val="Hyperlink"/>
                <w:noProof/>
              </w:rPr>
              <w:fldChar w:fldCharType="end"/>
            </w:r>
          </w:ins>
        </w:p>
        <w:p w14:paraId="26AAB82A" w14:textId="6F1D26E2" w:rsidR="004A548D" w:rsidRDefault="004A548D">
          <w:pPr>
            <w:pStyle w:val="TOC4"/>
            <w:tabs>
              <w:tab w:val="left" w:pos="1320"/>
              <w:tab w:val="right" w:leader="dot" w:pos="9350"/>
            </w:tabs>
            <w:rPr>
              <w:ins w:id="105" w:author="Michael Petite" w:date="2017-02-27T09:01:00Z"/>
              <w:rFonts w:asciiTheme="minorHAnsi" w:hAnsiTheme="minorHAnsi"/>
              <w:noProof/>
              <w:sz w:val="22"/>
              <w:szCs w:val="22"/>
            </w:rPr>
          </w:pPr>
          <w:ins w:id="10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"_Toc475949437"</w:instrText>
            </w:r>
            <w:r w:rsidRPr="0095531F">
              <w:rPr>
                <w:rStyle w:val="Hyperlink"/>
                <w:noProof/>
              </w:rPr>
              <w:instrText xml:space="preserve"> </w:instrText>
            </w:r>
            <w:r w:rsidRPr="0095531F">
              <w:rPr>
                <w:rStyle w:val="Hyperlink"/>
                <w:noProof/>
              </w:rPr>
              <w:fldChar w:fldCharType="separate"/>
            </w:r>
            <w:r w:rsidRPr="0095531F">
              <w:rPr>
                <w:rStyle w:val="Hyperlink"/>
                <w:noProof/>
              </w:rPr>
              <w:t>4.6.1</w:t>
            </w:r>
            <w:r>
              <w:rPr>
                <w:rFonts w:asciiTheme="minorHAnsi" w:hAnsiTheme="minorHAnsi"/>
                <w:noProof/>
                <w:sz w:val="22"/>
                <w:szCs w:val="22"/>
              </w:rPr>
              <w:tab/>
            </w:r>
            <w:r w:rsidRPr="0095531F">
              <w:rPr>
                <w:rStyle w:val="Hyperlink"/>
                <w:noProof/>
              </w:rPr>
              <w:t>Business Requirement Changes</w:t>
            </w:r>
            <w:r>
              <w:rPr>
                <w:noProof/>
                <w:webHidden/>
              </w:rPr>
              <w:tab/>
            </w:r>
            <w:r>
              <w:rPr>
                <w:noProof/>
                <w:webHidden/>
              </w:rPr>
              <w:fldChar w:fldCharType="begin"/>
            </w:r>
            <w:r>
              <w:rPr>
                <w:noProof/>
                <w:webHidden/>
              </w:rPr>
              <w:instrText xml:space="preserve"> PAGEREF _Toc475949437 \h </w:instrText>
            </w:r>
          </w:ins>
          <w:r>
            <w:rPr>
              <w:noProof/>
              <w:webHidden/>
            </w:rPr>
          </w:r>
          <w:r>
            <w:rPr>
              <w:noProof/>
              <w:webHidden/>
            </w:rPr>
            <w:fldChar w:fldCharType="separate"/>
          </w:r>
          <w:ins w:id="107" w:author="Michael Petite" w:date="2017-02-27T09:01:00Z">
            <w:r>
              <w:rPr>
                <w:noProof/>
                <w:webHidden/>
              </w:rPr>
              <w:t>29</w:t>
            </w:r>
            <w:r>
              <w:rPr>
                <w:noProof/>
                <w:webHidden/>
              </w:rPr>
              <w:fldChar w:fldCharType="end"/>
            </w:r>
            <w:r w:rsidRPr="0095531F">
              <w:rPr>
                <w:rStyle w:val="Hyperlink"/>
                <w:noProof/>
              </w:rPr>
              <w:fldChar w:fldCharType="end"/>
            </w:r>
          </w:ins>
        </w:p>
        <w:p w14:paraId="7E67D84E" w14:textId="12C8F123" w:rsidR="004A548D" w:rsidRDefault="004A548D">
          <w:pPr>
            <w:pStyle w:val="TOC4"/>
            <w:tabs>
              <w:tab w:val="left" w:pos="1320"/>
              <w:tab w:val="right" w:leader="dot" w:pos="9350"/>
            </w:tabs>
            <w:rPr>
              <w:ins w:id="108" w:author="Michael Petite" w:date="2017-02-27T09:01:00Z"/>
              <w:rFonts w:asciiTheme="minorHAnsi" w:hAnsiTheme="minorHAnsi"/>
              <w:noProof/>
              <w:sz w:val="22"/>
              <w:szCs w:val="22"/>
            </w:rPr>
          </w:pPr>
          <w:ins w:id="10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"_Toc475949438"</w:instrText>
            </w:r>
            <w:r w:rsidRPr="0095531F">
              <w:rPr>
                <w:rStyle w:val="Hyperlink"/>
                <w:noProof/>
              </w:rPr>
              <w:instrText xml:space="preserve"> </w:instrText>
            </w:r>
            <w:r w:rsidRPr="0095531F">
              <w:rPr>
                <w:rStyle w:val="Hyperlink"/>
                <w:noProof/>
              </w:rPr>
              <w:fldChar w:fldCharType="separate"/>
            </w:r>
            <w:r w:rsidRPr="0095531F">
              <w:rPr>
                <w:rStyle w:val="Hyperlink"/>
                <w:noProof/>
              </w:rPr>
              <w:t>4.6.2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_Toc475949438 \h </w:instrText>
            </w:r>
          </w:ins>
          <w:r>
            <w:rPr>
              <w:noProof/>
              <w:webHidden/>
            </w:rPr>
          </w:r>
          <w:r>
            <w:rPr>
              <w:noProof/>
              <w:webHidden/>
            </w:rPr>
            <w:fldChar w:fldCharType="separate"/>
          </w:r>
          <w:ins w:id="110" w:author="Michael Petite" w:date="2017-02-27T09:01:00Z">
            <w:r>
              <w:rPr>
                <w:noProof/>
                <w:webHidden/>
              </w:rPr>
              <w:t>30</w:t>
            </w:r>
            <w:r>
              <w:rPr>
                <w:noProof/>
                <w:webHidden/>
              </w:rPr>
              <w:fldChar w:fldCharType="end"/>
            </w:r>
            <w:r w:rsidRPr="0095531F">
              <w:rPr>
                <w:rStyle w:val="Hyperlink"/>
                <w:noProof/>
              </w:rPr>
              <w:fldChar w:fldCharType="end"/>
            </w:r>
          </w:ins>
        </w:p>
        <w:p w14:paraId="70E21940" w14:textId="0F2FA4DC" w:rsidR="004A548D" w:rsidRDefault="004A548D">
          <w:pPr>
            <w:pStyle w:val="TOC5"/>
            <w:tabs>
              <w:tab w:val="right" w:leader="dot" w:pos="9350"/>
            </w:tabs>
            <w:rPr>
              <w:ins w:id="111" w:author="Michael Petite" w:date="2017-02-27T09:01:00Z"/>
              <w:rFonts w:asciiTheme="minorHAnsi" w:hAnsiTheme="minorHAnsi"/>
              <w:noProof/>
              <w:sz w:val="22"/>
              <w:szCs w:val="22"/>
            </w:rPr>
          </w:pPr>
          <w:ins w:id="112"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"_Toc475949439"</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_Toc475949439 \h </w:instrText>
            </w:r>
          </w:ins>
          <w:r>
            <w:rPr>
              <w:noProof/>
              <w:webHidden/>
            </w:rPr>
          </w:r>
          <w:r>
            <w:rPr>
              <w:noProof/>
              <w:webHidden/>
            </w:rPr>
            <w:fldChar w:fldCharType="separate"/>
          </w:r>
          <w:ins w:id="113" w:author="Michael Petite" w:date="2017-02-27T09:01:00Z">
            <w:r>
              <w:rPr>
                <w:noProof/>
                <w:webHidden/>
              </w:rPr>
              <w:t>30</w:t>
            </w:r>
            <w:r>
              <w:rPr>
                <w:noProof/>
                <w:webHidden/>
              </w:rPr>
              <w:fldChar w:fldCharType="end"/>
            </w:r>
            <w:r w:rsidRPr="0095531F">
              <w:rPr>
                <w:rStyle w:val="Hyperlink"/>
                <w:noProof/>
              </w:rPr>
              <w:fldChar w:fldCharType="end"/>
            </w:r>
          </w:ins>
        </w:p>
        <w:p w14:paraId="2CEFA243" w14:textId="4F19FE0F" w:rsidR="004A548D" w:rsidRDefault="004A548D">
          <w:pPr>
            <w:pStyle w:val="TOC5"/>
            <w:tabs>
              <w:tab w:val="right" w:leader="dot" w:pos="9350"/>
            </w:tabs>
            <w:rPr>
              <w:ins w:id="114" w:author="Michael Petite" w:date="2017-02-27T09:01:00Z"/>
              <w:rFonts w:asciiTheme="minorHAnsi" w:hAnsiTheme="minorHAnsi"/>
              <w:noProof/>
              <w:sz w:val="22"/>
              <w:szCs w:val="22"/>
            </w:rPr>
          </w:pPr>
          <w:ins w:id="11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"_Toc475949440"</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_Toc475949440 \h </w:instrText>
            </w:r>
          </w:ins>
          <w:r>
            <w:rPr>
              <w:noProof/>
              <w:webHidden/>
            </w:rPr>
          </w:r>
          <w:r>
            <w:rPr>
              <w:noProof/>
              <w:webHidden/>
            </w:rPr>
            <w:fldChar w:fldCharType="separate"/>
          </w:r>
          <w:ins w:id="116" w:author="Michael Petite" w:date="2017-02-27T09:01:00Z">
            <w:r>
              <w:rPr>
                <w:noProof/>
                <w:webHidden/>
              </w:rPr>
              <w:t>31</w:t>
            </w:r>
            <w:r>
              <w:rPr>
                <w:noProof/>
                <w:webHidden/>
              </w:rPr>
              <w:fldChar w:fldCharType="end"/>
            </w:r>
            <w:r w:rsidRPr="0095531F">
              <w:rPr>
                <w:rStyle w:val="Hyperlink"/>
                <w:noProof/>
              </w:rPr>
              <w:fldChar w:fldCharType="end"/>
            </w:r>
          </w:ins>
        </w:p>
        <w:p w14:paraId="0030C17B" w14:textId="591EACC7" w:rsidR="004A548D" w:rsidRDefault="004A548D">
          <w:pPr>
            <w:pStyle w:val="TOC4"/>
            <w:tabs>
              <w:tab w:val="left" w:pos="1320"/>
              <w:tab w:val="right" w:leader="dot" w:pos="9350"/>
            </w:tabs>
            <w:rPr>
              <w:ins w:id="117" w:author="Michael Petite" w:date="2017-02-27T09:01:00Z"/>
              <w:rFonts w:asciiTheme="minorHAnsi" w:hAnsiTheme="minorHAnsi"/>
              <w:noProof/>
              <w:sz w:val="22"/>
              <w:szCs w:val="22"/>
            </w:rPr>
          </w:pPr>
          <w:ins w:id="118"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"_Toc475949441"</w:instrText>
            </w:r>
            <w:r w:rsidRPr="0095531F">
              <w:rPr>
                <w:rStyle w:val="Hyperlink"/>
                <w:noProof/>
              </w:rPr>
              <w:instrText xml:space="preserve"> </w:instrText>
            </w:r>
            <w:r w:rsidRPr="0095531F">
              <w:rPr>
                <w:rStyle w:val="Hyperlink"/>
                <w:noProof/>
              </w:rPr>
              <w:fldChar w:fldCharType="separate"/>
            </w:r>
            <w:r w:rsidRPr="0095531F">
              <w:rPr>
                <w:rStyle w:val="Hyperlink"/>
                <w:noProof/>
              </w:rPr>
              <w:t>4.6.3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_Toc475949441 \h </w:instrText>
            </w:r>
          </w:ins>
          <w:r>
            <w:rPr>
              <w:noProof/>
              <w:webHidden/>
            </w:rPr>
          </w:r>
          <w:r>
            <w:rPr>
              <w:noProof/>
              <w:webHidden/>
            </w:rPr>
            <w:fldChar w:fldCharType="separate"/>
          </w:r>
          <w:ins w:id="119" w:author="Michael Petite" w:date="2017-02-27T09:01:00Z">
            <w:r>
              <w:rPr>
                <w:noProof/>
                <w:webHidden/>
              </w:rPr>
              <w:t>31</w:t>
            </w:r>
            <w:r>
              <w:rPr>
                <w:noProof/>
                <w:webHidden/>
              </w:rPr>
              <w:fldChar w:fldCharType="end"/>
            </w:r>
            <w:r w:rsidRPr="0095531F">
              <w:rPr>
                <w:rStyle w:val="Hyperlink"/>
                <w:noProof/>
              </w:rPr>
              <w:fldChar w:fldCharType="end"/>
            </w:r>
          </w:ins>
        </w:p>
        <w:p w14:paraId="697B36B1" w14:textId="13DE62FC" w:rsidR="004A548D" w:rsidRDefault="004A548D">
          <w:pPr>
            <w:pStyle w:val="TOC3"/>
            <w:tabs>
              <w:tab w:val="left" w:pos="1100"/>
              <w:tab w:val="right" w:leader="dot" w:pos="9350"/>
            </w:tabs>
            <w:rPr>
              <w:ins w:id="120" w:author="Michael Petite" w:date="2017-02-27T09:01:00Z"/>
              <w:rFonts w:asciiTheme="minorHAnsi" w:hAnsiTheme="minorHAnsi"/>
              <w:noProof/>
              <w:sz w:val="22"/>
              <w:szCs w:val="22"/>
            </w:rPr>
          </w:pPr>
          <w:ins w:id="12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"_Toc475949442"</w:instrText>
            </w:r>
            <w:r w:rsidRPr="0095531F">
              <w:rPr>
                <w:rStyle w:val="Hyperlink"/>
                <w:noProof/>
              </w:rPr>
              <w:instrText xml:space="preserve"> </w:instrText>
            </w:r>
            <w:r w:rsidRPr="0095531F">
              <w:rPr>
                <w:rStyle w:val="Hyperlink"/>
                <w:noProof/>
              </w:rPr>
              <w:fldChar w:fldCharType="separate"/>
            </w:r>
            <w:r w:rsidRPr="0095531F">
              <w:rPr>
                <w:rStyle w:val="Hyperlink"/>
                <w:noProof/>
              </w:rPr>
              <w:t>4.7</w:t>
            </w:r>
            <w:r>
              <w:rPr>
                <w:rFonts w:asciiTheme="minorHAnsi" w:hAnsiTheme="minorHAnsi"/>
                <w:noProof/>
                <w:sz w:val="22"/>
                <w:szCs w:val="22"/>
              </w:rPr>
              <w:tab/>
            </w:r>
            <w:r w:rsidRPr="0095531F">
              <w:rPr>
                <w:rStyle w:val="Hyperlink"/>
                <w:noProof/>
              </w:rPr>
              <w:t>Activity Category – Educational Sponsorships</w:t>
            </w:r>
            <w:r>
              <w:rPr>
                <w:noProof/>
                <w:webHidden/>
              </w:rPr>
              <w:tab/>
            </w:r>
            <w:r>
              <w:rPr>
                <w:noProof/>
                <w:webHidden/>
              </w:rPr>
              <w:fldChar w:fldCharType="begin"/>
            </w:r>
            <w:r>
              <w:rPr>
                <w:noProof/>
                <w:webHidden/>
              </w:rPr>
              <w:instrText xml:space="preserve"> PAGEREF _Toc475949442 \h </w:instrText>
            </w:r>
          </w:ins>
          <w:r>
            <w:rPr>
              <w:noProof/>
              <w:webHidden/>
            </w:rPr>
          </w:r>
          <w:r>
            <w:rPr>
              <w:noProof/>
              <w:webHidden/>
            </w:rPr>
            <w:fldChar w:fldCharType="separate"/>
          </w:r>
          <w:ins w:id="122" w:author="Michael Petite" w:date="2017-02-27T09:01:00Z">
            <w:r>
              <w:rPr>
                <w:noProof/>
                <w:webHidden/>
              </w:rPr>
              <w:t>31</w:t>
            </w:r>
            <w:r>
              <w:rPr>
                <w:noProof/>
                <w:webHidden/>
              </w:rPr>
              <w:fldChar w:fldCharType="end"/>
            </w:r>
            <w:r w:rsidRPr="0095531F">
              <w:rPr>
                <w:rStyle w:val="Hyperlink"/>
                <w:noProof/>
              </w:rPr>
              <w:fldChar w:fldCharType="end"/>
            </w:r>
          </w:ins>
        </w:p>
        <w:p w14:paraId="36EE082F" w14:textId="0AA8A2D6" w:rsidR="004A548D" w:rsidRDefault="004A548D">
          <w:pPr>
            <w:pStyle w:val="TOC4"/>
            <w:tabs>
              <w:tab w:val="left" w:pos="1320"/>
              <w:tab w:val="right" w:leader="dot" w:pos="9350"/>
            </w:tabs>
            <w:rPr>
              <w:ins w:id="123" w:author="Michael Petite" w:date="2017-02-27T09:01:00Z"/>
              <w:rFonts w:asciiTheme="minorHAnsi" w:hAnsiTheme="minorHAnsi"/>
              <w:noProof/>
              <w:sz w:val="22"/>
              <w:szCs w:val="22"/>
            </w:rPr>
          </w:pPr>
          <w:ins w:id="12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"_Toc475949443"</w:instrText>
            </w:r>
            <w:r w:rsidRPr="0095531F">
              <w:rPr>
                <w:rStyle w:val="Hyperlink"/>
                <w:noProof/>
              </w:rPr>
              <w:instrText xml:space="preserve"> </w:instrText>
            </w:r>
            <w:r w:rsidRPr="0095531F">
              <w:rPr>
                <w:rStyle w:val="Hyperlink"/>
                <w:noProof/>
              </w:rPr>
              <w:fldChar w:fldCharType="separate"/>
            </w:r>
            <w:r w:rsidRPr="0095531F">
              <w:rPr>
                <w:rStyle w:val="Hyperlink"/>
                <w:noProof/>
              </w:rPr>
              <w:t>4.7.1</w:t>
            </w:r>
            <w:r>
              <w:rPr>
                <w:rFonts w:asciiTheme="minorHAnsi" w:hAnsiTheme="minorHAnsi"/>
                <w:noProof/>
                <w:sz w:val="22"/>
                <w:szCs w:val="22"/>
              </w:rPr>
              <w:tab/>
            </w:r>
            <w:r w:rsidRPr="0095531F">
              <w:rPr>
                <w:rStyle w:val="Hyperlink"/>
                <w:noProof/>
              </w:rPr>
              <w:t>Business Requirement Changes</w:t>
            </w:r>
            <w:r>
              <w:rPr>
                <w:noProof/>
                <w:webHidden/>
              </w:rPr>
              <w:tab/>
            </w:r>
            <w:r>
              <w:rPr>
                <w:noProof/>
                <w:webHidden/>
              </w:rPr>
              <w:fldChar w:fldCharType="begin"/>
            </w:r>
            <w:r>
              <w:rPr>
                <w:noProof/>
                <w:webHidden/>
              </w:rPr>
              <w:instrText xml:space="preserve"> PAGEREF _Toc475949443 \h </w:instrText>
            </w:r>
          </w:ins>
          <w:r>
            <w:rPr>
              <w:noProof/>
              <w:webHidden/>
            </w:rPr>
          </w:r>
          <w:r>
            <w:rPr>
              <w:noProof/>
              <w:webHidden/>
            </w:rPr>
            <w:fldChar w:fldCharType="separate"/>
          </w:r>
          <w:ins w:id="125" w:author="Michael Petite" w:date="2017-02-27T09:01:00Z">
            <w:r>
              <w:rPr>
                <w:noProof/>
                <w:webHidden/>
              </w:rPr>
              <w:t>31</w:t>
            </w:r>
            <w:r>
              <w:rPr>
                <w:noProof/>
                <w:webHidden/>
              </w:rPr>
              <w:fldChar w:fldCharType="end"/>
            </w:r>
            <w:r w:rsidRPr="0095531F">
              <w:rPr>
                <w:rStyle w:val="Hyperlink"/>
                <w:noProof/>
              </w:rPr>
              <w:fldChar w:fldCharType="end"/>
            </w:r>
          </w:ins>
        </w:p>
        <w:p w14:paraId="64BCB9CE" w14:textId="3EA5D1D2" w:rsidR="004A548D" w:rsidRDefault="004A548D">
          <w:pPr>
            <w:pStyle w:val="TOC4"/>
            <w:tabs>
              <w:tab w:val="left" w:pos="1320"/>
              <w:tab w:val="right" w:leader="dot" w:pos="9350"/>
            </w:tabs>
            <w:rPr>
              <w:ins w:id="126" w:author="Michael Petite" w:date="2017-02-27T09:01:00Z"/>
              <w:rFonts w:asciiTheme="minorHAnsi" w:hAnsiTheme="minorHAnsi"/>
              <w:noProof/>
              <w:sz w:val="22"/>
              <w:szCs w:val="22"/>
            </w:rPr>
          </w:pPr>
          <w:ins w:id="12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"_Toc475949444"</w:instrText>
            </w:r>
            <w:r w:rsidRPr="0095531F">
              <w:rPr>
                <w:rStyle w:val="Hyperlink"/>
                <w:noProof/>
              </w:rPr>
              <w:instrText xml:space="preserve"> </w:instrText>
            </w:r>
            <w:r w:rsidRPr="0095531F">
              <w:rPr>
                <w:rStyle w:val="Hyperlink"/>
                <w:noProof/>
              </w:rPr>
              <w:fldChar w:fldCharType="separate"/>
            </w:r>
            <w:r w:rsidRPr="0095531F">
              <w:rPr>
                <w:rStyle w:val="Hyperlink"/>
                <w:noProof/>
              </w:rPr>
              <w:t>4.7.2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_Toc475949444 \h </w:instrText>
            </w:r>
          </w:ins>
          <w:r>
            <w:rPr>
              <w:noProof/>
              <w:webHidden/>
            </w:rPr>
          </w:r>
          <w:r>
            <w:rPr>
              <w:noProof/>
              <w:webHidden/>
            </w:rPr>
            <w:fldChar w:fldCharType="separate"/>
          </w:r>
          <w:ins w:id="128" w:author="Michael Petite" w:date="2017-02-27T09:01:00Z">
            <w:r>
              <w:rPr>
                <w:noProof/>
                <w:webHidden/>
              </w:rPr>
              <w:t>32</w:t>
            </w:r>
            <w:r>
              <w:rPr>
                <w:noProof/>
                <w:webHidden/>
              </w:rPr>
              <w:fldChar w:fldCharType="end"/>
            </w:r>
            <w:r w:rsidRPr="0095531F">
              <w:rPr>
                <w:rStyle w:val="Hyperlink"/>
                <w:noProof/>
              </w:rPr>
              <w:fldChar w:fldCharType="end"/>
            </w:r>
          </w:ins>
        </w:p>
        <w:p w14:paraId="3730FFA9" w14:textId="782891C0" w:rsidR="004A548D" w:rsidRDefault="004A548D">
          <w:pPr>
            <w:pStyle w:val="TOC5"/>
            <w:tabs>
              <w:tab w:val="right" w:leader="dot" w:pos="9350"/>
            </w:tabs>
            <w:rPr>
              <w:ins w:id="129" w:author="Michael Petite" w:date="2017-02-27T09:01:00Z"/>
              <w:rFonts w:asciiTheme="minorHAnsi" w:hAnsiTheme="minorHAnsi"/>
              <w:noProof/>
              <w:sz w:val="22"/>
              <w:szCs w:val="22"/>
            </w:rPr>
          </w:pPr>
          <w:ins w:id="13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"_Toc475949445"</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_Toc475949445 \h </w:instrText>
            </w:r>
          </w:ins>
          <w:r>
            <w:rPr>
              <w:noProof/>
              <w:webHidden/>
            </w:rPr>
          </w:r>
          <w:r>
            <w:rPr>
              <w:noProof/>
              <w:webHidden/>
            </w:rPr>
            <w:fldChar w:fldCharType="separate"/>
          </w:r>
          <w:ins w:id="131" w:author="Michael Petite" w:date="2017-02-27T09:01:00Z">
            <w:r>
              <w:rPr>
                <w:noProof/>
                <w:webHidden/>
              </w:rPr>
              <w:t>32</w:t>
            </w:r>
            <w:r>
              <w:rPr>
                <w:noProof/>
                <w:webHidden/>
              </w:rPr>
              <w:fldChar w:fldCharType="end"/>
            </w:r>
            <w:r w:rsidRPr="0095531F">
              <w:rPr>
                <w:rStyle w:val="Hyperlink"/>
                <w:noProof/>
              </w:rPr>
              <w:fldChar w:fldCharType="end"/>
            </w:r>
          </w:ins>
        </w:p>
        <w:p w14:paraId="6DCCB87B" w14:textId="379D6499" w:rsidR="004A548D" w:rsidRDefault="004A548D">
          <w:pPr>
            <w:pStyle w:val="TOC5"/>
            <w:tabs>
              <w:tab w:val="right" w:leader="dot" w:pos="9350"/>
            </w:tabs>
            <w:rPr>
              <w:ins w:id="132" w:author="Michael Petite" w:date="2017-02-27T09:01:00Z"/>
              <w:rFonts w:asciiTheme="minorHAnsi" w:hAnsiTheme="minorHAnsi"/>
              <w:noProof/>
              <w:sz w:val="22"/>
              <w:szCs w:val="22"/>
            </w:rPr>
          </w:pPr>
          <w:ins w:id="13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"_Toc475949446"</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_Toc475949446 \h </w:instrText>
            </w:r>
          </w:ins>
          <w:r>
            <w:rPr>
              <w:noProof/>
              <w:webHidden/>
            </w:rPr>
          </w:r>
          <w:r>
            <w:rPr>
              <w:noProof/>
              <w:webHidden/>
            </w:rPr>
            <w:fldChar w:fldCharType="separate"/>
          </w:r>
          <w:ins w:id="134" w:author="Michael Petite" w:date="2017-02-27T09:01:00Z">
            <w:r>
              <w:rPr>
                <w:noProof/>
                <w:webHidden/>
              </w:rPr>
              <w:t>33</w:t>
            </w:r>
            <w:r>
              <w:rPr>
                <w:noProof/>
                <w:webHidden/>
              </w:rPr>
              <w:fldChar w:fldCharType="end"/>
            </w:r>
            <w:r w:rsidRPr="0095531F">
              <w:rPr>
                <w:rStyle w:val="Hyperlink"/>
                <w:noProof/>
              </w:rPr>
              <w:fldChar w:fldCharType="end"/>
            </w:r>
          </w:ins>
        </w:p>
        <w:p w14:paraId="61CE2877" w14:textId="41D4978A" w:rsidR="004A548D" w:rsidRDefault="004A548D">
          <w:pPr>
            <w:pStyle w:val="TOC4"/>
            <w:tabs>
              <w:tab w:val="left" w:pos="1320"/>
              <w:tab w:val="right" w:leader="dot" w:pos="9350"/>
            </w:tabs>
            <w:rPr>
              <w:ins w:id="135" w:author="Michael Petite" w:date="2017-02-27T09:01:00Z"/>
              <w:rFonts w:asciiTheme="minorHAnsi" w:hAnsiTheme="minorHAnsi"/>
              <w:noProof/>
              <w:sz w:val="22"/>
              <w:szCs w:val="22"/>
            </w:rPr>
          </w:pPr>
          <w:ins w:id="13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"_Toc475949447"</w:instrText>
            </w:r>
            <w:r w:rsidRPr="0095531F">
              <w:rPr>
                <w:rStyle w:val="Hyperlink"/>
                <w:noProof/>
              </w:rPr>
              <w:instrText xml:space="preserve"> </w:instrText>
            </w:r>
            <w:r w:rsidRPr="0095531F">
              <w:rPr>
                <w:rStyle w:val="Hyperlink"/>
                <w:noProof/>
              </w:rPr>
              <w:fldChar w:fldCharType="separate"/>
            </w:r>
            <w:r w:rsidRPr="0095531F">
              <w:rPr>
                <w:rStyle w:val="Hyperlink"/>
                <w:noProof/>
              </w:rPr>
              <w:t>4.7.3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_Toc475949447 \h </w:instrText>
            </w:r>
          </w:ins>
          <w:r>
            <w:rPr>
              <w:noProof/>
              <w:webHidden/>
            </w:rPr>
          </w:r>
          <w:r>
            <w:rPr>
              <w:noProof/>
              <w:webHidden/>
            </w:rPr>
            <w:fldChar w:fldCharType="separate"/>
          </w:r>
          <w:ins w:id="137" w:author="Michael Petite" w:date="2017-02-27T09:01:00Z">
            <w:r>
              <w:rPr>
                <w:noProof/>
                <w:webHidden/>
              </w:rPr>
              <w:t>33</w:t>
            </w:r>
            <w:r>
              <w:rPr>
                <w:noProof/>
                <w:webHidden/>
              </w:rPr>
              <w:fldChar w:fldCharType="end"/>
            </w:r>
            <w:r w:rsidRPr="0095531F">
              <w:rPr>
                <w:rStyle w:val="Hyperlink"/>
                <w:noProof/>
              </w:rPr>
              <w:fldChar w:fldCharType="end"/>
            </w:r>
          </w:ins>
        </w:p>
        <w:p w14:paraId="3CF338B8" w14:textId="05127B2D" w:rsidR="004A548D" w:rsidRDefault="004A548D">
          <w:pPr>
            <w:pStyle w:val="TOC3"/>
            <w:tabs>
              <w:tab w:val="left" w:pos="1100"/>
              <w:tab w:val="right" w:leader="dot" w:pos="9350"/>
            </w:tabs>
            <w:rPr>
              <w:ins w:id="138" w:author="Michael Petite" w:date="2017-02-27T09:01:00Z"/>
              <w:rFonts w:asciiTheme="minorHAnsi" w:hAnsiTheme="minorHAnsi"/>
              <w:noProof/>
              <w:sz w:val="22"/>
              <w:szCs w:val="22"/>
            </w:rPr>
          </w:pPr>
          <w:ins w:id="13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"_Toc475949448"</w:instrText>
            </w:r>
            <w:r w:rsidRPr="0095531F">
              <w:rPr>
                <w:rStyle w:val="Hyperlink"/>
                <w:noProof/>
              </w:rPr>
              <w:instrText xml:space="preserve"> </w:instrText>
            </w:r>
            <w:r w:rsidRPr="0095531F">
              <w:rPr>
                <w:rStyle w:val="Hyperlink"/>
                <w:noProof/>
              </w:rPr>
              <w:fldChar w:fldCharType="separate"/>
            </w:r>
            <w:r w:rsidRPr="0095531F">
              <w:rPr>
                <w:rStyle w:val="Hyperlink"/>
                <w:noProof/>
              </w:rPr>
              <w:t>4.8</w:t>
            </w:r>
            <w:r>
              <w:rPr>
                <w:rFonts w:asciiTheme="minorHAnsi" w:hAnsiTheme="minorHAnsi"/>
                <w:noProof/>
                <w:sz w:val="22"/>
                <w:szCs w:val="22"/>
              </w:rPr>
              <w:tab/>
            </w:r>
            <w:r w:rsidRPr="0095531F">
              <w:rPr>
                <w:rStyle w:val="Hyperlink"/>
                <w:noProof/>
              </w:rPr>
              <w:t>Activity Category- Advisory Board/ Expert Meeting Activity</w:t>
            </w:r>
            <w:r>
              <w:rPr>
                <w:noProof/>
                <w:webHidden/>
              </w:rPr>
              <w:tab/>
            </w:r>
            <w:r>
              <w:rPr>
                <w:noProof/>
                <w:webHidden/>
              </w:rPr>
              <w:fldChar w:fldCharType="begin"/>
            </w:r>
            <w:r>
              <w:rPr>
                <w:noProof/>
                <w:webHidden/>
              </w:rPr>
              <w:instrText xml:space="preserve"> PAGEREF _Toc475949448 \h </w:instrText>
            </w:r>
          </w:ins>
          <w:r>
            <w:rPr>
              <w:noProof/>
              <w:webHidden/>
            </w:rPr>
          </w:r>
          <w:r>
            <w:rPr>
              <w:noProof/>
              <w:webHidden/>
            </w:rPr>
            <w:fldChar w:fldCharType="separate"/>
          </w:r>
          <w:ins w:id="140" w:author="Michael Petite" w:date="2017-02-27T09:01:00Z">
            <w:r>
              <w:rPr>
                <w:noProof/>
                <w:webHidden/>
              </w:rPr>
              <w:t>34</w:t>
            </w:r>
            <w:r>
              <w:rPr>
                <w:noProof/>
                <w:webHidden/>
              </w:rPr>
              <w:fldChar w:fldCharType="end"/>
            </w:r>
            <w:r w:rsidRPr="0095531F">
              <w:rPr>
                <w:rStyle w:val="Hyperlink"/>
                <w:noProof/>
              </w:rPr>
              <w:fldChar w:fldCharType="end"/>
            </w:r>
          </w:ins>
        </w:p>
        <w:p w14:paraId="59D3BC5D" w14:textId="38EEF8B9" w:rsidR="004A548D" w:rsidRDefault="004A548D">
          <w:pPr>
            <w:pStyle w:val="TOC4"/>
            <w:tabs>
              <w:tab w:val="left" w:pos="1320"/>
              <w:tab w:val="right" w:leader="dot" w:pos="9350"/>
            </w:tabs>
            <w:rPr>
              <w:ins w:id="141" w:author="Michael Petite" w:date="2017-02-27T09:01:00Z"/>
              <w:rFonts w:asciiTheme="minorHAnsi" w:hAnsiTheme="minorHAnsi"/>
              <w:noProof/>
              <w:sz w:val="22"/>
              <w:szCs w:val="22"/>
            </w:rPr>
          </w:pPr>
          <w:ins w:id="142"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"_Toc475949449"</w:instrText>
            </w:r>
            <w:r w:rsidRPr="0095531F">
              <w:rPr>
                <w:rStyle w:val="Hyperlink"/>
                <w:noProof/>
              </w:rPr>
              <w:instrText xml:space="preserve"> </w:instrText>
            </w:r>
            <w:r w:rsidRPr="0095531F">
              <w:rPr>
                <w:rStyle w:val="Hyperlink"/>
                <w:noProof/>
              </w:rPr>
              <w:fldChar w:fldCharType="separate"/>
            </w:r>
            <w:r w:rsidRPr="0095531F">
              <w:rPr>
                <w:rStyle w:val="Hyperlink"/>
                <w:noProof/>
              </w:rPr>
              <w:t>4.8.1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_Toc475949449 \h </w:instrText>
            </w:r>
          </w:ins>
          <w:r>
            <w:rPr>
              <w:noProof/>
              <w:webHidden/>
            </w:rPr>
          </w:r>
          <w:r>
            <w:rPr>
              <w:noProof/>
              <w:webHidden/>
            </w:rPr>
            <w:fldChar w:fldCharType="separate"/>
          </w:r>
          <w:ins w:id="143" w:author="Michael Petite" w:date="2017-02-27T09:01:00Z">
            <w:r>
              <w:rPr>
                <w:noProof/>
                <w:webHidden/>
              </w:rPr>
              <w:t>34</w:t>
            </w:r>
            <w:r>
              <w:rPr>
                <w:noProof/>
                <w:webHidden/>
              </w:rPr>
              <w:fldChar w:fldCharType="end"/>
            </w:r>
            <w:r w:rsidRPr="0095531F">
              <w:rPr>
                <w:rStyle w:val="Hyperlink"/>
                <w:noProof/>
              </w:rPr>
              <w:fldChar w:fldCharType="end"/>
            </w:r>
          </w:ins>
        </w:p>
        <w:p w14:paraId="2AEE2D9A" w14:textId="22BEF3A0" w:rsidR="004A548D" w:rsidRDefault="004A548D">
          <w:pPr>
            <w:pStyle w:val="TOC4"/>
            <w:tabs>
              <w:tab w:val="left" w:pos="1320"/>
              <w:tab w:val="right" w:leader="dot" w:pos="9350"/>
            </w:tabs>
            <w:rPr>
              <w:ins w:id="144" w:author="Michael Petite" w:date="2017-02-27T09:01:00Z"/>
              <w:rFonts w:asciiTheme="minorHAnsi" w:hAnsiTheme="minorHAnsi"/>
              <w:noProof/>
              <w:sz w:val="22"/>
              <w:szCs w:val="22"/>
            </w:rPr>
          </w:pPr>
          <w:ins w:id="14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"_Toc475949450"</w:instrText>
            </w:r>
            <w:r w:rsidRPr="0095531F">
              <w:rPr>
                <w:rStyle w:val="Hyperlink"/>
                <w:noProof/>
              </w:rPr>
              <w:instrText xml:space="preserve"> </w:instrText>
            </w:r>
            <w:r w:rsidRPr="0095531F">
              <w:rPr>
                <w:rStyle w:val="Hyperlink"/>
                <w:noProof/>
              </w:rPr>
              <w:fldChar w:fldCharType="separate"/>
            </w:r>
            <w:r w:rsidRPr="0095531F">
              <w:rPr>
                <w:rStyle w:val="Hyperlink"/>
                <w:noProof/>
              </w:rPr>
              <w:t>4.8.2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_Toc475949450 \h </w:instrText>
            </w:r>
          </w:ins>
          <w:r>
            <w:rPr>
              <w:noProof/>
              <w:webHidden/>
            </w:rPr>
          </w:r>
          <w:r>
            <w:rPr>
              <w:noProof/>
              <w:webHidden/>
            </w:rPr>
            <w:fldChar w:fldCharType="separate"/>
          </w:r>
          <w:ins w:id="146" w:author="Michael Petite" w:date="2017-02-27T09:01:00Z">
            <w:r>
              <w:rPr>
                <w:noProof/>
                <w:webHidden/>
              </w:rPr>
              <w:t>35</w:t>
            </w:r>
            <w:r>
              <w:rPr>
                <w:noProof/>
                <w:webHidden/>
              </w:rPr>
              <w:fldChar w:fldCharType="end"/>
            </w:r>
            <w:r w:rsidRPr="0095531F">
              <w:rPr>
                <w:rStyle w:val="Hyperlink"/>
                <w:noProof/>
              </w:rPr>
              <w:fldChar w:fldCharType="end"/>
            </w:r>
          </w:ins>
        </w:p>
        <w:p w14:paraId="0E58436A" w14:textId="4AD81BDE" w:rsidR="004A548D" w:rsidRDefault="004A548D">
          <w:pPr>
            <w:pStyle w:val="TOC5"/>
            <w:tabs>
              <w:tab w:val="right" w:leader="dot" w:pos="9350"/>
            </w:tabs>
            <w:rPr>
              <w:ins w:id="147" w:author="Michael Petite" w:date="2017-02-27T09:01:00Z"/>
              <w:rFonts w:asciiTheme="minorHAnsi" w:hAnsiTheme="minorHAnsi"/>
              <w:noProof/>
              <w:sz w:val="22"/>
              <w:szCs w:val="22"/>
            </w:rPr>
          </w:pPr>
          <w:ins w:id="148"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"_Toc475949451"</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_Toc475949451 \h </w:instrText>
            </w:r>
          </w:ins>
          <w:r>
            <w:rPr>
              <w:noProof/>
              <w:webHidden/>
            </w:rPr>
          </w:r>
          <w:r>
            <w:rPr>
              <w:noProof/>
              <w:webHidden/>
            </w:rPr>
            <w:fldChar w:fldCharType="separate"/>
          </w:r>
          <w:ins w:id="149" w:author="Michael Petite" w:date="2017-02-27T09:01:00Z">
            <w:r>
              <w:rPr>
                <w:noProof/>
                <w:webHidden/>
              </w:rPr>
              <w:t>35</w:t>
            </w:r>
            <w:r>
              <w:rPr>
                <w:noProof/>
                <w:webHidden/>
              </w:rPr>
              <w:fldChar w:fldCharType="end"/>
            </w:r>
            <w:r w:rsidRPr="0095531F">
              <w:rPr>
                <w:rStyle w:val="Hyperlink"/>
                <w:noProof/>
              </w:rPr>
              <w:fldChar w:fldCharType="end"/>
            </w:r>
          </w:ins>
        </w:p>
        <w:p w14:paraId="6B1F0482" w14:textId="7842DDF7" w:rsidR="004A548D" w:rsidRDefault="004A548D">
          <w:pPr>
            <w:pStyle w:val="TOC5"/>
            <w:tabs>
              <w:tab w:val="right" w:leader="dot" w:pos="9350"/>
            </w:tabs>
            <w:rPr>
              <w:ins w:id="150" w:author="Michael Petite" w:date="2017-02-27T09:01:00Z"/>
              <w:rFonts w:asciiTheme="minorHAnsi" w:hAnsiTheme="minorHAnsi"/>
              <w:noProof/>
              <w:sz w:val="22"/>
              <w:szCs w:val="22"/>
            </w:rPr>
          </w:pPr>
          <w:ins w:id="15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"_Toc475949452"</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_Toc475949452 \h </w:instrText>
            </w:r>
          </w:ins>
          <w:r>
            <w:rPr>
              <w:noProof/>
              <w:webHidden/>
            </w:rPr>
          </w:r>
          <w:r>
            <w:rPr>
              <w:noProof/>
              <w:webHidden/>
            </w:rPr>
            <w:fldChar w:fldCharType="separate"/>
          </w:r>
          <w:ins w:id="152" w:author="Michael Petite" w:date="2017-02-27T09:01:00Z">
            <w:r>
              <w:rPr>
                <w:noProof/>
                <w:webHidden/>
              </w:rPr>
              <w:t>40</w:t>
            </w:r>
            <w:r>
              <w:rPr>
                <w:noProof/>
                <w:webHidden/>
              </w:rPr>
              <w:fldChar w:fldCharType="end"/>
            </w:r>
            <w:r w:rsidRPr="0095531F">
              <w:rPr>
                <w:rStyle w:val="Hyperlink"/>
                <w:noProof/>
              </w:rPr>
              <w:fldChar w:fldCharType="end"/>
            </w:r>
          </w:ins>
        </w:p>
        <w:p w14:paraId="1FFCE89D" w14:textId="472835A1" w:rsidR="004A548D" w:rsidRDefault="004A548D">
          <w:pPr>
            <w:pStyle w:val="TOC4"/>
            <w:tabs>
              <w:tab w:val="left" w:pos="1320"/>
              <w:tab w:val="right" w:leader="dot" w:pos="9350"/>
            </w:tabs>
            <w:rPr>
              <w:ins w:id="153" w:author="Michael Petite" w:date="2017-02-27T09:01:00Z"/>
              <w:rFonts w:asciiTheme="minorHAnsi" w:hAnsiTheme="minorHAnsi"/>
              <w:noProof/>
              <w:sz w:val="22"/>
              <w:szCs w:val="22"/>
            </w:rPr>
          </w:pPr>
          <w:ins w:id="15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"_Toc475949453"</w:instrText>
            </w:r>
            <w:r w:rsidRPr="0095531F">
              <w:rPr>
                <w:rStyle w:val="Hyperlink"/>
                <w:noProof/>
              </w:rPr>
              <w:instrText xml:space="preserve"> </w:instrText>
            </w:r>
            <w:r w:rsidRPr="0095531F">
              <w:rPr>
                <w:rStyle w:val="Hyperlink"/>
                <w:noProof/>
              </w:rPr>
              <w:fldChar w:fldCharType="separate"/>
            </w:r>
            <w:r w:rsidRPr="0095531F">
              <w:rPr>
                <w:rStyle w:val="Hyperlink"/>
                <w:noProof/>
              </w:rPr>
              <w:t>4.8.3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_Toc475949453 \h </w:instrText>
            </w:r>
          </w:ins>
          <w:r>
            <w:rPr>
              <w:noProof/>
              <w:webHidden/>
            </w:rPr>
          </w:r>
          <w:r>
            <w:rPr>
              <w:noProof/>
              <w:webHidden/>
            </w:rPr>
            <w:fldChar w:fldCharType="separate"/>
          </w:r>
          <w:ins w:id="155" w:author="Michael Petite" w:date="2017-02-27T09:01:00Z">
            <w:r>
              <w:rPr>
                <w:noProof/>
                <w:webHidden/>
              </w:rPr>
              <w:t>40</w:t>
            </w:r>
            <w:r>
              <w:rPr>
                <w:noProof/>
                <w:webHidden/>
              </w:rPr>
              <w:fldChar w:fldCharType="end"/>
            </w:r>
            <w:r w:rsidRPr="0095531F">
              <w:rPr>
                <w:rStyle w:val="Hyperlink"/>
                <w:noProof/>
              </w:rPr>
              <w:fldChar w:fldCharType="end"/>
            </w:r>
          </w:ins>
        </w:p>
        <w:p w14:paraId="44748C67" w14:textId="5873D67F" w:rsidR="004A548D" w:rsidRDefault="004A548D">
          <w:pPr>
            <w:pStyle w:val="TOC3"/>
            <w:tabs>
              <w:tab w:val="left" w:pos="1100"/>
              <w:tab w:val="right" w:leader="dot" w:pos="9350"/>
            </w:tabs>
            <w:rPr>
              <w:ins w:id="156" w:author="Michael Petite" w:date="2017-02-27T09:01:00Z"/>
              <w:rFonts w:asciiTheme="minorHAnsi" w:hAnsiTheme="minorHAnsi"/>
              <w:noProof/>
              <w:sz w:val="22"/>
              <w:szCs w:val="22"/>
            </w:rPr>
          </w:pPr>
          <w:ins w:id="15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"_Toc475949454"</w:instrText>
            </w:r>
            <w:r w:rsidRPr="0095531F">
              <w:rPr>
                <w:rStyle w:val="Hyperlink"/>
                <w:noProof/>
              </w:rPr>
              <w:instrText xml:space="preserve"> </w:instrText>
            </w:r>
            <w:r w:rsidRPr="0095531F">
              <w:rPr>
                <w:rStyle w:val="Hyperlink"/>
                <w:noProof/>
              </w:rPr>
              <w:fldChar w:fldCharType="separate"/>
            </w:r>
            <w:r w:rsidRPr="0095531F">
              <w:rPr>
                <w:rStyle w:val="Hyperlink"/>
                <w:noProof/>
              </w:rPr>
              <w:t>4.9</w:t>
            </w:r>
            <w:r>
              <w:rPr>
                <w:rFonts w:asciiTheme="minorHAnsi" w:hAnsiTheme="minorHAnsi"/>
                <w:noProof/>
                <w:sz w:val="22"/>
                <w:szCs w:val="22"/>
              </w:rPr>
              <w:tab/>
            </w:r>
            <w:r w:rsidRPr="0095531F">
              <w:rPr>
                <w:rStyle w:val="Hyperlink"/>
                <w:noProof/>
              </w:rPr>
              <w:t>Activity Category- Items/Gifts Activity</w:t>
            </w:r>
            <w:r>
              <w:rPr>
                <w:noProof/>
                <w:webHidden/>
              </w:rPr>
              <w:tab/>
            </w:r>
            <w:r>
              <w:rPr>
                <w:noProof/>
                <w:webHidden/>
              </w:rPr>
              <w:fldChar w:fldCharType="begin"/>
            </w:r>
            <w:r>
              <w:rPr>
                <w:noProof/>
                <w:webHidden/>
              </w:rPr>
              <w:instrText xml:space="preserve"> PAGEREF _Toc475949454 \h </w:instrText>
            </w:r>
          </w:ins>
          <w:r>
            <w:rPr>
              <w:noProof/>
              <w:webHidden/>
            </w:rPr>
          </w:r>
          <w:r>
            <w:rPr>
              <w:noProof/>
              <w:webHidden/>
            </w:rPr>
            <w:fldChar w:fldCharType="separate"/>
          </w:r>
          <w:ins w:id="158" w:author="Michael Petite" w:date="2017-02-27T09:01:00Z">
            <w:r>
              <w:rPr>
                <w:noProof/>
                <w:webHidden/>
              </w:rPr>
              <w:t>41</w:t>
            </w:r>
            <w:r>
              <w:rPr>
                <w:noProof/>
                <w:webHidden/>
              </w:rPr>
              <w:fldChar w:fldCharType="end"/>
            </w:r>
            <w:r w:rsidRPr="0095531F">
              <w:rPr>
                <w:rStyle w:val="Hyperlink"/>
                <w:noProof/>
              </w:rPr>
              <w:fldChar w:fldCharType="end"/>
            </w:r>
          </w:ins>
        </w:p>
        <w:p w14:paraId="463B1C31" w14:textId="5DF19BF8" w:rsidR="004A548D" w:rsidRDefault="004A548D">
          <w:pPr>
            <w:pStyle w:val="TOC4"/>
            <w:tabs>
              <w:tab w:val="left" w:pos="1320"/>
              <w:tab w:val="right" w:leader="dot" w:pos="9350"/>
            </w:tabs>
            <w:rPr>
              <w:ins w:id="159" w:author="Michael Petite" w:date="2017-02-27T09:01:00Z"/>
              <w:rFonts w:asciiTheme="minorHAnsi" w:hAnsiTheme="minorHAnsi"/>
              <w:noProof/>
              <w:sz w:val="22"/>
              <w:szCs w:val="22"/>
            </w:rPr>
          </w:pPr>
          <w:ins w:id="16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"_Toc475949455"</w:instrText>
            </w:r>
            <w:r w:rsidRPr="0095531F">
              <w:rPr>
                <w:rStyle w:val="Hyperlink"/>
                <w:noProof/>
              </w:rPr>
              <w:instrText xml:space="preserve"> </w:instrText>
            </w:r>
            <w:r w:rsidRPr="0095531F">
              <w:rPr>
                <w:rStyle w:val="Hyperlink"/>
                <w:noProof/>
              </w:rPr>
              <w:fldChar w:fldCharType="separate"/>
            </w:r>
            <w:r w:rsidRPr="0095531F">
              <w:rPr>
                <w:rStyle w:val="Hyperlink"/>
                <w:noProof/>
              </w:rPr>
              <w:t>4.9.1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_Toc475949455 \h </w:instrText>
            </w:r>
          </w:ins>
          <w:r>
            <w:rPr>
              <w:noProof/>
              <w:webHidden/>
            </w:rPr>
          </w:r>
          <w:r>
            <w:rPr>
              <w:noProof/>
              <w:webHidden/>
            </w:rPr>
            <w:fldChar w:fldCharType="separate"/>
          </w:r>
          <w:ins w:id="161" w:author="Michael Petite" w:date="2017-02-27T09:01:00Z">
            <w:r>
              <w:rPr>
                <w:noProof/>
                <w:webHidden/>
              </w:rPr>
              <w:t>41</w:t>
            </w:r>
            <w:r>
              <w:rPr>
                <w:noProof/>
                <w:webHidden/>
              </w:rPr>
              <w:fldChar w:fldCharType="end"/>
            </w:r>
            <w:r w:rsidRPr="0095531F">
              <w:rPr>
                <w:rStyle w:val="Hyperlink"/>
                <w:noProof/>
              </w:rPr>
              <w:fldChar w:fldCharType="end"/>
            </w:r>
          </w:ins>
        </w:p>
        <w:p w14:paraId="64B5564B" w14:textId="33A4F878" w:rsidR="004A548D" w:rsidRDefault="004A548D">
          <w:pPr>
            <w:pStyle w:val="TOC4"/>
            <w:tabs>
              <w:tab w:val="left" w:pos="1320"/>
              <w:tab w:val="right" w:leader="dot" w:pos="9350"/>
            </w:tabs>
            <w:rPr>
              <w:ins w:id="162" w:author="Michael Petite" w:date="2017-02-27T09:01:00Z"/>
              <w:rFonts w:asciiTheme="minorHAnsi" w:hAnsiTheme="minorHAnsi"/>
              <w:noProof/>
              <w:sz w:val="22"/>
              <w:szCs w:val="22"/>
            </w:rPr>
          </w:pPr>
          <w:ins w:id="16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"_Toc475949456"</w:instrText>
            </w:r>
            <w:r w:rsidRPr="0095531F">
              <w:rPr>
                <w:rStyle w:val="Hyperlink"/>
                <w:noProof/>
              </w:rPr>
              <w:instrText xml:space="preserve"> </w:instrText>
            </w:r>
            <w:r w:rsidRPr="0095531F">
              <w:rPr>
                <w:rStyle w:val="Hyperlink"/>
                <w:noProof/>
              </w:rPr>
              <w:fldChar w:fldCharType="separate"/>
            </w:r>
            <w:r w:rsidRPr="0095531F">
              <w:rPr>
                <w:rStyle w:val="Hyperlink"/>
                <w:noProof/>
              </w:rPr>
              <w:t>4.9.2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_Toc475949456 \h </w:instrText>
            </w:r>
          </w:ins>
          <w:r>
            <w:rPr>
              <w:noProof/>
              <w:webHidden/>
            </w:rPr>
          </w:r>
          <w:r>
            <w:rPr>
              <w:noProof/>
              <w:webHidden/>
            </w:rPr>
            <w:fldChar w:fldCharType="separate"/>
          </w:r>
          <w:ins w:id="164" w:author="Michael Petite" w:date="2017-02-27T09:01:00Z">
            <w:r>
              <w:rPr>
                <w:noProof/>
                <w:webHidden/>
              </w:rPr>
              <w:t>42</w:t>
            </w:r>
            <w:r>
              <w:rPr>
                <w:noProof/>
                <w:webHidden/>
              </w:rPr>
              <w:fldChar w:fldCharType="end"/>
            </w:r>
            <w:r w:rsidRPr="0095531F">
              <w:rPr>
                <w:rStyle w:val="Hyperlink"/>
                <w:noProof/>
              </w:rPr>
              <w:fldChar w:fldCharType="end"/>
            </w:r>
          </w:ins>
        </w:p>
        <w:p w14:paraId="1BBC7AED" w14:textId="568260E6" w:rsidR="004A548D" w:rsidRDefault="004A548D">
          <w:pPr>
            <w:pStyle w:val="TOC5"/>
            <w:tabs>
              <w:tab w:val="right" w:leader="dot" w:pos="9350"/>
            </w:tabs>
            <w:rPr>
              <w:ins w:id="165" w:author="Michael Petite" w:date="2017-02-27T09:01:00Z"/>
              <w:rFonts w:asciiTheme="minorHAnsi" w:hAnsiTheme="minorHAnsi"/>
              <w:noProof/>
              <w:sz w:val="22"/>
              <w:szCs w:val="22"/>
            </w:rPr>
          </w:pPr>
          <w:ins w:id="166" w:author="Michael Petite" w:date="2017-02-27T09:01:00Z">
            <w:r w:rsidRPr="0095531F">
              <w:rPr>
                <w:rStyle w:val="Hyperlink"/>
                <w:noProof/>
              </w:rPr>
              <w:lastRenderedPageBreak/>
              <w:fldChar w:fldCharType="begin"/>
            </w:r>
            <w:r w:rsidRPr="0095531F">
              <w:rPr>
                <w:rStyle w:val="Hyperlink"/>
                <w:noProof/>
              </w:rPr>
              <w:instrText xml:space="preserve"> </w:instrText>
            </w:r>
            <w:r>
              <w:rPr>
                <w:noProof/>
              </w:rPr>
              <w:instrText>HYPERLINK \l "_Toc475949457"</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_Toc475949457 \h </w:instrText>
            </w:r>
          </w:ins>
          <w:r>
            <w:rPr>
              <w:noProof/>
              <w:webHidden/>
            </w:rPr>
          </w:r>
          <w:r>
            <w:rPr>
              <w:noProof/>
              <w:webHidden/>
            </w:rPr>
            <w:fldChar w:fldCharType="separate"/>
          </w:r>
          <w:ins w:id="167" w:author="Michael Petite" w:date="2017-02-27T09:01:00Z">
            <w:r>
              <w:rPr>
                <w:noProof/>
                <w:webHidden/>
              </w:rPr>
              <w:t>42</w:t>
            </w:r>
            <w:r>
              <w:rPr>
                <w:noProof/>
                <w:webHidden/>
              </w:rPr>
              <w:fldChar w:fldCharType="end"/>
            </w:r>
            <w:r w:rsidRPr="0095531F">
              <w:rPr>
                <w:rStyle w:val="Hyperlink"/>
                <w:noProof/>
              </w:rPr>
              <w:fldChar w:fldCharType="end"/>
            </w:r>
          </w:ins>
        </w:p>
        <w:p w14:paraId="28C49D5B" w14:textId="0071664E" w:rsidR="004A548D" w:rsidRDefault="004A548D">
          <w:pPr>
            <w:pStyle w:val="TOC5"/>
            <w:tabs>
              <w:tab w:val="right" w:leader="dot" w:pos="9350"/>
            </w:tabs>
            <w:rPr>
              <w:ins w:id="168" w:author="Michael Petite" w:date="2017-02-27T09:01:00Z"/>
              <w:rFonts w:asciiTheme="minorHAnsi" w:hAnsiTheme="minorHAnsi"/>
              <w:noProof/>
              <w:sz w:val="22"/>
              <w:szCs w:val="22"/>
            </w:rPr>
          </w:pPr>
          <w:ins w:id="16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"_Toc475949458"</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_Toc475949458 \h </w:instrText>
            </w:r>
          </w:ins>
          <w:r>
            <w:rPr>
              <w:noProof/>
              <w:webHidden/>
            </w:rPr>
          </w:r>
          <w:r>
            <w:rPr>
              <w:noProof/>
              <w:webHidden/>
            </w:rPr>
            <w:fldChar w:fldCharType="separate"/>
          </w:r>
          <w:ins w:id="170" w:author="Michael Petite" w:date="2017-02-27T09:01:00Z">
            <w:r>
              <w:rPr>
                <w:noProof/>
                <w:webHidden/>
              </w:rPr>
              <w:t>43</w:t>
            </w:r>
            <w:r>
              <w:rPr>
                <w:noProof/>
                <w:webHidden/>
              </w:rPr>
              <w:fldChar w:fldCharType="end"/>
            </w:r>
            <w:r w:rsidRPr="0095531F">
              <w:rPr>
                <w:rStyle w:val="Hyperlink"/>
                <w:noProof/>
              </w:rPr>
              <w:fldChar w:fldCharType="end"/>
            </w:r>
          </w:ins>
        </w:p>
        <w:p w14:paraId="19D57BEF" w14:textId="456A8AA3" w:rsidR="004A548D" w:rsidRDefault="004A548D">
          <w:pPr>
            <w:pStyle w:val="TOC4"/>
            <w:tabs>
              <w:tab w:val="left" w:pos="1320"/>
              <w:tab w:val="right" w:leader="dot" w:pos="9350"/>
            </w:tabs>
            <w:rPr>
              <w:ins w:id="171" w:author="Michael Petite" w:date="2017-02-27T09:01:00Z"/>
              <w:rFonts w:asciiTheme="minorHAnsi" w:hAnsiTheme="minorHAnsi"/>
              <w:noProof/>
              <w:sz w:val="22"/>
              <w:szCs w:val="22"/>
            </w:rPr>
          </w:pPr>
          <w:ins w:id="172"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"_Toc475949459"</w:instrText>
            </w:r>
            <w:r w:rsidRPr="0095531F">
              <w:rPr>
                <w:rStyle w:val="Hyperlink"/>
                <w:noProof/>
              </w:rPr>
              <w:instrText xml:space="preserve"> </w:instrText>
            </w:r>
            <w:r w:rsidRPr="0095531F">
              <w:rPr>
                <w:rStyle w:val="Hyperlink"/>
                <w:noProof/>
              </w:rPr>
              <w:fldChar w:fldCharType="separate"/>
            </w:r>
            <w:r w:rsidRPr="0095531F">
              <w:rPr>
                <w:rStyle w:val="Hyperlink"/>
                <w:noProof/>
              </w:rPr>
              <w:t>4.9.3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_Toc475949459 \h </w:instrText>
            </w:r>
          </w:ins>
          <w:r>
            <w:rPr>
              <w:noProof/>
              <w:webHidden/>
            </w:rPr>
          </w:r>
          <w:r>
            <w:rPr>
              <w:noProof/>
              <w:webHidden/>
            </w:rPr>
            <w:fldChar w:fldCharType="separate"/>
          </w:r>
          <w:ins w:id="173" w:author="Michael Petite" w:date="2017-02-27T09:01:00Z">
            <w:r>
              <w:rPr>
                <w:noProof/>
                <w:webHidden/>
              </w:rPr>
              <w:t>43</w:t>
            </w:r>
            <w:r>
              <w:rPr>
                <w:noProof/>
                <w:webHidden/>
              </w:rPr>
              <w:fldChar w:fldCharType="end"/>
            </w:r>
            <w:r w:rsidRPr="0095531F">
              <w:rPr>
                <w:rStyle w:val="Hyperlink"/>
                <w:noProof/>
              </w:rPr>
              <w:fldChar w:fldCharType="end"/>
            </w:r>
          </w:ins>
        </w:p>
        <w:p w14:paraId="2E004B6E" w14:textId="2D7EB4E2" w:rsidR="004A548D" w:rsidRDefault="004A548D">
          <w:pPr>
            <w:pStyle w:val="TOC3"/>
            <w:tabs>
              <w:tab w:val="left" w:pos="1100"/>
              <w:tab w:val="right" w:leader="dot" w:pos="9350"/>
            </w:tabs>
            <w:rPr>
              <w:ins w:id="174" w:author="Michael Petite" w:date="2017-02-27T09:01:00Z"/>
              <w:rFonts w:asciiTheme="minorHAnsi" w:hAnsiTheme="minorHAnsi"/>
              <w:noProof/>
              <w:sz w:val="22"/>
              <w:szCs w:val="22"/>
            </w:rPr>
          </w:pPr>
          <w:ins w:id="17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"_Toc475949460"</w:instrText>
            </w:r>
            <w:r w:rsidRPr="0095531F">
              <w:rPr>
                <w:rStyle w:val="Hyperlink"/>
                <w:noProof/>
              </w:rPr>
              <w:instrText xml:space="preserve"> </w:instrText>
            </w:r>
            <w:r w:rsidRPr="0095531F">
              <w:rPr>
                <w:rStyle w:val="Hyperlink"/>
                <w:noProof/>
              </w:rPr>
              <w:fldChar w:fldCharType="separate"/>
            </w:r>
            <w:r w:rsidRPr="0095531F">
              <w:rPr>
                <w:rStyle w:val="Hyperlink"/>
                <w:noProof/>
              </w:rPr>
              <w:t>4.10</w:t>
            </w:r>
            <w:r>
              <w:rPr>
                <w:rFonts w:asciiTheme="minorHAnsi" w:hAnsiTheme="minorHAnsi"/>
                <w:noProof/>
                <w:sz w:val="22"/>
                <w:szCs w:val="22"/>
              </w:rPr>
              <w:tab/>
            </w:r>
            <w:r w:rsidRPr="0095531F">
              <w:rPr>
                <w:rStyle w:val="Hyperlink"/>
                <w:noProof/>
              </w:rPr>
              <w:t>Activity Category- Hospitality Activity</w:t>
            </w:r>
            <w:r>
              <w:rPr>
                <w:noProof/>
                <w:webHidden/>
              </w:rPr>
              <w:tab/>
            </w:r>
            <w:r>
              <w:rPr>
                <w:noProof/>
                <w:webHidden/>
              </w:rPr>
              <w:fldChar w:fldCharType="begin"/>
            </w:r>
            <w:r>
              <w:rPr>
                <w:noProof/>
                <w:webHidden/>
              </w:rPr>
              <w:instrText xml:space="preserve"> PAGEREF _Toc475949460 \h </w:instrText>
            </w:r>
          </w:ins>
          <w:r>
            <w:rPr>
              <w:noProof/>
              <w:webHidden/>
            </w:rPr>
          </w:r>
          <w:r>
            <w:rPr>
              <w:noProof/>
              <w:webHidden/>
            </w:rPr>
            <w:fldChar w:fldCharType="separate"/>
          </w:r>
          <w:ins w:id="176" w:author="Michael Petite" w:date="2017-02-27T09:01:00Z">
            <w:r>
              <w:rPr>
                <w:noProof/>
                <w:webHidden/>
              </w:rPr>
              <w:t>44</w:t>
            </w:r>
            <w:r>
              <w:rPr>
                <w:noProof/>
                <w:webHidden/>
              </w:rPr>
              <w:fldChar w:fldCharType="end"/>
            </w:r>
            <w:r w:rsidRPr="0095531F">
              <w:rPr>
                <w:rStyle w:val="Hyperlink"/>
                <w:noProof/>
              </w:rPr>
              <w:fldChar w:fldCharType="end"/>
            </w:r>
          </w:ins>
        </w:p>
        <w:p w14:paraId="5C5A7900" w14:textId="1AC55237" w:rsidR="004A548D" w:rsidRDefault="004A548D">
          <w:pPr>
            <w:pStyle w:val="TOC4"/>
            <w:tabs>
              <w:tab w:val="left" w:pos="1540"/>
              <w:tab w:val="right" w:leader="dot" w:pos="9350"/>
            </w:tabs>
            <w:rPr>
              <w:ins w:id="177" w:author="Michael Petite" w:date="2017-02-27T09:01:00Z"/>
              <w:rFonts w:asciiTheme="minorHAnsi" w:hAnsiTheme="minorHAnsi"/>
              <w:noProof/>
              <w:sz w:val="22"/>
              <w:szCs w:val="22"/>
            </w:rPr>
          </w:pPr>
          <w:ins w:id="178"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"_Toc475949461"</w:instrText>
            </w:r>
            <w:r w:rsidRPr="0095531F">
              <w:rPr>
                <w:rStyle w:val="Hyperlink"/>
                <w:noProof/>
              </w:rPr>
              <w:instrText xml:space="preserve"> </w:instrText>
            </w:r>
            <w:r w:rsidRPr="0095531F">
              <w:rPr>
                <w:rStyle w:val="Hyperlink"/>
                <w:noProof/>
              </w:rPr>
              <w:fldChar w:fldCharType="separate"/>
            </w:r>
            <w:r w:rsidRPr="0095531F">
              <w:rPr>
                <w:rStyle w:val="Hyperlink"/>
                <w:noProof/>
              </w:rPr>
              <w:t>4.10.1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_Toc475949461 \h </w:instrText>
            </w:r>
          </w:ins>
          <w:r>
            <w:rPr>
              <w:noProof/>
              <w:webHidden/>
            </w:rPr>
          </w:r>
          <w:r>
            <w:rPr>
              <w:noProof/>
              <w:webHidden/>
            </w:rPr>
            <w:fldChar w:fldCharType="separate"/>
          </w:r>
          <w:ins w:id="179" w:author="Michael Petite" w:date="2017-02-27T09:01:00Z">
            <w:r>
              <w:rPr>
                <w:noProof/>
                <w:webHidden/>
              </w:rPr>
              <w:t>44</w:t>
            </w:r>
            <w:r>
              <w:rPr>
                <w:noProof/>
                <w:webHidden/>
              </w:rPr>
              <w:fldChar w:fldCharType="end"/>
            </w:r>
            <w:r w:rsidRPr="0095531F">
              <w:rPr>
                <w:rStyle w:val="Hyperlink"/>
                <w:noProof/>
              </w:rPr>
              <w:fldChar w:fldCharType="end"/>
            </w:r>
          </w:ins>
        </w:p>
        <w:p w14:paraId="15E0DE21" w14:textId="1872AA8E" w:rsidR="004A548D" w:rsidRDefault="004A548D">
          <w:pPr>
            <w:pStyle w:val="TOC4"/>
            <w:tabs>
              <w:tab w:val="left" w:pos="1540"/>
              <w:tab w:val="right" w:leader="dot" w:pos="9350"/>
            </w:tabs>
            <w:rPr>
              <w:ins w:id="180" w:author="Michael Petite" w:date="2017-02-27T09:01:00Z"/>
              <w:rFonts w:asciiTheme="minorHAnsi" w:hAnsiTheme="minorHAnsi"/>
              <w:noProof/>
              <w:sz w:val="22"/>
              <w:szCs w:val="22"/>
            </w:rPr>
          </w:pPr>
          <w:ins w:id="18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"_Toc475949462"</w:instrText>
            </w:r>
            <w:r w:rsidRPr="0095531F">
              <w:rPr>
                <w:rStyle w:val="Hyperlink"/>
                <w:noProof/>
              </w:rPr>
              <w:instrText xml:space="preserve"> </w:instrText>
            </w:r>
            <w:r w:rsidRPr="0095531F">
              <w:rPr>
                <w:rStyle w:val="Hyperlink"/>
                <w:noProof/>
              </w:rPr>
              <w:fldChar w:fldCharType="separate"/>
            </w:r>
            <w:r w:rsidRPr="0095531F">
              <w:rPr>
                <w:rStyle w:val="Hyperlink"/>
                <w:noProof/>
              </w:rPr>
              <w:t>4.10.2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_Toc475949462 \h </w:instrText>
            </w:r>
          </w:ins>
          <w:r>
            <w:rPr>
              <w:noProof/>
              <w:webHidden/>
            </w:rPr>
          </w:r>
          <w:r>
            <w:rPr>
              <w:noProof/>
              <w:webHidden/>
            </w:rPr>
            <w:fldChar w:fldCharType="separate"/>
          </w:r>
          <w:ins w:id="182" w:author="Michael Petite" w:date="2017-02-27T09:01:00Z">
            <w:r>
              <w:rPr>
                <w:noProof/>
                <w:webHidden/>
              </w:rPr>
              <w:t>44</w:t>
            </w:r>
            <w:r>
              <w:rPr>
                <w:noProof/>
                <w:webHidden/>
              </w:rPr>
              <w:fldChar w:fldCharType="end"/>
            </w:r>
            <w:r w:rsidRPr="0095531F">
              <w:rPr>
                <w:rStyle w:val="Hyperlink"/>
                <w:noProof/>
              </w:rPr>
              <w:fldChar w:fldCharType="end"/>
            </w:r>
          </w:ins>
        </w:p>
        <w:p w14:paraId="6EB64564" w14:textId="2D95070A" w:rsidR="004A548D" w:rsidRDefault="004A548D">
          <w:pPr>
            <w:pStyle w:val="TOC5"/>
            <w:tabs>
              <w:tab w:val="right" w:leader="dot" w:pos="9350"/>
            </w:tabs>
            <w:rPr>
              <w:ins w:id="183" w:author="Michael Petite" w:date="2017-02-27T09:01:00Z"/>
              <w:rFonts w:asciiTheme="minorHAnsi" w:hAnsiTheme="minorHAnsi"/>
              <w:noProof/>
              <w:sz w:val="22"/>
              <w:szCs w:val="22"/>
            </w:rPr>
          </w:pPr>
          <w:ins w:id="18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"_Toc475949463"</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_Toc475949463 \h </w:instrText>
            </w:r>
          </w:ins>
          <w:r>
            <w:rPr>
              <w:noProof/>
              <w:webHidden/>
            </w:rPr>
          </w:r>
          <w:r>
            <w:rPr>
              <w:noProof/>
              <w:webHidden/>
            </w:rPr>
            <w:fldChar w:fldCharType="separate"/>
          </w:r>
          <w:ins w:id="185" w:author="Michael Petite" w:date="2017-02-27T09:01:00Z">
            <w:r>
              <w:rPr>
                <w:noProof/>
                <w:webHidden/>
              </w:rPr>
              <w:t>44</w:t>
            </w:r>
            <w:r>
              <w:rPr>
                <w:noProof/>
                <w:webHidden/>
              </w:rPr>
              <w:fldChar w:fldCharType="end"/>
            </w:r>
            <w:r w:rsidRPr="0095531F">
              <w:rPr>
                <w:rStyle w:val="Hyperlink"/>
                <w:noProof/>
              </w:rPr>
              <w:fldChar w:fldCharType="end"/>
            </w:r>
          </w:ins>
        </w:p>
        <w:p w14:paraId="61911060" w14:textId="2EE29F6C" w:rsidR="004A548D" w:rsidRDefault="004A548D">
          <w:pPr>
            <w:pStyle w:val="TOC5"/>
            <w:tabs>
              <w:tab w:val="right" w:leader="dot" w:pos="9350"/>
            </w:tabs>
            <w:rPr>
              <w:ins w:id="186" w:author="Michael Petite" w:date="2017-02-27T09:01:00Z"/>
              <w:rFonts w:asciiTheme="minorHAnsi" w:hAnsiTheme="minorHAnsi"/>
              <w:noProof/>
              <w:sz w:val="22"/>
              <w:szCs w:val="22"/>
            </w:rPr>
          </w:pPr>
          <w:ins w:id="18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"_Toc475949464"</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_Toc475949464 \h </w:instrText>
            </w:r>
          </w:ins>
          <w:r>
            <w:rPr>
              <w:noProof/>
              <w:webHidden/>
            </w:rPr>
          </w:r>
          <w:r>
            <w:rPr>
              <w:noProof/>
              <w:webHidden/>
            </w:rPr>
            <w:fldChar w:fldCharType="separate"/>
          </w:r>
          <w:ins w:id="188" w:author="Michael Petite" w:date="2017-02-27T09:01:00Z">
            <w:r>
              <w:rPr>
                <w:noProof/>
                <w:webHidden/>
              </w:rPr>
              <w:t>47</w:t>
            </w:r>
            <w:r>
              <w:rPr>
                <w:noProof/>
                <w:webHidden/>
              </w:rPr>
              <w:fldChar w:fldCharType="end"/>
            </w:r>
            <w:r w:rsidRPr="0095531F">
              <w:rPr>
                <w:rStyle w:val="Hyperlink"/>
                <w:noProof/>
              </w:rPr>
              <w:fldChar w:fldCharType="end"/>
            </w:r>
          </w:ins>
        </w:p>
        <w:p w14:paraId="152E273E" w14:textId="2F69443A" w:rsidR="004A548D" w:rsidRDefault="004A548D">
          <w:pPr>
            <w:pStyle w:val="TOC4"/>
            <w:tabs>
              <w:tab w:val="left" w:pos="1540"/>
              <w:tab w:val="right" w:leader="dot" w:pos="9350"/>
            </w:tabs>
            <w:rPr>
              <w:ins w:id="189" w:author="Michael Petite" w:date="2017-02-27T09:01:00Z"/>
              <w:rFonts w:asciiTheme="minorHAnsi" w:hAnsiTheme="minorHAnsi"/>
              <w:noProof/>
              <w:sz w:val="22"/>
              <w:szCs w:val="22"/>
            </w:rPr>
          </w:pPr>
          <w:ins w:id="19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"_Toc475949465"</w:instrText>
            </w:r>
            <w:r w:rsidRPr="0095531F">
              <w:rPr>
                <w:rStyle w:val="Hyperlink"/>
                <w:noProof/>
              </w:rPr>
              <w:instrText xml:space="preserve"> </w:instrText>
            </w:r>
            <w:r w:rsidRPr="0095531F">
              <w:rPr>
                <w:rStyle w:val="Hyperlink"/>
                <w:noProof/>
              </w:rPr>
              <w:fldChar w:fldCharType="separate"/>
            </w:r>
            <w:r w:rsidRPr="0095531F">
              <w:rPr>
                <w:rStyle w:val="Hyperlink"/>
                <w:noProof/>
              </w:rPr>
              <w:t>4.10.3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_Toc475949465 \h </w:instrText>
            </w:r>
          </w:ins>
          <w:r>
            <w:rPr>
              <w:noProof/>
              <w:webHidden/>
            </w:rPr>
          </w:r>
          <w:r>
            <w:rPr>
              <w:noProof/>
              <w:webHidden/>
            </w:rPr>
            <w:fldChar w:fldCharType="separate"/>
          </w:r>
          <w:ins w:id="191" w:author="Michael Petite" w:date="2017-02-27T09:01:00Z">
            <w:r>
              <w:rPr>
                <w:noProof/>
                <w:webHidden/>
              </w:rPr>
              <w:t>48</w:t>
            </w:r>
            <w:r>
              <w:rPr>
                <w:noProof/>
                <w:webHidden/>
              </w:rPr>
              <w:fldChar w:fldCharType="end"/>
            </w:r>
            <w:r w:rsidRPr="0095531F">
              <w:rPr>
                <w:rStyle w:val="Hyperlink"/>
                <w:noProof/>
              </w:rPr>
              <w:fldChar w:fldCharType="end"/>
            </w:r>
          </w:ins>
        </w:p>
        <w:p w14:paraId="26A42C5F" w14:textId="1A75CF61" w:rsidR="004A548D" w:rsidRDefault="004A548D">
          <w:pPr>
            <w:pStyle w:val="TOC3"/>
            <w:tabs>
              <w:tab w:val="left" w:pos="1100"/>
              <w:tab w:val="right" w:leader="dot" w:pos="9350"/>
            </w:tabs>
            <w:rPr>
              <w:ins w:id="192" w:author="Michael Petite" w:date="2017-02-27T09:01:00Z"/>
              <w:rFonts w:asciiTheme="minorHAnsi" w:hAnsiTheme="minorHAnsi"/>
              <w:noProof/>
              <w:sz w:val="22"/>
              <w:szCs w:val="22"/>
            </w:rPr>
          </w:pPr>
          <w:ins w:id="19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"_Toc475949466"</w:instrText>
            </w:r>
            <w:r w:rsidRPr="0095531F">
              <w:rPr>
                <w:rStyle w:val="Hyperlink"/>
                <w:noProof/>
              </w:rPr>
              <w:instrText xml:space="preserve"> </w:instrText>
            </w:r>
            <w:r w:rsidRPr="0095531F">
              <w:rPr>
                <w:rStyle w:val="Hyperlink"/>
                <w:noProof/>
              </w:rPr>
              <w:fldChar w:fldCharType="separate"/>
            </w:r>
            <w:r w:rsidRPr="0095531F">
              <w:rPr>
                <w:rStyle w:val="Hyperlink"/>
                <w:noProof/>
              </w:rPr>
              <w:t>4.11</w:t>
            </w:r>
            <w:r>
              <w:rPr>
                <w:rFonts w:asciiTheme="minorHAnsi" w:hAnsiTheme="minorHAnsi"/>
                <w:noProof/>
                <w:sz w:val="22"/>
                <w:szCs w:val="22"/>
              </w:rPr>
              <w:tab/>
            </w:r>
            <w:r w:rsidRPr="0095531F">
              <w:rPr>
                <w:rStyle w:val="Hyperlink"/>
                <w:noProof/>
              </w:rPr>
              <w:t>Activity Category- Sponsorship of Third Party Event/ Activity</w:t>
            </w:r>
            <w:r>
              <w:rPr>
                <w:noProof/>
                <w:webHidden/>
              </w:rPr>
              <w:tab/>
            </w:r>
            <w:r>
              <w:rPr>
                <w:noProof/>
                <w:webHidden/>
              </w:rPr>
              <w:fldChar w:fldCharType="begin"/>
            </w:r>
            <w:r>
              <w:rPr>
                <w:noProof/>
                <w:webHidden/>
              </w:rPr>
              <w:instrText xml:space="preserve"> PAGEREF _Toc475949466 \h </w:instrText>
            </w:r>
          </w:ins>
          <w:r>
            <w:rPr>
              <w:noProof/>
              <w:webHidden/>
            </w:rPr>
          </w:r>
          <w:r>
            <w:rPr>
              <w:noProof/>
              <w:webHidden/>
            </w:rPr>
            <w:fldChar w:fldCharType="separate"/>
          </w:r>
          <w:ins w:id="194" w:author="Michael Petite" w:date="2017-02-27T09:01:00Z">
            <w:r>
              <w:rPr>
                <w:noProof/>
                <w:webHidden/>
              </w:rPr>
              <w:t>48</w:t>
            </w:r>
            <w:r>
              <w:rPr>
                <w:noProof/>
                <w:webHidden/>
              </w:rPr>
              <w:fldChar w:fldCharType="end"/>
            </w:r>
            <w:r w:rsidRPr="0095531F">
              <w:rPr>
                <w:rStyle w:val="Hyperlink"/>
                <w:noProof/>
              </w:rPr>
              <w:fldChar w:fldCharType="end"/>
            </w:r>
          </w:ins>
        </w:p>
        <w:p w14:paraId="034710DB" w14:textId="34683C48" w:rsidR="004A548D" w:rsidRDefault="004A548D">
          <w:pPr>
            <w:pStyle w:val="TOC4"/>
            <w:tabs>
              <w:tab w:val="left" w:pos="1540"/>
              <w:tab w:val="right" w:leader="dot" w:pos="9350"/>
            </w:tabs>
            <w:rPr>
              <w:ins w:id="195" w:author="Michael Petite" w:date="2017-02-27T09:01:00Z"/>
              <w:rFonts w:asciiTheme="minorHAnsi" w:hAnsiTheme="minorHAnsi"/>
              <w:noProof/>
              <w:sz w:val="22"/>
              <w:szCs w:val="22"/>
            </w:rPr>
          </w:pPr>
          <w:ins w:id="19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"_Toc475949467"</w:instrText>
            </w:r>
            <w:r w:rsidRPr="0095531F">
              <w:rPr>
                <w:rStyle w:val="Hyperlink"/>
                <w:noProof/>
              </w:rPr>
              <w:instrText xml:space="preserve"> </w:instrText>
            </w:r>
            <w:r w:rsidRPr="0095531F">
              <w:rPr>
                <w:rStyle w:val="Hyperlink"/>
                <w:noProof/>
              </w:rPr>
              <w:fldChar w:fldCharType="separate"/>
            </w:r>
            <w:r w:rsidRPr="0095531F">
              <w:rPr>
                <w:rStyle w:val="Hyperlink"/>
                <w:noProof/>
              </w:rPr>
              <w:t>4.11.1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_Toc475949467 \h </w:instrText>
            </w:r>
          </w:ins>
          <w:r>
            <w:rPr>
              <w:noProof/>
              <w:webHidden/>
            </w:rPr>
          </w:r>
          <w:r>
            <w:rPr>
              <w:noProof/>
              <w:webHidden/>
            </w:rPr>
            <w:fldChar w:fldCharType="separate"/>
          </w:r>
          <w:ins w:id="197" w:author="Michael Petite" w:date="2017-02-27T09:01:00Z">
            <w:r>
              <w:rPr>
                <w:noProof/>
                <w:webHidden/>
              </w:rPr>
              <w:t>48</w:t>
            </w:r>
            <w:r>
              <w:rPr>
                <w:noProof/>
                <w:webHidden/>
              </w:rPr>
              <w:fldChar w:fldCharType="end"/>
            </w:r>
            <w:r w:rsidRPr="0095531F">
              <w:rPr>
                <w:rStyle w:val="Hyperlink"/>
                <w:noProof/>
              </w:rPr>
              <w:fldChar w:fldCharType="end"/>
            </w:r>
          </w:ins>
        </w:p>
        <w:p w14:paraId="585E5AF4" w14:textId="6B99CCC8" w:rsidR="004A548D" w:rsidRDefault="004A548D">
          <w:pPr>
            <w:pStyle w:val="TOC4"/>
            <w:tabs>
              <w:tab w:val="left" w:pos="1540"/>
              <w:tab w:val="right" w:leader="dot" w:pos="9350"/>
            </w:tabs>
            <w:rPr>
              <w:ins w:id="198" w:author="Michael Petite" w:date="2017-02-27T09:01:00Z"/>
              <w:rFonts w:asciiTheme="minorHAnsi" w:hAnsiTheme="minorHAnsi"/>
              <w:noProof/>
              <w:sz w:val="22"/>
              <w:szCs w:val="22"/>
            </w:rPr>
          </w:pPr>
          <w:ins w:id="19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"_Toc475949468"</w:instrText>
            </w:r>
            <w:r w:rsidRPr="0095531F">
              <w:rPr>
                <w:rStyle w:val="Hyperlink"/>
                <w:noProof/>
              </w:rPr>
              <w:instrText xml:space="preserve"> </w:instrText>
            </w:r>
            <w:r w:rsidRPr="0095531F">
              <w:rPr>
                <w:rStyle w:val="Hyperlink"/>
                <w:noProof/>
              </w:rPr>
              <w:fldChar w:fldCharType="separate"/>
            </w:r>
            <w:r w:rsidRPr="0095531F">
              <w:rPr>
                <w:rStyle w:val="Hyperlink"/>
                <w:noProof/>
              </w:rPr>
              <w:t>4.11.2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_Toc475949468 \h </w:instrText>
            </w:r>
          </w:ins>
          <w:r>
            <w:rPr>
              <w:noProof/>
              <w:webHidden/>
            </w:rPr>
          </w:r>
          <w:r>
            <w:rPr>
              <w:noProof/>
              <w:webHidden/>
            </w:rPr>
            <w:fldChar w:fldCharType="separate"/>
          </w:r>
          <w:ins w:id="200" w:author="Michael Petite" w:date="2017-02-27T09:01:00Z">
            <w:r>
              <w:rPr>
                <w:noProof/>
                <w:webHidden/>
              </w:rPr>
              <w:t>49</w:t>
            </w:r>
            <w:r>
              <w:rPr>
                <w:noProof/>
                <w:webHidden/>
              </w:rPr>
              <w:fldChar w:fldCharType="end"/>
            </w:r>
            <w:r w:rsidRPr="0095531F">
              <w:rPr>
                <w:rStyle w:val="Hyperlink"/>
                <w:noProof/>
              </w:rPr>
              <w:fldChar w:fldCharType="end"/>
            </w:r>
          </w:ins>
        </w:p>
        <w:p w14:paraId="36D421BA" w14:textId="1847D434" w:rsidR="004A548D" w:rsidRDefault="004A548D">
          <w:pPr>
            <w:pStyle w:val="TOC5"/>
            <w:tabs>
              <w:tab w:val="right" w:leader="dot" w:pos="9350"/>
            </w:tabs>
            <w:rPr>
              <w:ins w:id="201" w:author="Michael Petite" w:date="2017-02-27T09:01:00Z"/>
              <w:rFonts w:asciiTheme="minorHAnsi" w:hAnsiTheme="minorHAnsi"/>
              <w:noProof/>
              <w:sz w:val="22"/>
              <w:szCs w:val="22"/>
            </w:rPr>
          </w:pPr>
          <w:ins w:id="202"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"_Toc475949469"</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_Toc475949469 \h </w:instrText>
            </w:r>
          </w:ins>
          <w:r>
            <w:rPr>
              <w:noProof/>
              <w:webHidden/>
            </w:rPr>
          </w:r>
          <w:r>
            <w:rPr>
              <w:noProof/>
              <w:webHidden/>
            </w:rPr>
            <w:fldChar w:fldCharType="separate"/>
          </w:r>
          <w:ins w:id="203" w:author="Michael Petite" w:date="2017-02-27T09:01:00Z">
            <w:r>
              <w:rPr>
                <w:noProof/>
                <w:webHidden/>
              </w:rPr>
              <w:t>49</w:t>
            </w:r>
            <w:r>
              <w:rPr>
                <w:noProof/>
                <w:webHidden/>
              </w:rPr>
              <w:fldChar w:fldCharType="end"/>
            </w:r>
            <w:r w:rsidRPr="0095531F">
              <w:rPr>
                <w:rStyle w:val="Hyperlink"/>
                <w:noProof/>
              </w:rPr>
              <w:fldChar w:fldCharType="end"/>
            </w:r>
          </w:ins>
        </w:p>
        <w:p w14:paraId="031EBA4F" w14:textId="70824EA0" w:rsidR="004A548D" w:rsidRDefault="004A548D">
          <w:pPr>
            <w:pStyle w:val="TOC5"/>
            <w:tabs>
              <w:tab w:val="right" w:leader="dot" w:pos="9350"/>
            </w:tabs>
            <w:rPr>
              <w:ins w:id="204" w:author="Michael Petite" w:date="2017-02-27T09:01:00Z"/>
              <w:rFonts w:asciiTheme="minorHAnsi" w:hAnsiTheme="minorHAnsi"/>
              <w:noProof/>
              <w:sz w:val="22"/>
              <w:szCs w:val="22"/>
            </w:rPr>
          </w:pPr>
          <w:ins w:id="20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"_Toc475949470"</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_Toc475949470 \h </w:instrText>
            </w:r>
          </w:ins>
          <w:r>
            <w:rPr>
              <w:noProof/>
              <w:webHidden/>
            </w:rPr>
          </w:r>
          <w:r>
            <w:rPr>
              <w:noProof/>
              <w:webHidden/>
            </w:rPr>
            <w:fldChar w:fldCharType="separate"/>
          </w:r>
          <w:ins w:id="206" w:author="Michael Petite" w:date="2017-02-27T09:01:00Z">
            <w:r>
              <w:rPr>
                <w:noProof/>
                <w:webHidden/>
              </w:rPr>
              <w:t>50</w:t>
            </w:r>
            <w:r>
              <w:rPr>
                <w:noProof/>
                <w:webHidden/>
              </w:rPr>
              <w:fldChar w:fldCharType="end"/>
            </w:r>
            <w:r w:rsidRPr="0095531F">
              <w:rPr>
                <w:rStyle w:val="Hyperlink"/>
                <w:noProof/>
              </w:rPr>
              <w:fldChar w:fldCharType="end"/>
            </w:r>
          </w:ins>
        </w:p>
        <w:p w14:paraId="4CDE2517" w14:textId="07A1F5C8" w:rsidR="004A548D" w:rsidRDefault="004A548D">
          <w:pPr>
            <w:pStyle w:val="TOC4"/>
            <w:tabs>
              <w:tab w:val="left" w:pos="1540"/>
              <w:tab w:val="right" w:leader="dot" w:pos="9350"/>
            </w:tabs>
            <w:rPr>
              <w:ins w:id="207" w:author="Michael Petite" w:date="2017-02-27T09:01:00Z"/>
              <w:rFonts w:asciiTheme="minorHAnsi" w:hAnsiTheme="minorHAnsi"/>
              <w:noProof/>
              <w:sz w:val="22"/>
              <w:szCs w:val="22"/>
            </w:rPr>
          </w:pPr>
          <w:ins w:id="208"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"_Toc475949471"</w:instrText>
            </w:r>
            <w:r w:rsidRPr="0095531F">
              <w:rPr>
                <w:rStyle w:val="Hyperlink"/>
                <w:noProof/>
              </w:rPr>
              <w:instrText xml:space="preserve"> </w:instrText>
            </w:r>
            <w:r w:rsidRPr="0095531F">
              <w:rPr>
                <w:rStyle w:val="Hyperlink"/>
                <w:noProof/>
              </w:rPr>
              <w:fldChar w:fldCharType="separate"/>
            </w:r>
            <w:r w:rsidRPr="0095531F">
              <w:rPr>
                <w:rStyle w:val="Hyperlink"/>
                <w:noProof/>
              </w:rPr>
              <w:t>4.11.3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_Toc475949471 \h </w:instrText>
            </w:r>
          </w:ins>
          <w:r>
            <w:rPr>
              <w:noProof/>
              <w:webHidden/>
            </w:rPr>
          </w:r>
          <w:r>
            <w:rPr>
              <w:noProof/>
              <w:webHidden/>
            </w:rPr>
            <w:fldChar w:fldCharType="separate"/>
          </w:r>
          <w:ins w:id="209" w:author="Michael Petite" w:date="2017-02-27T09:01:00Z">
            <w:r>
              <w:rPr>
                <w:noProof/>
                <w:webHidden/>
              </w:rPr>
              <w:t>51</w:t>
            </w:r>
            <w:r>
              <w:rPr>
                <w:noProof/>
                <w:webHidden/>
              </w:rPr>
              <w:fldChar w:fldCharType="end"/>
            </w:r>
            <w:r w:rsidRPr="0095531F">
              <w:rPr>
                <w:rStyle w:val="Hyperlink"/>
                <w:noProof/>
              </w:rPr>
              <w:fldChar w:fldCharType="end"/>
            </w:r>
          </w:ins>
        </w:p>
        <w:p w14:paraId="0141CCA3" w14:textId="5EB950BA" w:rsidR="004A548D" w:rsidRDefault="004A548D">
          <w:pPr>
            <w:pStyle w:val="TOC3"/>
            <w:tabs>
              <w:tab w:val="left" w:pos="1100"/>
              <w:tab w:val="right" w:leader="dot" w:pos="9350"/>
            </w:tabs>
            <w:rPr>
              <w:ins w:id="210" w:author="Michael Petite" w:date="2017-02-27T09:01:00Z"/>
              <w:rFonts w:asciiTheme="minorHAnsi" w:hAnsiTheme="minorHAnsi"/>
              <w:noProof/>
              <w:sz w:val="22"/>
              <w:szCs w:val="22"/>
            </w:rPr>
          </w:pPr>
          <w:ins w:id="21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"_Toc475949472"</w:instrText>
            </w:r>
            <w:r w:rsidRPr="0095531F">
              <w:rPr>
                <w:rStyle w:val="Hyperlink"/>
                <w:noProof/>
              </w:rPr>
              <w:instrText xml:space="preserve"> </w:instrText>
            </w:r>
            <w:r w:rsidRPr="0095531F">
              <w:rPr>
                <w:rStyle w:val="Hyperlink"/>
                <w:noProof/>
              </w:rPr>
              <w:fldChar w:fldCharType="separate"/>
            </w:r>
            <w:r w:rsidRPr="0095531F">
              <w:rPr>
                <w:rStyle w:val="Hyperlink"/>
                <w:noProof/>
              </w:rPr>
              <w:t>4.12</w:t>
            </w:r>
            <w:r>
              <w:rPr>
                <w:rFonts w:asciiTheme="minorHAnsi" w:hAnsiTheme="minorHAnsi"/>
                <w:noProof/>
                <w:sz w:val="22"/>
                <w:szCs w:val="22"/>
              </w:rPr>
              <w:tab/>
            </w:r>
            <w:r w:rsidRPr="0095531F">
              <w:rPr>
                <w:rStyle w:val="Hyperlink"/>
                <w:noProof/>
              </w:rPr>
              <w:t>Activity Category- Community Donation</w:t>
            </w:r>
            <w:r>
              <w:rPr>
                <w:noProof/>
                <w:webHidden/>
              </w:rPr>
              <w:tab/>
            </w:r>
            <w:r>
              <w:rPr>
                <w:noProof/>
                <w:webHidden/>
              </w:rPr>
              <w:fldChar w:fldCharType="begin"/>
            </w:r>
            <w:r>
              <w:rPr>
                <w:noProof/>
                <w:webHidden/>
              </w:rPr>
              <w:instrText xml:space="preserve"> PAGEREF _Toc475949472 \h </w:instrText>
            </w:r>
          </w:ins>
          <w:r>
            <w:rPr>
              <w:noProof/>
              <w:webHidden/>
            </w:rPr>
          </w:r>
          <w:r>
            <w:rPr>
              <w:noProof/>
              <w:webHidden/>
            </w:rPr>
            <w:fldChar w:fldCharType="separate"/>
          </w:r>
          <w:ins w:id="212" w:author="Michael Petite" w:date="2017-02-27T09:01:00Z">
            <w:r>
              <w:rPr>
                <w:noProof/>
                <w:webHidden/>
              </w:rPr>
              <w:t>51</w:t>
            </w:r>
            <w:r>
              <w:rPr>
                <w:noProof/>
                <w:webHidden/>
              </w:rPr>
              <w:fldChar w:fldCharType="end"/>
            </w:r>
            <w:r w:rsidRPr="0095531F">
              <w:rPr>
                <w:rStyle w:val="Hyperlink"/>
                <w:noProof/>
              </w:rPr>
              <w:fldChar w:fldCharType="end"/>
            </w:r>
          </w:ins>
        </w:p>
        <w:p w14:paraId="54543532" w14:textId="56C1347B" w:rsidR="004A548D" w:rsidRDefault="004A548D">
          <w:pPr>
            <w:pStyle w:val="TOC4"/>
            <w:tabs>
              <w:tab w:val="left" w:pos="1540"/>
              <w:tab w:val="right" w:leader="dot" w:pos="9350"/>
            </w:tabs>
            <w:rPr>
              <w:ins w:id="213" w:author="Michael Petite" w:date="2017-02-27T09:01:00Z"/>
              <w:rFonts w:asciiTheme="minorHAnsi" w:hAnsiTheme="minorHAnsi"/>
              <w:noProof/>
              <w:sz w:val="22"/>
              <w:szCs w:val="22"/>
            </w:rPr>
          </w:pPr>
          <w:ins w:id="21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"_Toc475949473"</w:instrText>
            </w:r>
            <w:r w:rsidRPr="0095531F">
              <w:rPr>
                <w:rStyle w:val="Hyperlink"/>
                <w:noProof/>
              </w:rPr>
              <w:instrText xml:space="preserve"> </w:instrText>
            </w:r>
            <w:r w:rsidRPr="0095531F">
              <w:rPr>
                <w:rStyle w:val="Hyperlink"/>
                <w:noProof/>
              </w:rPr>
              <w:fldChar w:fldCharType="separate"/>
            </w:r>
            <w:r w:rsidRPr="0095531F">
              <w:rPr>
                <w:rStyle w:val="Hyperlink"/>
                <w:noProof/>
              </w:rPr>
              <w:t>4.12.1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_Toc475949473 \h </w:instrText>
            </w:r>
          </w:ins>
          <w:r>
            <w:rPr>
              <w:noProof/>
              <w:webHidden/>
            </w:rPr>
          </w:r>
          <w:r>
            <w:rPr>
              <w:noProof/>
              <w:webHidden/>
            </w:rPr>
            <w:fldChar w:fldCharType="separate"/>
          </w:r>
          <w:ins w:id="215" w:author="Michael Petite" w:date="2017-02-27T09:01:00Z">
            <w:r>
              <w:rPr>
                <w:noProof/>
                <w:webHidden/>
              </w:rPr>
              <w:t>51</w:t>
            </w:r>
            <w:r>
              <w:rPr>
                <w:noProof/>
                <w:webHidden/>
              </w:rPr>
              <w:fldChar w:fldCharType="end"/>
            </w:r>
            <w:r w:rsidRPr="0095531F">
              <w:rPr>
                <w:rStyle w:val="Hyperlink"/>
                <w:noProof/>
              </w:rPr>
              <w:fldChar w:fldCharType="end"/>
            </w:r>
          </w:ins>
        </w:p>
        <w:p w14:paraId="3D89B0E8" w14:textId="0EA2CB2E" w:rsidR="004A548D" w:rsidRDefault="004A548D">
          <w:pPr>
            <w:pStyle w:val="TOC4"/>
            <w:tabs>
              <w:tab w:val="left" w:pos="1540"/>
              <w:tab w:val="right" w:leader="dot" w:pos="9350"/>
            </w:tabs>
            <w:rPr>
              <w:ins w:id="216" w:author="Michael Petite" w:date="2017-02-27T09:01:00Z"/>
              <w:rFonts w:asciiTheme="minorHAnsi" w:hAnsiTheme="minorHAnsi"/>
              <w:noProof/>
              <w:sz w:val="22"/>
              <w:szCs w:val="22"/>
            </w:rPr>
          </w:pPr>
          <w:ins w:id="21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"_Toc475949474"</w:instrText>
            </w:r>
            <w:r w:rsidRPr="0095531F">
              <w:rPr>
                <w:rStyle w:val="Hyperlink"/>
                <w:noProof/>
              </w:rPr>
              <w:instrText xml:space="preserve"> </w:instrText>
            </w:r>
            <w:r w:rsidRPr="0095531F">
              <w:rPr>
                <w:rStyle w:val="Hyperlink"/>
                <w:noProof/>
              </w:rPr>
              <w:fldChar w:fldCharType="separate"/>
            </w:r>
            <w:r w:rsidRPr="0095531F">
              <w:rPr>
                <w:rStyle w:val="Hyperlink"/>
                <w:noProof/>
              </w:rPr>
              <w:t>4.12.2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_Toc475949474 \h </w:instrText>
            </w:r>
          </w:ins>
          <w:r>
            <w:rPr>
              <w:noProof/>
              <w:webHidden/>
            </w:rPr>
          </w:r>
          <w:r>
            <w:rPr>
              <w:noProof/>
              <w:webHidden/>
            </w:rPr>
            <w:fldChar w:fldCharType="separate"/>
          </w:r>
          <w:ins w:id="218" w:author="Michael Petite" w:date="2017-02-27T09:01:00Z">
            <w:r>
              <w:rPr>
                <w:noProof/>
                <w:webHidden/>
              </w:rPr>
              <w:t>52</w:t>
            </w:r>
            <w:r>
              <w:rPr>
                <w:noProof/>
                <w:webHidden/>
              </w:rPr>
              <w:fldChar w:fldCharType="end"/>
            </w:r>
            <w:r w:rsidRPr="0095531F">
              <w:rPr>
                <w:rStyle w:val="Hyperlink"/>
                <w:noProof/>
              </w:rPr>
              <w:fldChar w:fldCharType="end"/>
            </w:r>
          </w:ins>
        </w:p>
        <w:p w14:paraId="66548F3E" w14:textId="0E65A559" w:rsidR="004A548D" w:rsidRDefault="004A548D">
          <w:pPr>
            <w:pStyle w:val="TOC5"/>
            <w:tabs>
              <w:tab w:val="right" w:leader="dot" w:pos="9350"/>
            </w:tabs>
            <w:rPr>
              <w:ins w:id="219" w:author="Michael Petite" w:date="2017-02-27T09:01:00Z"/>
              <w:rFonts w:asciiTheme="minorHAnsi" w:hAnsiTheme="minorHAnsi"/>
              <w:noProof/>
              <w:sz w:val="22"/>
              <w:szCs w:val="22"/>
            </w:rPr>
          </w:pPr>
          <w:ins w:id="22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"_Toc475949475"</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_Toc475949475 \h </w:instrText>
            </w:r>
          </w:ins>
          <w:r>
            <w:rPr>
              <w:noProof/>
              <w:webHidden/>
            </w:rPr>
          </w:r>
          <w:r>
            <w:rPr>
              <w:noProof/>
              <w:webHidden/>
            </w:rPr>
            <w:fldChar w:fldCharType="separate"/>
          </w:r>
          <w:ins w:id="221" w:author="Michael Petite" w:date="2017-02-27T09:01:00Z">
            <w:r>
              <w:rPr>
                <w:noProof/>
                <w:webHidden/>
              </w:rPr>
              <w:t>52</w:t>
            </w:r>
            <w:r>
              <w:rPr>
                <w:noProof/>
                <w:webHidden/>
              </w:rPr>
              <w:fldChar w:fldCharType="end"/>
            </w:r>
            <w:r w:rsidRPr="0095531F">
              <w:rPr>
                <w:rStyle w:val="Hyperlink"/>
                <w:noProof/>
              </w:rPr>
              <w:fldChar w:fldCharType="end"/>
            </w:r>
          </w:ins>
        </w:p>
        <w:p w14:paraId="55082AFE" w14:textId="2122D209" w:rsidR="004A548D" w:rsidRDefault="004A548D">
          <w:pPr>
            <w:pStyle w:val="TOC5"/>
            <w:tabs>
              <w:tab w:val="right" w:leader="dot" w:pos="9350"/>
            </w:tabs>
            <w:rPr>
              <w:ins w:id="222" w:author="Michael Petite" w:date="2017-02-27T09:01:00Z"/>
              <w:rFonts w:asciiTheme="minorHAnsi" w:hAnsiTheme="minorHAnsi"/>
              <w:noProof/>
              <w:sz w:val="22"/>
              <w:szCs w:val="22"/>
            </w:rPr>
          </w:pPr>
          <w:ins w:id="22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"_Toc475949476"</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_Toc475949476 \h </w:instrText>
            </w:r>
          </w:ins>
          <w:r>
            <w:rPr>
              <w:noProof/>
              <w:webHidden/>
            </w:rPr>
          </w:r>
          <w:r>
            <w:rPr>
              <w:noProof/>
              <w:webHidden/>
            </w:rPr>
            <w:fldChar w:fldCharType="separate"/>
          </w:r>
          <w:ins w:id="224" w:author="Michael Petite" w:date="2017-02-27T09:01:00Z">
            <w:r>
              <w:rPr>
                <w:noProof/>
                <w:webHidden/>
              </w:rPr>
              <w:t>53</w:t>
            </w:r>
            <w:r>
              <w:rPr>
                <w:noProof/>
                <w:webHidden/>
              </w:rPr>
              <w:fldChar w:fldCharType="end"/>
            </w:r>
            <w:r w:rsidRPr="0095531F">
              <w:rPr>
                <w:rStyle w:val="Hyperlink"/>
                <w:noProof/>
              </w:rPr>
              <w:fldChar w:fldCharType="end"/>
            </w:r>
          </w:ins>
        </w:p>
        <w:p w14:paraId="35663A93" w14:textId="5ACD8505" w:rsidR="004A548D" w:rsidRDefault="004A548D">
          <w:pPr>
            <w:pStyle w:val="TOC4"/>
            <w:tabs>
              <w:tab w:val="left" w:pos="1540"/>
              <w:tab w:val="right" w:leader="dot" w:pos="9350"/>
            </w:tabs>
            <w:rPr>
              <w:ins w:id="225" w:author="Michael Petite" w:date="2017-02-27T09:01:00Z"/>
              <w:rFonts w:asciiTheme="minorHAnsi" w:hAnsiTheme="minorHAnsi"/>
              <w:noProof/>
              <w:sz w:val="22"/>
              <w:szCs w:val="22"/>
            </w:rPr>
          </w:pPr>
          <w:ins w:id="22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"_Toc475949477"</w:instrText>
            </w:r>
            <w:r w:rsidRPr="0095531F">
              <w:rPr>
                <w:rStyle w:val="Hyperlink"/>
                <w:noProof/>
              </w:rPr>
              <w:instrText xml:space="preserve"> </w:instrText>
            </w:r>
            <w:r w:rsidRPr="0095531F">
              <w:rPr>
                <w:rStyle w:val="Hyperlink"/>
                <w:noProof/>
              </w:rPr>
              <w:fldChar w:fldCharType="separate"/>
            </w:r>
            <w:r w:rsidRPr="0095531F">
              <w:rPr>
                <w:rStyle w:val="Hyperlink"/>
                <w:noProof/>
              </w:rPr>
              <w:t>4.12.3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_Toc475949477 \h </w:instrText>
            </w:r>
          </w:ins>
          <w:r>
            <w:rPr>
              <w:noProof/>
              <w:webHidden/>
            </w:rPr>
          </w:r>
          <w:r>
            <w:rPr>
              <w:noProof/>
              <w:webHidden/>
            </w:rPr>
            <w:fldChar w:fldCharType="separate"/>
          </w:r>
          <w:ins w:id="227" w:author="Michael Petite" w:date="2017-02-27T09:01:00Z">
            <w:r>
              <w:rPr>
                <w:noProof/>
                <w:webHidden/>
              </w:rPr>
              <w:t>54</w:t>
            </w:r>
            <w:r>
              <w:rPr>
                <w:noProof/>
                <w:webHidden/>
              </w:rPr>
              <w:fldChar w:fldCharType="end"/>
            </w:r>
            <w:r w:rsidRPr="0095531F">
              <w:rPr>
                <w:rStyle w:val="Hyperlink"/>
                <w:noProof/>
              </w:rPr>
              <w:fldChar w:fldCharType="end"/>
            </w:r>
          </w:ins>
        </w:p>
        <w:p w14:paraId="2DE1ED40" w14:textId="1BAC3DC6" w:rsidR="004A548D" w:rsidRDefault="004A548D">
          <w:pPr>
            <w:pStyle w:val="TOC3"/>
            <w:tabs>
              <w:tab w:val="left" w:pos="1100"/>
              <w:tab w:val="right" w:leader="dot" w:pos="9350"/>
            </w:tabs>
            <w:rPr>
              <w:ins w:id="228" w:author="Michael Petite" w:date="2017-02-27T09:01:00Z"/>
              <w:rFonts w:asciiTheme="minorHAnsi" w:hAnsiTheme="minorHAnsi"/>
              <w:noProof/>
              <w:sz w:val="22"/>
              <w:szCs w:val="22"/>
            </w:rPr>
          </w:pPr>
          <w:ins w:id="22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"_Toc475949478"</w:instrText>
            </w:r>
            <w:r w:rsidRPr="0095531F">
              <w:rPr>
                <w:rStyle w:val="Hyperlink"/>
                <w:noProof/>
              </w:rPr>
              <w:instrText xml:space="preserve"> </w:instrText>
            </w:r>
            <w:r w:rsidRPr="0095531F">
              <w:rPr>
                <w:rStyle w:val="Hyperlink"/>
                <w:noProof/>
              </w:rPr>
              <w:fldChar w:fldCharType="separate"/>
            </w:r>
            <w:r w:rsidRPr="0095531F">
              <w:rPr>
                <w:rStyle w:val="Hyperlink"/>
                <w:noProof/>
              </w:rPr>
              <w:t>4.13</w:t>
            </w:r>
            <w:r>
              <w:rPr>
                <w:rFonts w:asciiTheme="minorHAnsi" w:hAnsiTheme="minorHAnsi"/>
                <w:noProof/>
                <w:sz w:val="22"/>
                <w:szCs w:val="22"/>
              </w:rPr>
              <w:tab/>
            </w:r>
            <w:r w:rsidRPr="0095531F">
              <w:rPr>
                <w:rStyle w:val="Hyperlink"/>
                <w:noProof/>
              </w:rPr>
              <w:t>Activity Category- Research Grants</w:t>
            </w:r>
            <w:r>
              <w:rPr>
                <w:noProof/>
                <w:webHidden/>
              </w:rPr>
              <w:tab/>
            </w:r>
            <w:r>
              <w:rPr>
                <w:noProof/>
                <w:webHidden/>
              </w:rPr>
              <w:fldChar w:fldCharType="begin"/>
            </w:r>
            <w:r>
              <w:rPr>
                <w:noProof/>
                <w:webHidden/>
              </w:rPr>
              <w:instrText xml:space="preserve"> PAGEREF _Toc475949478 \h </w:instrText>
            </w:r>
          </w:ins>
          <w:r>
            <w:rPr>
              <w:noProof/>
              <w:webHidden/>
            </w:rPr>
          </w:r>
          <w:r>
            <w:rPr>
              <w:noProof/>
              <w:webHidden/>
            </w:rPr>
            <w:fldChar w:fldCharType="separate"/>
          </w:r>
          <w:ins w:id="230" w:author="Michael Petite" w:date="2017-02-27T09:01:00Z">
            <w:r>
              <w:rPr>
                <w:noProof/>
                <w:webHidden/>
              </w:rPr>
              <w:t>54</w:t>
            </w:r>
            <w:r>
              <w:rPr>
                <w:noProof/>
                <w:webHidden/>
              </w:rPr>
              <w:fldChar w:fldCharType="end"/>
            </w:r>
            <w:r w:rsidRPr="0095531F">
              <w:rPr>
                <w:rStyle w:val="Hyperlink"/>
                <w:noProof/>
              </w:rPr>
              <w:fldChar w:fldCharType="end"/>
            </w:r>
          </w:ins>
        </w:p>
        <w:p w14:paraId="4F576D8A" w14:textId="1B5BFA40" w:rsidR="004A548D" w:rsidRDefault="004A548D">
          <w:pPr>
            <w:pStyle w:val="TOC4"/>
            <w:tabs>
              <w:tab w:val="left" w:pos="1540"/>
              <w:tab w:val="right" w:leader="dot" w:pos="9350"/>
            </w:tabs>
            <w:rPr>
              <w:ins w:id="231" w:author="Michael Petite" w:date="2017-02-27T09:01:00Z"/>
              <w:rFonts w:asciiTheme="minorHAnsi" w:hAnsiTheme="minorHAnsi"/>
              <w:noProof/>
              <w:sz w:val="22"/>
              <w:szCs w:val="22"/>
            </w:rPr>
          </w:pPr>
          <w:ins w:id="232"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"_Toc475949479"</w:instrText>
            </w:r>
            <w:r w:rsidRPr="0095531F">
              <w:rPr>
                <w:rStyle w:val="Hyperlink"/>
                <w:noProof/>
              </w:rPr>
              <w:instrText xml:space="preserve"> </w:instrText>
            </w:r>
            <w:r w:rsidRPr="0095531F">
              <w:rPr>
                <w:rStyle w:val="Hyperlink"/>
                <w:noProof/>
              </w:rPr>
              <w:fldChar w:fldCharType="separate"/>
            </w:r>
            <w:r w:rsidRPr="0095531F">
              <w:rPr>
                <w:rStyle w:val="Hyperlink"/>
                <w:noProof/>
              </w:rPr>
              <w:t>4.13.1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_Toc475949479 \h </w:instrText>
            </w:r>
          </w:ins>
          <w:r>
            <w:rPr>
              <w:noProof/>
              <w:webHidden/>
            </w:rPr>
          </w:r>
          <w:r>
            <w:rPr>
              <w:noProof/>
              <w:webHidden/>
            </w:rPr>
            <w:fldChar w:fldCharType="separate"/>
          </w:r>
          <w:ins w:id="233" w:author="Michael Petite" w:date="2017-02-27T09:01:00Z">
            <w:r>
              <w:rPr>
                <w:noProof/>
                <w:webHidden/>
              </w:rPr>
              <w:t>54</w:t>
            </w:r>
            <w:r>
              <w:rPr>
                <w:noProof/>
                <w:webHidden/>
              </w:rPr>
              <w:fldChar w:fldCharType="end"/>
            </w:r>
            <w:r w:rsidRPr="0095531F">
              <w:rPr>
                <w:rStyle w:val="Hyperlink"/>
                <w:noProof/>
              </w:rPr>
              <w:fldChar w:fldCharType="end"/>
            </w:r>
          </w:ins>
        </w:p>
        <w:p w14:paraId="6812374C" w14:textId="307B6CEB" w:rsidR="004A548D" w:rsidRDefault="004A548D">
          <w:pPr>
            <w:pStyle w:val="TOC4"/>
            <w:tabs>
              <w:tab w:val="left" w:pos="1540"/>
              <w:tab w:val="right" w:leader="dot" w:pos="9350"/>
            </w:tabs>
            <w:rPr>
              <w:ins w:id="234" w:author="Michael Petite" w:date="2017-02-27T09:01:00Z"/>
              <w:rFonts w:asciiTheme="minorHAnsi" w:hAnsiTheme="minorHAnsi"/>
              <w:noProof/>
              <w:sz w:val="22"/>
              <w:szCs w:val="22"/>
            </w:rPr>
          </w:pPr>
          <w:ins w:id="23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"_Toc475949480"</w:instrText>
            </w:r>
            <w:r w:rsidRPr="0095531F">
              <w:rPr>
                <w:rStyle w:val="Hyperlink"/>
                <w:noProof/>
              </w:rPr>
              <w:instrText xml:space="preserve"> </w:instrText>
            </w:r>
            <w:r w:rsidRPr="0095531F">
              <w:rPr>
                <w:rStyle w:val="Hyperlink"/>
                <w:noProof/>
              </w:rPr>
              <w:fldChar w:fldCharType="separate"/>
            </w:r>
            <w:r w:rsidRPr="0095531F">
              <w:rPr>
                <w:rStyle w:val="Hyperlink"/>
                <w:noProof/>
              </w:rPr>
              <w:t>4.13.2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_Toc475949480 \h </w:instrText>
            </w:r>
          </w:ins>
          <w:r>
            <w:rPr>
              <w:noProof/>
              <w:webHidden/>
            </w:rPr>
          </w:r>
          <w:r>
            <w:rPr>
              <w:noProof/>
              <w:webHidden/>
            </w:rPr>
            <w:fldChar w:fldCharType="separate"/>
          </w:r>
          <w:ins w:id="236" w:author="Michael Petite" w:date="2017-02-27T09:01:00Z">
            <w:r>
              <w:rPr>
                <w:noProof/>
                <w:webHidden/>
              </w:rPr>
              <w:t>55</w:t>
            </w:r>
            <w:r>
              <w:rPr>
                <w:noProof/>
                <w:webHidden/>
              </w:rPr>
              <w:fldChar w:fldCharType="end"/>
            </w:r>
            <w:r w:rsidRPr="0095531F">
              <w:rPr>
                <w:rStyle w:val="Hyperlink"/>
                <w:noProof/>
              </w:rPr>
              <w:fldChar w:fldCharType="end"/>
            </w:r>
          </w:ins>
        </w:p>
        <w:p w14:paraId="1DE05B98" w14:textId="606E0CCE" w:rsidR="004A548D" w:rsidRDefault="004A548D">
          <w:pPr>
            <w:pStyle w:val="TOC5"/>
            <w:tabs>
              <w:tab w:val="right" w:leader="dot" w:pos="9350"/>
            </w:tabs>
            <w:rPr>
              <w:ins w:id="237" w:author="Michael Petite" w:date="2017-02-27T09:01:00Z"/>
              <w:rFonts w:asciiTheme="minorHAnsi" w:hAnsiTheme="minorHAnsi"/>
              <w:noProof/>
              <w:sz w:val="22"/>
              <w:szCs w:val="22"/>
            </w:rPr>
          </w:pPr>
          <w:ins w:id="238"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"_Toc475949481"</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_Toc475949481 \h </w:instrText>
            </w:r>
          </w:ins>
          <w:r>
            <w:rPr>
              <w:noProof/>
              <w:webHidden/>
            </w:rPr>
          </w:r>
          <w:r>
            <w:rPr>
              <w:noProof/>
              <w:webHidden/>
            </w:rPr>
            <w:fldChar w:fldCharType="separate"/>
          </w:r>
          <w:ins w:id="239" w:author="Michael Petite" w:date="2017-02-27T09:01:00Z">
            <w:r>
              <w:rPr>
                <w:noProof/>
                <w:webHidden/>
              </w:rPr>
              <w:t>55</w:t>
            </w:r>
            <w:r>
              <w:rPr>
                <w:noProof/>
                <w:webHidden/>
              </w:rPr>
              <w:fldChar w:fldCharType="end"/>
            </w:r>
            <w:r w:rsidRPr="0095531F">
              <w:rPr>
                <w:rStyle w:val="Hyperlink"/>
                <w:noProof/>
              </w:rPr>
              <w:fldChar w:fldCharType="end"/>
            </w:r>
          </w:ins>
        </w:p>
        <w:p w14:paraId="432688CC" w14:textId="31B6FD46" w:rsidR="004A548D" w:rsidRDefault="004A548D">
          <w:pPr>
            <w:pStyle w:val="TOC5"/>
            <w:tabs>
              <w:tab w:val="right" w:leader="dot" w:pos="9350"/>
            </w:tabs>
            <w:rPr>
              <w:ins w:id="240" w:author="Michael Petite" w:date="2017-02-27T09:01:00Z"/>
              <w:rFonts w:asciiTheme="minorHAnsi" w:hAnsiTheme="minorHAnsi"/>
              <w:noProof/>
              <w:sz w:val="22"/>
              <w:szCs w:val="22"/>
            </w:rPr>
          </w:pPr>
          <w:ins w:id="24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"_Toc475949482"</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_Toc475949482 \h </w:instrText>
            </w:r>
          </w:ins>
          <w:r>
            <w:rPr>
              <w:noProof/>
              <w:webHidden/>
            </w:rPr>
          </w:r>
          <w:r>
            <w:rPr>
              <w:noProof/>
              <w:webHidden/>
            </w:rPr>
            <w:fldChar w:fldCharType="separate"/>
          </w:r>
          <w:ins w:id="242" w:author="Michael Petite" w:date="2017-02-27T09:01:00Z">
            <w:r>
              <w:rPr>
                <w:noProof/>
                <w:webHidden/>
              </w:rPr>
              <w:t>56</w:t>
            </w:r>
            <w:r>
              <w:rPr>
                <w:noProof/>
                <w:webHidden/>
              </w:rPr>
              <w:fldChar w:fldCharType="end"/>
            </w:r>
            <w:r w:rsidRPr="0095531F">
              <w:rPr>
                <w:rStyle w:val="Hyperlink"/>
                <w:noProof/>
              </w:rPr>
              <w:fldChar w:fldCharType="end"/>
            </w:r>
          </w:ins>
        </w:p>
        <w:p w14:paraId="385AC4E3" w14:textId="4FFB3C43" w:rsidR="004A548D" w:rsidRDefault="004A548D">
          <w:pPr>
            <w:pStyle w:val="TOC4"/>
            <w:tabs>
              <w:tab w:val="left" w:pos="1540"/>
              <w:tab w:val="right" w:leader="dot" w:pos="9350"/>
            </w:tabs>
            <w:rPr>
              <w:ins w:id="243" w:author="Michael Petite" w:date="2017-02-27T09:01:00Z"/>
              <w:rFonts w:asciiTheme="minorHAnsi" w:hAnsiTheme="minorHAnsi"/>
              <w:noProof/>
              <w:sz w:val="22"/>
              <w:szCs w:val="22"/>
            </w:rPr>
          </w:pPr>
          <w:ins w:id="24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"_Toc475949483"</w:instrText>
            </w:r>
            <w:r w:rsidRPr="0095531F">
              <w:rPr>
                <w:rStyle w:val="Hyperlink"/>
                <w:noProof/>
              </w:rPr>
              <w:instrText xml:space="preserve"> </w:instrText>
            </w:r>
            <w:r w:rsidRPr="0095531F">
              <w:rPr>
                <w:rStyle w:val="Hyperlink"/>
                <w:noProof/>
              </w:rPr>
              <w:fldChar w:fldCharType="separate"/>
            </w:r>
            <w:r w:rsidRPr="0095531F">
              <w:rPr>
                <w:rStyle w:val="Hyperlink"/>
                <w:noProof/>
              </w:rPr>
              <w:t>4.13.3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_Toc475949483 \h </w:instrText>
            </w:r>
          </w:ins>
          <w:r>
            <w:rPr>
              <w:noProof/>
              <w:webHidden/>
            </w:rPr>
          </w:r>
          <w:r>
            <w:rPr>
              <w:noProof/>
              <w:webHidden/>
            </w:rPr>
            <w:fldChar w:fldCharType="separate"/>
          </w:r>
          <w:ins w:id="245" w:author="Michael Petite" w:date="2017-02-27T09:01:00Z">
            <w:r>
              <w:rPr>
                <w:noProof/>
                <w:webHidden/>
              </w:rPr>
              <w:t>56</w:t>
            </w:r>
            <w:r>
              <w:rPr>
                <w:noProof/>
                <w:webHidden/>
              </w:rPr>
              <w:fldChar w:fldCharType="end"/>
            </w:r>
            <w:r w:rsidRPr="0095531F">
              <w:rPr>
                <w:rStyle w:val="Hyperlink"/>
                <w:noProof/>
              </w:rPr>
              <w:fldChar w:fldCharType="end"/>
            </w:r>
          </w:ins>
        </w:p>
        <w:p w14:paraId="0D401CF2" w14:textId="78064A29" w:rsidR="004A548D" w:rsidRDefault="004A548D">
          <w:pPr>
            <w:pStyle w:val="TOC3"/>
            <w:tabs>
              <w:tab w:val="left" w:pos="1100"/>
              <w:tab w:val="right" w:leader="dot" w:pos="9350"/>
            </w:tabs>
            <w:rPr>
              <w:ins w:id="246" w:author="Michael Petite" w:date="2017-02-27T09:01:00Z"/>
              <w:rFonts w:asciiTheme="minorHAnsi" w:hAnsiTheme="minorHAnsi"/>
              <w:noProof/>
              <w:sz w:val="22"/>
              <w:szCs w:val="22"/>
            </w:rPr>
          </w:pPr>
          <w:ins w:id="24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"_Toc475949484"</w:instrText>
            </w:r>
            <w:r w:rsidRPr="0095531F">
              <w:rPr>
                <w:rStyle w:val="Hyperlink"/>
                <w:noProof/>
              </w:rPr>
              <w:instrText xml:space="preserve"> </w:instrText>
            </w:r>
            <w:r w:rsidRPr="0095531F">
              <w:rPr>
                <w:rStyle w:val="Hyperlink"/>
                <w:noProof/>
              </w:rPr>
              <w:fldChar w:fldCharType="separate"/>
            </w:r>
            <w:r w:rsidRPr="0095531F">
              <w:rPr>
                <w:rStyle w:val="Hyperlink"/>
                <w:noProof/>
              </w:rPr>
              <w:t>4.14</w:t>
            </w:r>
            <w:r>
              <w:rPr>
                <w:rFonts w:asciiTheme="minorHAnsi" w:hAnsiTheme="minorHAnsi"/>
                <w:noProof/>
                <w:sz w:val="22"/>
                <w:szCs w:val="22"/>
              </w:rPr>
              <w:tab/>
            </w:r>
            <w:r w:rsidRPr="0095531F">
              <w:rPr>
                <w:rStyle w:val="Hyperlink"/>
                <w:noProof/>
              </w:rPr>
              <w:t>Activity Category- Corporate Membership</w:t>
            </w:r>
            <w:r>
              <w:rPr>
                <w:noProof/>
                <w:webHidden/>
              </w:rPr>
              <w:tab/>
            </w:r>
            <w:r>
              <w:rPr>
                <w:noProof/>
                <w:webHidden/>
              </w:rPr>
              <w:fldChar w:fldCharType="begin"/>
            </w:r>
            <w:r>
              <w:rPr>
                <w:noProof/>
                <w:webHidden/>
              </w:rPr>
              <w:instrText xml:space="preserve"> PAGEREF _Toc475949484 \h </w:instrText>
            </w:r>
          </w:ins>
          <w:r>
            <w:rPr>
              <w:noProof/>
              <w:webHidden/>
            </w:rPr>
          </w:r>
          <w:r>
            <w:rPr>
              <w:noProof/>
              <w:webHidden/>
            </w:rPr>
            <w:fldChar w:fldCharType="separate"/>
          </w:r>
          <w:ins w:id="248" w:author="Michael Petite" w:date="2017-02-27T09:01:00Z">
            <w:r>
              <w:rPr>
                <w:noProof/>
                <w:webHidden/>
              </w:rPr>
              <w:t>57</w:t>
            </w:r>
            <w:r>
              <w:rPr>
                <w:noProof/>
                <w:webHidden/>
              </w:rPr>
              <w:fldChar w:fldCharType="end"/>
            </w:r>
            <w:r w:rsidRPr="0095531F">
              <w:rPr>
                <w:rStyle w:val="Hyperlink"/>
                <w:noProof/>
              </w:rPr>
              <w:fldChar w:fldCharType="end"/>
            </w:r>
          </w:ins>
        </w:p>
        <w:p w14:paraId="6FA339A4" w14:textId="1C222161" w:rsidR="004A548D" w:rsidRDefault="004A548D">
          <w:pPr>
            <w:pStyle w:val="TOC4"/>
            <w:tabs>
              <w:tab w:val="left" w:pos="1540"/>
              <w:tab w:val="right" w:leader="dot" w:pos="9350"/>
            </w:tabs>
            <w:rPr>
              <w:ins w:id="249" w:author="Michael Petite" w:date="2017-02-27T09:01:00Z"/>
              <w:rFonts w:asciiTheme="minorHAnsi" w:hAnsiTheme="minorHAnsi"/>
              <w:noProof/>
              <w:sz w:val="22"/>
              <w:szCs w:val="22"/>
            </w:rPr>
          </w:pPr>
          <w:ins w:id="250" w:author="Michael Petite" w:date="2017-02-27T09:01:00Z">
            <w:r w:rsidRPr="0095531F">
              <w:rPr>
                <w:rStyle w:val="Hyperlink"/>
                <w:noProof/>
              </w:rPr>
              <w:lastRenderedPageBreak/>
              <w:fldChar w:fldCharType="begin"/>
            </w:r>
            <w:r w:rsidRPr="0095531F">
              <w:rPr>
                <w:rStyle w:val="Hyperlink"/>
                <w:noProof/>
              </w:rPr>
              <w:instrText xml:space="preserve"> </w:instrText>
            </w:r>
            <w:r>
              <w:rPr>
                <w:noProof/>
              </w:rPr>
              <w:instrText>HYPERLINK \l "_Toc475949485"</w:instrText>
            </w:r>
            <w:r w:rsidRPr="0095531F">
              <w:rPr>
                <w:rStyle w:val="Hyperlink"/>
                <w:noProof/>
              </w:rPr>
              <w:instrText xml:space="preserve"> </w:instrText>
            </w:r>
            <w:r w:rsidRPr="0095531F">
              <w:rPr>
                <w:rStyle w:val="Hyperlink"/>
                <w:noProof/>
              </w:rPr>
              <w:fldChar w:fldCharType="separate"/>
            </w:r>
            <w:r w:rsidRPr="0095531F">
              <w:rPr>
                <w:rStyle w:val="Hyperlink"/>
                <w:noProof/>
              </w:rPr>
              <w:t>4.14.1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_Toc475949485 \h </w:instrText>
            </w:r>
          </w:ins>
          <w:r>
            <w:rPr>
              <w:noProof/>
              <w:webHidden/>
            </w:rPr>
          </w:r>
          <w:r>
            <w:rPr>
              <w:noProof/>
              <w:webHidden/>
            </w:rPr>
            <w:fldChar w:fldCharType="separate"/>
          </w:r>
          <w:ins w:id="251" w:author="Michael Petite" w:date="2017-02-27T09:01:00Z">
            <w:r>
              <w:rPr>
                <w:noProof/>
                <w:webHidden/>
              </w:rPr>
              <w:t>57</w:t>
            </w:r>
            <w:r>
              <w:rPr>
                <w:noProof/>
                <w:webHidden/>
              </w:rPr>
              <w:fldChar w:fldCharType="end"/>
            </w:r>
            <w:r w:rsidRPr="0095531F">
              <w:rPr>
                <w:rStyle w:val="Hyperlink"/>
                <w:noProof/>
              </w:rPr>
              <w:fldChar w:fldCharType="end"/>
            </w:r>
          </w:ins>
        </w:p>
        <w:p w14:paraId="63E73E97" w14:textId="08DB4FE7" w:rsidR="004A548D" w:rsidRDefault="004A548D">
          <w:pPr>
            <w:pStyle w:val="TOC4"/>
            <w:tabs>
              <w:tab w:val="left" w:pos="1540"/>
              <w:tab w:val="right" w:leader="dot" w:pos="9350"/>
            </w:tabs>
            <w:rPr>
              <w:ins w:id="252" w:author="Michael Petite" w:date="2017-02-27T09:01:00Z"/>
              <w:rFonts w:asciiTheme="minorHAnsi" w:hAnsiTheme="minorHAnsi"/>
              <w:noProof/>
              <w:sz w:val="22"/>
              <w:szCs w:val="22"/>
            </w:rPr>
          </w:pPr>
          <w:ins w:id="25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"_Toc475949486"</w:instrText>
            </w:r>
            <w:r w:rsidRPr="0095531F">
              <w:rPr>
                <w:rStyle w:val="Hyperlink"/>
                <w:noProof/>
              </w:rPr>
              <w:instrText xml:space="preserve"> </w:instrText>
            </w:r>
            <w:r w:rsidRPr="0095531F">
              <w:rPr>
                <w:rStyle w:val="Hyperlink"/>
                <w:noProof/>
              </w:rPr>
              <w:fldChar w:fldCharType="separate"/>
            </w:r>
            <w:r w:rsidRPr="0095531F">
              <w:rPr>
                <w:rStyle w:val="Hyperlink"/>
                <w:noProof/>
              </w:rPr>
              <w:t>4.14.2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_Toc475949486 \h </w:instrText>
            </w:r>
          </w:ins>
          <w:r>
            <w:rPr>
              <w:noProof/>
              <w:webHidden/>
            </w:rPr>
          </w:r>
          <w:r>
            <w:rPr>
              <w:noProof/>
              <w:webHidden/>
            </w:rPr>
            <w:fldChar w:fldCharType="separate"/>
          </w:r>
          <w:ins w:id="254" w:author="Michael Petite" w:date="2017-02-27T09:01:00Z">
            <w:r>
              <w:rPr>
                <w:noProof/>
                <w:webHidden/>
              </w:rPr>
              <w:t>57</w:t>
            </w:r>
            <w:r>
              <w:rPr>
                <w:noProof/>
                <w:webHidden/>
              </w:rPr>
              <w:fldChar w:fldCharType="end"/>
            </w:r>
            <w:r w:rsidRPr="0095531F">
              <w:rPr>
                <w:rStyle w:val="Hyperlink"/>
                <w:noProof/>
              </w:rPr>
              <w:fldChar w:fldCharType="end"/>
            </w:r>
          </w:ins>
        </w:p>
        <w:p w14:paraId="395903FE" w14:textId="059EEA1E" w:rsidR="004A548D" w:rsidRDefault="004A548D">
          <w:pPr>
            <w:pStyle w:val="TOC5"/>
            <w:tabs>
              <w:tab w:val="right" w:leader="dot" w:pos="9350"/>
            </w:tabs>
            <w:rPr>
              <w:ins w:id="255" w:author="Michael Petite" w:date="2017-02-27T09:01:00Z"/>
              <w:rFonts w:asciiTheme="minorHAnsi" w:hAnsiTheme="minorHAnsi"/>
              <w:noProof/>
              <w:sz w:val="22"/>
              <w:szCs w:val="22"/>
            </w:rPr>
          </w:pPr>
          <w:ins w:id="25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"_Toc475949487"</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_Toc475949487 \h </w:instrText>
            </w:r>
          </w:ins>
          <w:r>
            <w:rPr>
              <w:noProof/>
              <w:webHidden/>
            </w:rPr>
          </w:r>
          <w:r>
            <w:rPr>
              <w:noProof/>
              <w:webHidden/>
            </w:rPr>
            <w:fldChar w:fldCharType="separate"/>
          </w:r>
          <w:ins w:id="257" w:author="Michael Petite" w:date="2017-02-27T09:01:00Z">
            <w:r>
              <w:rPr>
                <w:noProof/>
                <w:webHidden/>
              </w:rPr>
              <w:t>58</w:t>
            </w:r>
            <w:r>
              <w:rPr>
                <w:noProof/>
                <w:webHidden/>
              </w:rPr>
              <w:fldChar w:fldCharType="end"/>
            </w:r>
            <w:r w:rsidRPr="0095531F">
              <w:rPr>
                <w:rStyle w:val="Hyperlink"/>
                <w:noProof/>
              </w:rPr>
              <w:fldChar w:fldCharType="end"/>
            </w:r>
          </w:ins>
        </w:p>
        <w:p w14:paraId="26FAF8A6" w14:textId="6423C980" w:rsidR="004A548D" w:rsidRDefault="004A548D">
          <w:pPr>
            <w:pStyle w:val="TOC5"/>
            <w:tabs>
              <w:tab w:val="right" w:leader="dot" w:pos="9350"/>
            </w:tabs>
            <w:rPr>
              <w:ins w:id="258" w:author="Michael Petite" w:date="2017-02-27T09:01:00Z"/>
              <w:rFonts w:asciiTheme="minorHAnsi" w:hAnsiTheme="minorHAnsi"/>
              <w:noProof/>
              <w:sz w:val="22"/>
              <w:szCs w:val="22"/>
            </w:rPr>
          </w:pPr>
          <w:ins w:id="25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"_Toc475949488"</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_Toc475949488 \h </w:instrText>
            </w:r>
          </w:ins>
          <w:r>
            <w:rPr>
              <w:noProof/>
              <w:webHidden/>
            </w:rPr>
          </w:r>
          <w:r>
            <w:rPr>
              <w:noProof/>
              <w:webHidden/>
            </w:rPr>
            <w:fldChar w:fldCharType="separate"/>
          </w:r>
          <w:ins w:id="260" w:author="Michael Petite" w:date="2017-02-27T09:01:00Z">
            <w:r>
              <w:rPr>
                <w:noProof/>
                <w:webHidden/>
              </w:rPr>
              <w:t>59</w:t>
            </w:r>
            <w:r>
              <w:rPr>
                <w:noProof/>
                <w:webHidden/>
              </w:rPr>
              <w:fldChar w:fldCharType="end"/>
            </w:r>
            <w:r w:rsidRPr="0095531F">
              <w:rPr>
                <w:rStyle w:val="Hyperlink"/>
                <w:noProof/>
              </w:rPr>
              <w:fldChar w:fldCharType="end"/>
            </w:r>
          </w:ins>
        </w:p>
        <w:p w14:paraId="0521B5D3" w14:textId="32267D55" w:rsidR="004A548D" w:rsidRDefault="004A548D">
          <w:pPr>
            <w:pStyle w:val="TOC4"/>
            <w:tabs>
              <w:tab w:val="left" w:pos="1540"/>
              <w:tab w:val="right" w:leader="dot" w:pos="9350"/>
            </w:tabs>
            <w:rPr>
              <w:ins w:id="261" w:author="Michael Petite" w:date="2017-02-27T09:01:00Z"/>
              <w:rFonts w:asciiTheme="minorHAnsi" w:hAnsiTheme="minorHAnsi"/>
              <w:noProof/>
              <w:sz w:val="22"/>
              <w:szCs w:val="22"/>
            </w:rPr>
          </w:pPr>
          <w:ins w:id="262"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"_Toc475949489"</w:instrText>
            </w:r>
            <w:r w:rsidRPr="0095531F">
              <w:rPr>
                <w:rStyle w:val="Hyperlink"/>
                <w:noProof/>
              </w:rPr>
              <w:instrText xml:space="preserve"> </w:instrText>
            </w:r>
            <w:r w:rsidRPr="0095531F">
              <w:rPr>
                <w:rStyle w:val="Hyperlink"/>
                <w:noProof/>
              </w:rPr>
              <w:fldChar w:fldCharType="separate"/>
            </w:r>
            <w:r w:rsidRPr="0095531F">
              <w:rPr>
                <w:rStyle w:val="Hyperlink"/>
                <w:noProof/>
              </w:rPr>
              <w:t>4.14.3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_Toc475949489 \h </w:instrText>
            </w:r>
          </w:ins>
          <w:r>
            <w:rPr>
              <w:noProof/>
              <w:webHidden/>
            </w:rPr>
          </w:r>
          <w:r>
            <w:rPr>
              <w:noProof/>
              <w:webHidden/>
            </w:rPr>
            <w:fldChar w:fldCharType="separate"/>
          </w:r>
          <w:ins w:id="263" w:author="Michael Petite" w:date="2017-02-27T09:01:00Z">
            <w:r>
              <w:rPr>
                <w:noProof/>
                <w:webHidden/>
              </w:rPr>
              <w:t>59</w:t>
            </w:r>
            <w:r>
              <w:rPr>
                <w:noProof/>
                <w:webHidden/>
              </w:rPr>
              <w:fldChar w:fldCharType="end"/>
            </w:r>
            <w:r w:rsidRPr="0095531F">
              <w:rPr>
                <w:rStyle w:val="Hyperlink"/>
                <w:noProof/>
              </w:rPr>
              <w:fldChar w:fldCharType="end"/>
            </w:r>
          </w:ins>
        </w:p>
        <w:p w14:paraId="794917FF" w14:textId="7691D620" w:rsidR="004A548D" w:rsidRDefault="004A548D">
          <w:pPr>
            <w:pStyle w:val="TOC3"/>
            <w:tabs>
              <w:tab w:val="left" w:pos="1100"/>
              <w:tab w:val="right" w:leader="dot" w:pos="9350"/>
            </w:tabs>
            <w:rPr>
              <w:ins w:id="264" w:author="Michael Petite" w:date="2017-02-27T09:01:00Z"/>
              <w:rFonts w:asciiTheme="minorHAnsi" w:hAnsiTheme="minorHAnsi"/>
              <w:noProof/>
              <w:sz w:val="22"/>
              <w:szCs w:val="22"/>
            </w:rPr>
          </w:pPr>
          <w:ins w:id="26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"_Toc475949490"</w:instrText>
            </w:r>
            <w:r w:rsidRPr="0095531F">
              <w:rPr>
                <w:rStyle w:val="Hyperlink"/>
                <w:noProof/>
              </w:rPr>
              <w:instrText xml:space="preserve"> </w:instrText>
            </w:r>
            <w:r w:rsidRPr="0095531F">
              <w:rPr>
                <w:rStyle w:val="Hyperlink"/>
                <w:noProof/>
              </w:rPr>
              <w:fldChar w:fldCharType="separate"/>
            </w:r>
            <w:r w:rsidRPr="0095531F">
              <w:rPr>
                <w:rStyle w:val="Hyperlink"/>
                <w:noProof/>
              </w:rPr>
              <w:t>4.15</w:t>
            </w:r>
            <w:r>
              <w:rPr>
                <w:rFonts w:asciiTheme="minorHAnsi" w:hAnsiTheme="minorHAnsi"/>
                <w:noProof/>
                <w:sz w:val="22"/>
                <w:szCs w:val="22"/>
              </w:rPr>
              <w:tab/>
            </w:r>
            <w:r w:rsidRPr="0095531F">
              <w:rPr>
                <w:rStyle w:val="Hyperlink"/>
                <w:noProof/>
              </w:rPr>
              <w:t>Activity Category- Educational Grants/Scholarships</w:t>
            </w:r>
            <w:r>
              <w:rPr>
                <w:noProof/>
                <w:webHidden/>
              </w:rPr>
              <w:tab/>
            </w:r>
            <w:r>
              <w:rPr>
                <w:noProof/>
                <w:webHidden/>
              </w:rPr>
              <w:fldChar w:fldCharType="begin"/>
            </w:r>
            <w:r>
              <w:rPr>
                <w:noProof/>
                <w:webHidden/>
              </w:rPr>
              <w:instrText xml:space="preserve"> PAGEREF _Toc475949490 \h </w:instrText>
            </w:r>
          </w:ins>
          <w:r>
            <w:rPr>
              <w:noProof/>
              <w:webHidden/>
            </w:rPr>
          </w:r>
          <w:r>
            <w:rPr>
              <w:noProof/>
              <w:webHidden/>
            </w:rPr>
            <w:fldChar w:fldCharType="separate"/>
          </w:r>
          <w:ins w:id="266" w:author="Michael Petite" w:date="2017-02-27T09:01:00Z">
            <w:r>
              <w:rPr>
                <w:noProof/>
                <w:webHidden/>
              </w:rPr>
              <w:t>60</w:t>
            </w:r>
            <w:r>
              <w:rPr>
                <w:noProof/>
                <w:webHidden/>
              </w:rPr>
              <w:fldChar w:fldCharType="end"/>
            </w:r>
            <w:r w:rsidRPr="0095531F">
              <w:rPr>
                <w:rStyle w:val="Hyperlink"/>
                <w:noProof/>
              </w:rPr>
              <w:fldChar w:fldCharType="end"/>
            </w:r>
          </w:ins>
        </w:p>
        <w:p w14:paraId="042A8242" w14:textId="1F98E9EA" w:rsidR="004A548D" w:rsidRDefault="004A548D">
          <w:pPr>
            <w:pStyle w:val="TOC4"/>
            <w:tabs>
              <w:tab w:val="left" w:pos="1540"/>
              <w:tab w:val="right" w:leader="dot" w:pos="9350"/>
            </w:tabs>
            <w:rPr>
              <w:ins w:id="267" w:author="Michael Petite" w:date="2017-02-27T09:01:00Z"/>
              <w:rFonts w:asciiTheme="minorHAnsi" w:hAnsiTheme="minorHAnsi"/>
              <w:noProof/>
              <w:sz w:val="22"/>
              <w:szCs w:val="22"/>
            </w:rPr>
          </w:pPr>
          <w:ins w:id="268"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"_Toc475949491"</w:instrText>
            </w:r>
            <w:r w:rsidRPr="0095531F">
              <w:rPr>
                <w:rStyle w:val="Hyperlink"/>
                <w:noProof/>
              </w:rPr>
              <w:instrText xml:space="preserve"> </w:instrText>
            </w:r>
            <w:r w:rsidRPr="0095531F">
              <w:rPr>
                <w:rStyle w:val="Hyperlink"/>
                <w:noProof/>
              </w:rPr>
              <w:fldChar w:fldCharType="separate"/>
            </w:r>
            <w:r w:rsidRPr="0095531F">
              <w:rPr>
                <w:rStyle w:val="Hyperlink"/>
                <w:noProof/>
              </w:rPr>
              <w:t>4.15.1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_Toc475949491 \h </w:instrText>
            </w:r>
          </w:ins>
          <w:r>
            <w:rPr>
              <w:noProof/>
              <w:webHidden/>
            </w:rPr>
          </w:r>
          <w:r>
            <w:rPr>
              <w:noProof/>
              <w:webHidden/>
            </w:rPr>
            <w:fldChar w:fldCharType="separate"/>
          </w:r>
          <w:ins w:id="269" w:author="Michael Petite" w:date="2017-02-27T09:01:00Z">
            <w:r>
              <w:rPr>
                <w:noProof/>
                <w:webHidden/>
              </w:rPr>
              <w:t>60</w:t>
            </w:r>
            <w:r>
              <w:rPr>
                <w:noProof/>
                <w:webHidden/>
              </w:rPr>
              <w:fldChar w:fldCharType="end"/>
            </w:r>
            <w:r w:rsidRPr="0095531F">
              <w:rPr>
                <w:rStyle w:val="Hyperlink"/>
                <w:noProof/>
              </w:rPr>
              <w:fldChar w:fldCharType="end"/>
            </w:r>
          </w:ins>
        </w:p>
        <w:p w14:paraId="6DD3D1C0" w14:textId="5B106E95" w:rsidR="004A548D" w:rsidRDefault="004A548D">
          <w:pPr>
            <w:pStyle w:val="TOC4"/>
            <w:tabs>
              <w:tab w:val="left" w:pos="1540"/>
              <w:tab w:val="right" w:leader="dot" w:pos="9350"/>
            </w:tabs>
            <w:rPr>
              <w:ins w:id="270" w:author="Michael Petite" w:date="2017-02-27T09:01:00Z"/>
              <w:rFonts w:asciiTheme="minorHAnsi" w:hAnsiTheme="minorHAnsi"/>
              <w:noProof/>
              <w:sz w:val="22"/>
              <w:szCs w:val="22"/>
            </w:rPr>
          </w:pPr>
          <w:ins w:id="27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"_Toc475949492"</w:instrText>
            </w:r>
            <w:r w:rsidRPr="0095531F">
              <w:rPr>
                <w:rStyle w:val="Hyperlink"/>
                <w:noProof/>
              </w:rPr>
              <w:instrText xml:space="preserve"> </w:instrText>
            </w:r>
            <w:r w:rsidRPr="0095531F">
              <w:rPr>
                <w:rStyle w:val="Hyperlink"/>
                <w:noProof/>
              </w:rPr>
              <w:fldChar w:fldCharType="separate"/>
            </w:r>
            <w:r w:rsidRPr="0095531F">
              <w:rPr>
                <w:rStyle w:val="Hyperlink"/>
                <w:noProof/>
              </w:rPr>
              <w:t>4.15.2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_Toc475949492 \h </w:instrText>
            </w:r>
          </w:ins>
          <w:r>
            <w:rPr>
              <w:noProof/>
              <w:webHidden/>
            </w:rPr>
          </w:r>
          <w:r>
            <w:rPr>
              <w:noProof/>
              <w:webHidden/>
            </w:rPr>
            <w:fldChar w:fldCharType="separate"/>
          </w:r>
          <w:ins w:id="272" w:author="Michael Petite" w:date="2017-02-27T09:01:00Z">
            <w:r>
              <w:rPr>
                <w:noProof/>
                <w:webHidden/>
              </w:rPr>
              <w:t>60</w:t>
            </w:r>
            <w:r>
              <w:rPr>
                <w:noProof/>
                <w:webHidden/>
              </w:rPr>
              <w:fldChar w:fldCharType="end"/>
            </w:r>
            <w:r w:rsidRPr="0095531F">
              <w:rPr>
                <w:rStyle w:val="Hyperlink"/>
                <w:noProof/>
              </w:rPr>
              <w:fldChar w:fldCharType="end"/>
            </w:r>
          </w:ins>
        </w:p>
        <w:p w14:paraId="7222A04B" w14:textId="52C378A6" w:rsidR="004A548D" w:rsidRDefault="004A548D">
          <w:pPr>
            <w:pStyle w:val="TOC5"/>
            <w:tabs>
              <w:tab w:val="right" w:leader="dot" w:pos="9350"/>
            </w:tabs>
            <w:rPr>
              <w:ins w:id="273" w:author="Michael Petite" w:date="2017-02-27T09:01:00Z"/>
              <w:rFonts w:asciiTheme="minorHAnsi" w:hAnsiTheme="minorHAnsi"/>
              <w:noProof/>
              <w:sz w:val="22"/>
              <w:szCs w:val="22"/>
            </w:rPr>
          </w:pPr>
          <w:ins w:id="27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"_Toc475949493"</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_Toc475949493 \h </w:instrText>
            </w:r>
          </w:ins>
          <w:r>
            <w:rPr>
              <w:noProof/>
              <w:webHidden/>
            </w:rPr>
          </w:r>
          <w:r>
            <w:rPr>
              <w:noProof/>
              <w:webHidden/>
            </w:rPr>
            <w:fldChar w:fldCharType="separate"/>
          </w:r>
          <w:ins w:id="275" w:author="Michael Petite" w:date="2017-02-27T09:01:00Z">
            <w:r>
              <w:rPr>
                <w:noProof/>
                <w:webHidden/>
              </w:rPr>
              <w:t>61</w:t>
            </w:r>
            <w:r>
              <w:rPr>
                <w:noProof/>
                <w:webHidden/>
              </w:rPr>
              <w:fldChar w:fldCharType="end"/>
            </w:r>
            <w:r w:rsidRPr="0095531F">
              <w:rPr>
                <w:rStyle w:val="Hyperlink"/>
                <w:noProof/>
              </w:rPr>
              <w:fldChar w:fldCharType="end"/>
            </w:r>
          </w:ins>
        </w:p>
        <w:p w14:paraId="356C4CAA" w14:textId="49864A60" w:rsidR="004A548D" w:rsidRDefault="004A548D">
          <w:pPr>
            <w:pStyle w:val="TOC5"/>
            <w:tabs>
              <w:tab w:val="right" w:leader="dot" w:pos="9350"/>
            </w:tabs>
            <w:rPr>
              <w:ins w:id="276" w:author="Michael Petite" w:date="2017-02-27T09:01:00Z"/>
              <w:rFonts w:asciiTheme="minorHAnsi" w:hAnsiTheme="minorHAnsi"/>
              <w:noProof/>
              <w:sz w:val="22"/>
              <w:szCs w:val="22"/>
            </w:rPr>
          </w:pPr>
          <w:ins w:id="27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"_Toc475949494"</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_Toc475949494 \h </w:instrText>
            </w:r>
          </w:ins>
          <w:r>
            <w:rPr>
              <w:noProof/>
              <w:webHidden/>
            </w:rPr>
          </w:r>
          <w:r>
            <w:rPr>
              <w:noProof/>
              <w:webHidden/>
            </w:rPr>
            <w:fldChar w:fldCharType="separate"/>
          </w:r>
          <w:ins w:id="278" w:author="Michael Petite" w:date="2017-02-27T09:01:00Z">
            <w:r>
              <w:rPr>
                <w:noProof/>
                <w:webHidden/>
              </w:rPr>
              <w:t>62</w:t>
            </w:r>
            <w:r>
              <w:rPr>
                <w:noProof/>
                <w:webHidden/>
              </w:rPr>
              <w:fldChar w:fldCharType="end"/>
            </w:r>
            <w:r w:rsidRPr="0095531F">
              <w:rPr>
                <w:rStyle w:val="Hyperlink"/>
                <w:noProof/>
              </w:rPr>
              <w:fldChar w:fldCharType="end"/>
            </w:r>
          </w:ins>
        </w:p>
        <w:p w14:paraId="16C5F37F" w14:textId="3F09B294" w:rsidR="004A548D" w:rsidRDefault="004A548D">
          <w:pPr>
            <w:pStyle w:val="TOC4"/>
            <w:tabs>
              <w:tab w:val="left" w:pos="1540"/>
              <w:tab w:val="right" w:leader="dot" w:pos="9350"/>
            </w:tabs>
            <w:rPr>
              <w:ins w:id="279" w:author="Michael Petite" w:date="2017-02-27T09:01:00Z"/>
              <w:rFonts w:asciiTheme="minorHAnsi" w:hAnsiTheme="minorHAnsi"/>
              <w:noProof/>
              <w:sz w:val="22"/>
              <w:szCs w:val="22"/>
            </w:rPr>
          </w:pPr>
          <w:ins w:id="28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"_Toc475949495"</w:instrText>
            </w:r>
            <w:r w:rsidRPr="0095531F">
              <w:rPr>
                <w:rStyle w:val="Hyperlink"/>
                <w:noProof/>
              </w:rPr>
              <w:instrText xml:space="preserve"> </w:instrText>
            </w:r>
            <w:r w:rsidRPr="0095531F">
              <w:rPr>
                <w:rStyle w:val="Hyperlink"/>
                <w:noProof/>
              </w:rPr>
              <w:fldChar w:fldCharType="separate"/>
            </w:r>
            <w:r w:rsidRPr="0095531F">
              <w:rPr>
                <w:rStyle w:val="Hyperlink"/>
                <w:noProof/>
              </w:rPr>
              <w:t>4.15.3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_Toc475949495 \h </w:instrText>
            </w:r>
          </w:ins>
          <w:r>
            <w:rPr>
              <w:noProof/>
              <w:webHidden/>
            </w:rPr>
          </w:r>
          <w:r>
            <w:rPr>
              <w:noProof/>
              <w:webHidden/>
            </w:rPr>
            <w:fldChar w:fldCharType="separate"/>
          </w:r>
          <w:ins w:id="281" w:author="Michael Petite" w:date="2017-02-27T09:01:00Z">
            <w:r>
              <w:rPr>
                <w:noProof/>
                <w:webHidden/>
              </w:rPr>
              <w:t>62</w:t>
            </w:r>
            <w:r>
              <w:rPr>
                <w:noProof/>
                <w:webHidden/>
              </w:rPr>
              <w:fldChar w:fldCharType="end"/>
            </w:r>
            <w:r w:rsidRPr="0095531F">
              <w:rPr>
                <w:rStyle w:val="Hyperlink"/>
                <w:noProof/>
              </w:rPr>
              <w:fldChar w:fldCharType="end"/>
            </w:r>
          </w:ins>
        </w:p>
        <w:p w14:paraId="431B0B87" w14:textId="4BE48AFC" w:rsidR="004A548D" w:rsidRDefault="004A548D">
          <w:pPr>
            <w:pStyle w:val="TOC3"/>
            <w:tabs>
              <w:tab w:val="left" w:pos="1100"/>
              <w:tab w:val="right" w:leader="dot" w:pos="9350"/>
            </w:tabs>
            <w:rPr>
              <w:ins w:id="282" w:author="Michael Petite" w:date="2017-02-27T09:01:00Z"/>
              <w:rFonts w:asciiTheme="minorHAnsi" w:hAnsiTheme="minorHAnsi"/>
              <w:noProof/>
              <w:sz w:val="22"/>
              <w:szCs w:val="22"/>
            </w:rPr>
          </w:pPr>
          <w:ins w:id="28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"_Toc475949496"</w:instrText>
            </w:r>
            <w:r w:rsidRPr="0095531F">
              <w:rPr>
                <w:rStyle w:val="Hyperlink"/>
                <w:noProof/>
              </w:rPr>
              <w:instrText xml:space="preserve"> </w:instrText>
            </w:r>
            <w:r w:rsidRPr="0095531F">
              <w:rPr>
                <w:rStyle w:val="Hyperlink"/>
                <w:noProof/>
              </w:rPr>
              <w:fldChar w:fldCharType="separate"/>
            </w:r>
            <w:r w:rsidRPr="0095531F">
              <w:rPr>
                <w:rStyle w:val="Hyperlink"/>
                <w:noProof/>
              </w:rPr>
              <w:t>4.16</w:t>
            </w:r>
            <w:r>
              <w:rPr>
                <w:rFonts w:asciiTheme="minorHAnsi" w:hAnsiTheme="minorHAnsi"/>
                <w:noProof/>
                <w:sz w:val="22"/>
                <w:szCs w:val="22"/>
              </w:rPr>
              <w:tab/>
            </w:r>
            <w:r w:rsidRPr="0095531F">
              <w:rPr>
                <w:rStyle w:val="Hyperlink"/>
                <w:noProof/>
              </w:rPr>
              <w:t>Activity Category- Equipment/Product Donation</w:t>
            </w:r>
            <w:r>
              <w:rPr>
                <w:noProof/>
                <w:webHidden/>
              </w:rPr>
              <w:tab/>
            </w:r>
            <w:r>
              <w:rPr>
                <w:noProof/>
                <w:webHidden/>
              </w:rPr>
              <w:fldChar w:fldCharType="begin"/>
            </w:r>
            <w:r>
              <w:rPr>
                <w:noProof/>
                <w:webHidden/>
              </w:rPr>
              <w:instrText xml:space="preserve"> PAGEREF _Toc475949496 \h </w:instrText>
            </w:r>
          </w:ins>
          <w:r>
            <w:rPr>
              <w:noProof/>
              <w:webHidden/>
            </w:rPr>
          </w:r>
          <w:r>
            <w:rPr>
              <w:noProof/>
              <w:webHidden/>
            </w:rPr>
            <w:fldChar w:fldCharType="separate"/>
          </w:r>
          <w:ins w:id="284" w:author="Michael Petite" w:date="2017-02-27T09:01:00Z">
            <w:r>
              <w:rPr>
                <w:noProof/>
                <w:webHidden/>
              </w:rPr>
              <w:t>63</w:t>
            </w:r>
            <w:r>
              <w:rPr>
                <w:noProof/>
                <w:webHidden/>
              </w:rPr>
              <w:fldChar w:fldCharType="end"/>
            </w:r>
            <w:r w:rsidRPr="0095531F">
              <w:rPr>
                <w:rStyle w:val="Hyperlink"/>
                <w:noProof/>
              </w:rPr>
              <w:fldChar w:fldCharType="end"/>
            </w:r>
          </w:ins>
        </w:p>
        <w:p w14:paraId="7F962350" w14:textId="39B55F89" w:rsidR="004A548D" w:rsidRDefault="004A548D">
          <w:pPr>
            <w:pStyle w:val="TOC4"/>
            <w:tabs>
              <w:tab w:val="left" w:pos="1540"/>
              <w:tab w:val="right" w:leader="dot" w:pos="9350"/>
            </w:tabs>
            <w:rPr>
              <w:ins w:id="285" w:author="Michael Petite" w:date="2017-02-27T09:01:00Z"/>
              <w:rFonts w:asciiTheme="minorHAnsi" w:hAnsiTheme="minorHAnsi"/>
              <w:noProof/>
              <w:sz w:val="22"/>
              <w:szCs w:val="22"/>
            </w:rPr>
          </w:pPr>
          <w:ins w:id="28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"_Toc475949497"</w:instrText>
            </w:r>
            <w:r w:rsidRPr="0095531F">
              <w:rPr>
                <w:rStyle w:val="Hyperlink"/>
                <w:noProof/>
              </w:rPr>
              <w:instrText xml:space="preserve"> </w:instrText>
            </w:r>
            <w:r w:rsidRPr="0095531F">
              <w:rPr>
                <w:rStyle w:val="Hyperlink"/>
                <w:noProof/>
              </w:rPr>
              <w:fldChar w:fldCharType="separate"/>
            </w:r>
            <w:r w:rsidRPr="0095531F">
              <w:rPr>
                <w:rStyle w:val="Hyperlink"/>
                <w:noProof/>
              </w:rPr>
              <w:t>4.16.1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_Toc475949497 \h </w:instrText>
            </w:r>
          </w:ins>
          <w:r>
            <w:rPr>
              <w:noProof/>
              <w:webHidden/>
            </w:rPr>
          </w:r>
          <w:r>
            <w:rPr>
              <w:noProof/>
              <w:webHidden/>
            </w:rPr>
            <w:fldChar w:fldCharType="separate"/>
          </w:r>
          <w:ins w:id="287" w:author="Michael Petite" w:date="2017-02-27T09:01:00Z">
            <w:r>
              <w:rPr>
                <w:noProof/>
                <w:webHidden/>
              </w:rPr>
              <w:t>63</w:t>
            </w:r>
            <w:r>
              <w:rPr>
                <w:noProof/>
                <w:webHidden/>
              </w:rPr>
              <w:fldChar w:fldCharType="end"/>
            </w:r>
            <w:r w:rsidRPr="0095531F">
              <w:rPr>
                <w:rStyle w:val="Hyperlink"/>
                <w:noProof/>
              </w:rPr>
              <w:fldChar w:fldCharType="end"/>
            </w:r>
          </w:ins>
        </w:p>
        <w:p w14:paraId="3DD5BC22" w14:textId="04D69CEC" w:rsidR="004A548D" w:rsidRDefault="004A548D">
          <w:pPr>
            <w:pStyle w:val="TOC4"/>
            <w:tabs>
              <w:tab w:val="left" w:pos="1540"/>
              <w:tab w:val="right" w:leader="dot" w:pos="9350"/>
            </w:tabs>
            <w:rPr>
              <w:ins w:id="288" w:author="Michael Petite" w:date="2017-02-27T09:01:00Z"/>
              <w:rFonts w:asciiTheme="minorHAnsi" w:hAnsiTheme="minorHAnsi"/>
              <w:noProof/>
              <w:sz w:val="22"/>
              <w:szCs w:val="22"/>
            </w:rPr>
          </w:pPr>
          <w:ins w:id="28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"_Toc475949498"</w:instrText>
            </w:r>
            <w:r w:rsidRPr="0095531F">
              <w:rPr>
                <w:rStyle w:val="Hyperlink"/>
                <w:noProof/>
              </w:rPr>
              <w:instrText xml:space="preserve"> </w:instrText>
            </w:r>
            <w:r w:rsidRPr="0095531F">
              <w:rPr>
                <w:rStyle w:val="Hyperlink"/>
                <w:noProof/>
              </w:rPr>
              <w:fldChar w:fldCharType="separate"/>
            </w:r>
            <w:r w:rsidRPr="0095531F">
              <w:rPr>
                <w:rStyle w:val="Hyperlink"/>
                <w:noProof/>
              </w:rPr>
              <w:t>4.16.2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_Toc475949498 \h </w:instrText>
            </w:r>
          </w:ins>
          <w:r>
            <w:rPr>
              <w:noProof/>
              <w:webHidden/>
            </w:rPr>
          </w:r>
          <w:r>
            <w:rPr>
              <w:noProof/>
              <w:webHidden/>
            </w:rPr>
            <w:fldChar w:fldCharType="separate"/>
          </w:r>
          <w:ins w:id="290" w:author="Michael Petite" w:date="2017-02-27T09:01:00Z">
            <w:r>
              <w:rPr>
                <w:noProof/>
                <w:webHidden/>
              </w:rPr>
              <w:t>63</w:t>
            </w:r>
            <w:r>
              <w:rPr>
                <w:noProof/>
                <w:webHidden/>
              </w:rPr>
              <w:fldChar w:fldCharType="end"/>
            </w:r>
            <w:r w:rsidRPr="0095531F">
              <w:rPr>
                <w:rStyle w:val="Hyperlink"/>
                <w:noProof/>
              </w:rPr>
              <w:fldChar w:fldCharType="end"/>
            </w:r>
          </w:ins>
        </w:p>
        <w:p w14:paraId="4B9F38CC" w14:textId="07FD61E0" w:rsidR="004A548D" w:rsidRDefault="004A548D">
          <w:pPr>
            <w:pStyle w:val="TOC5"/>
            <w:tabs>
              <w:tab w:val="right" w:leader="dot" w:pos="9350"/>
            </w:tabs>
            <w:rPr>
              <w:ins w:id="291" w:author="Michael Petite" w:date="2017-02-27T09:01:00Z"/>
              <w:rFonts w:asciiTheme="minorHAnsi" w:hAnsiTheme="minorHAnsi"/>
              <w:noProof/>
              <w:sz w:val="22"/>
              <w:szCs w:val="22"/>
            </w:rPr>
          </w:pPr>
          <w:ins w:id="292"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"_Toc475949499"</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_Toc475949499 \h </w:instrText>
            </w:r>
          </w:ins>
          <w:r>
            <w:rPr>
              <w:noProof/>
              <w:webHidden/>
            </w:rPr>
          </w:r>
          <w:r>
            <w:rPr>
              <w:noProof/>
              <w:webHidden/>
            </w:rPr>
            <w:fldChar w:fldCharType="separate"/>
          </w:r>
          <w:ins w:id="293" w:author="Michael Petite" w:date="2017-02-27T09:01:00Z">
            <w:r>
              <w:rPr>
                <w:noProof/>
                <w:webHidden/>
              </w:rPr>
              <w:t>64</w:t>
            </w:r>
            <w:r>
              <w:rPr>
                <w:noProof/>
                <w:webHidden/>
              </w:rPr>
              <w:fldChar w:fldCharType="end"/>
            </w:r>
            <w:r w:rsidRPr="0095531F">
              <w:rPr>
                <w:rStyle w:val="Hyperlink"/>
                <w:noProof/>
              </w:rPr>
              <w:fldChar w:fldCharType="end"/>
            </w:r>
          </w:ins>
        </w:p>
        <w:p w14:paraId="3652B8C9" w14:textId="473C304E" w:rsidR="004A548D" w:rsidRDefault="004A548D">
          <w:pPr>
            <w:pStyle w:val="TOC5"/>
            <w:tabs>
              <w:tab w:val="right" w:leader="dot" w:pos="9350"/>
            </w:tabs>
            <w:rPr>
              <w:ins w:id="294" w:author="Michael Petite" w:date="2017-02-27T09:01:00Z"/>
              <w:rFonts w:asciiTheme="minorHAnsi" w:hAnsiTheme="minorHAnsi"/>
              <w:noProof/>
              <w:sz w:val="22"/>
              <w:szCs w:val="22"/>
            </w:rPr>
          </w:pPr>
          <w:ins w:id="29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"_Toc475949500"</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_Toc475949500 \h </w:instrText>
            </w:r>
          </w:ins>
          <w:r>
            <w:rPr>
              <w:noProof/>
              <w:webHidden/>
            </w:rPr>
          </w:r>
          <w:r>
            <w:rPr>
              <w:noProof/>
              <w:webHidden/>
            </w:rPr>
            <w:fldChar w:fldCharType="separate"/>
          </w:r>
          <w:ins w:id="296" w:author="Michael Petite" w:date="2017-02-27T09:01:00Z">
            <w:r>
              <w:rPr>
                <w:noProof/>
                <w:webHidden/>
              </w:rPr>
              <w:t>65</w:t>
            </w:r>
            <w:r>
              <w:rPr>
                <w:noProof/>
                <w:webHidden/>
              </w:rPr>
              <w:fldChar w:fldCharType="end"/>
            </w:r>
            <w:r w:rsidRPr="0095531F">
              <w:rPr>
                <w:rStyle w:val="Hyperlink"/>
                <w:noProof/>
              </w:rPr>
              <w:fldChar w:fldCharType="end"/>
            </w:r>
          </w:ins>
        </w:p>
        <w:p w14:paraId="1E87C639" w14:textId="4D995FCC" w:rsidR="004A548D" w:rsidRDefault="004A548D">
          <w:pPr>
            <w:pStyle w:val="TOC4"/>
            <w:tabs>
              <w:tab w:val="left" w:pos="1540"/>
              <w:tab w:val="right" w:leader="dot" w:pos="9350"/>
            </w:tabs>
            <w:rPr>
              <w:ins w:id="297" w:author="Michael Petite" w:date="2017-02-27T09:01:00Z"/>
              <w:rFonts w:asciiTheme="minorHAnsi" w:hAnsiTheme="minorHAnsi"/>
              <w:noProof/>
              <w:sz w:val="22"/>
              <w:szCs w:val="22"/>
            </w:rPr>
          </w:pPr>
          <w:ins w:id="298"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"_Toc475949501"</w:instrText>
            </w:r>
            <w:r w:rsidRPr="0095531F">
              <w:rPr>
                <w:rStyle w:val="Hyperlink"/>
                <w:noProof/>
              </w:rPr>
              <w:instrText xml:space="preserve"> </w:instrText>
            </w:r>
            <w:r w:rsidRPr="0095531F">
              <w:rPr>
                <w:rStyle w:val="Hyperlink"/>
                <w:noProof/>
              </w:rPr>
              <w:fldChar w:fldCharType="separate"/>
            </w:r>
            <w:r w:rsidRPr="0095531F">
              <w:rPr>
                <w:rStyle w:val="Hyperlink"/>
                <w:noProof/>
              </w:rPr>
              <w:t>4.16.3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_Toc475949501 \h </w:instrText>
            </w:r>
          </w:ins>
          <w:r>
            <w:rPr>
              <w:noProof/>
              <w:webHidden/>
            </w:rPr>
          </w:r>
          <w:r>
            <w:rPr>
              <w:noProof/>
              <w:webHidden/>
            </w:rPr>
            <w:fldChar w:fldCharType="separate"/>
          </w:r>
          <w:ins w:id="299" w:author="Michael Petite" w:date="2017-02-27T09:01:00Z">
            <w:r>
              <w:rPr>
                <w:noProof/>
                <w:webHidden/>
              </w:rPr>
              <w:t>65</w:t>
            </w:r>
            <w:r>
              <w:rPr>
                <w:noProof/>
                <w:webHidden/>
              </w:rPr>
              <w:fldChar w:fldCharType="end"/>
            </w:r>
            <w:r w:rsidRPr="0095531F">
              <w:rPr>
                <w:rStyle w:val="Hyperlink"/>
                <w:noProof/>
              </w:rPr>
              <w:fldChar w:fldCharType="end"/>
            </w:r>
          </w:ins>
        </w:p>
        <w:p w14:paraId="59CC2BF5" w14:textId="17259D40" w:rsidR="004A548D" w:rsidRDefault="004A548D">
          <w:pPr>
            <w:pStyle w:val="TOC3"/>
            <w:tabs>
              <w:tab w:val="left" w:pos="1100"/>
              <w:tab w:val="right" w:leader="dot" w:pos="9350"/>
            </w:tabs>
            <w:rPr>
              <w:ins w:id="300" w:author="Michael Petite" w:date="2017-02-27T09:01:00Z"/>
              <w:rFonts w:asciiTheme="minorHAnsi" w:hAnsiTheme="minorHAnsi"/>
              <w:noProof/>
              <w:sz w:val="22"/>
              <w:szCs w:val="22"/>
            </w:rPr>
          </w:pPr>
          <w:ins w:id="30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"_Toc475949502"</w:instrText>
            </w:r>
            <w:r w:rsidRPr="0095531F">
              <w:rPr>
                <w:rStyle w:val="Hyperlink"/>
                <w:noProof/>
              </w:rPr>
              <w:instrText xml:space="preserve"> </w:instrText>
            </w:r>
            <w:r w:rsidRPr="0095531F">
              <w:rPr>
                <w:rStyle w:val="Hyperlink"/>
                <w:noProof/>
              </w:rPr>
              <w:fldChar w:fldCharType="separate"/>
            </w:r>
            <w:r w:rsidRPr="0095531F">
              <w:rPr>
                <w:rStyle w:val="Hyperlink"/>
                <w:noProof/>
              </w:rPr>
              <w:t>4.17</w:t>
            </w:r>
            <w:r>
              <w:rPr>
                <w:rFonts w:asciiTheme="minorHAnsi" w:hAnsiTheme="minorHAnsi"/>
                <w:noProof/>
                <w:sz w:val="22"/>
                <w:szCs w:val="22"/>
              </w:rPr>
              <w:tab/>
            </w:r>
            <w:r w:rsidRPr="0095531F">
              <w:rPr>
                <w:rStyle w:val="Hyperlink"/>
                <w:noProof/>
              </w:rPr>
              <w:t>Activity Category- Patient Support</w:t>
            </w:r>
            <w:r>
              <w:rPr>
                <w:noProof/>
                <w:webHidden/>
              </w:rPr>
              <w:tab/>
            </w:r>
            <w:r>
              <w:rPr>
                <w:noProof/>
                <w:webHidden/>
              </w:rPr>
              <w:fldChar w:fldCharType="begin"/>
            </w:r>
            <w:r>
              <w:rPr>
                <w:noProof/>
                <w:webHidden/>
              </w:rPr>
              <w:instrText xml:space="preserve"> PAGEREF _Toc475949502 \h </w:instrText>
            </w:r>
          </w:ins>
          <w:r>
            <w:rPr>
              <w:noProof/>
              <w:webHidden/>
            </w:rPr>
          </w:r>
          <w:r>
            <w:rPr>
              <w:noProof/>
              <w:webHidden/>
            </w:rPr>
            <w:fldChar w:fldCharType="separate"/>
          </w:r>
          <w:ins w:id="302" w:author="Michael Petite" w:date="2017-02-27T09:01:00Z">
            <w:r>
              <w:rPr>
                <w:noProof/>
                <w:webHidden/>
              </w:rPr>
              <w:t>66</w:t>
            </w:r>
            <w:r>
              <w:rPr>
                <w:noProof/>
                <w:webHidden/>
              </w:rPr>
              <w:fldChar w:fldCharType="end"/>
            </w:r>
            <w:r w:rsidRPr="0095531F">
              <w:rPr>
                <w:rStyle w:val="Hyperlink"/>
                <w:noProof/>
              </w:rPr>
              <w:fldChar w:fldCharType="end"/>
            </w:r>
          </w:ins>
        </w:p>
        <w:p w14:paraId="08BF3923" w14:textId="04A71B16" w:rsidR="004A548D" w:rsidRDefault="004A548D">
          <w:pPr>
            <w:pStyle w:val="TOC4"/>
            <w:tabs>
              <w:tab w:val="left" w:pos="1540"/>
              <w:tab w:val="right" w:leader="dot" w:pos="9350"/>
            </w:tabs>
            <w:rPr>
              <w:ins w:id="303" w:author="Michael Petite" w:date="2017-02-27T09:01:00Z"/>
              <w:rFonts w:asciiTheme="minorHAnsi" w:hAnsiTheme="minorHAnsi"/>
              <w:noProof/>
              <w:sz w:val="22"/>
              <w:szCs w:val="22"/>
            </w:rPr>
          </w:pPr>
          <w:ins w:id="30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"_Toc475949503"</w:instrText>
            </w:r>
            <w:r w:rsidRPr="0095531F">
              <w:rPr>
                <w:rStyle w:val="Hyperlink"/>
                <w:noProof/>
              </w:rPr>
              <w:instrText xml:space="preserve"> </w:instrText>
            </w:r>
            <w:r w:rsidRPr="0095531F">
              <w:rPr>
                <w:rStyle w:val="Hyperlink"/>
                <w:noProof/>
              </w:rPr>
              <w:fldChar w:fldCharType="separate"/>
            </w:r>
            <w:r w:rsidRPr="0095531F">
              <w:rPr>
                <w:rStyle w:val="Hyperlink"/>
                <w:noProof/>
              </w:rPr>
              <w:t>4.17.1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_Toc475949503 \h </w:instrText>
            </w:r>
          </w:ins>
          <w:r>
            <w:rPr>
              <w:noProof/>
              <w:webHidden/>
            </w:rPr>
          </w:r>
          <w:r>
            <w:rPr>
              <w:noProof/>
              <w:webHidden/>
            </w:rPr>
            <w:fldChar w:fldCharType="separate"/>
          </w:r>
          <w:ins w:id="305" w:author="Michael Petite" w:date="2017-02-27T09:01:00Z">
            <w:r>
              <w:rPr>
                <w:noProof/>
                <w:webHidden/>
              </w:rPr>
              <w:t>66</w:t>
            </w:r>
            <w:r>
              <w:rPr>
                <w:noProof/>
                <w:webHidden/>
              </w:rPr>
              <w:fldChar w:fldCharType="end"/>
            </w:r>
            <w:r w:rsidRPr="0095531F">
              <w:rPr>
                <w:rStyle w:val="Hyperlink"/>
                <w:noProof/>
              </w:rPr>
              <w:fldChar w:fldCharType="end"/>
            </w:r>
          </w:ins>
        </w:p>
        <w:p w14:paraId="2AFFB31B" w14:textId="5083CDB4" w:rsidR="004A548D" w:rsidRDefault="004A548D">
          <w:pPr>
            <w:pStyle w:val="TOC4"/>
            <w:tabs>
              <w:tab w:val="left" w:pos="1540"/>
              <w:tab w:val="right" w:leader="dot" w:pos="9350"/>
            </w:tabs>
            <w:rPr>
              <w:ins w:id="306" w:author="Michael Petite" w:date="2017-02-27T09:01:00Z"/>
              <w:rFonts w:asciiTheme="minorHAnsi" w:hAnsiTheme="minorHAnsi"/>
              <w:noProof/>
              <w:sz w:val="22"/>
              <w:szCs w:val="22"/>
            </w:rPr>
          </w:pPr>
          <w:ins w:id="30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"_Toc475949504"</w:instrText>
            </w:r>
            <w:r w:rsidRPr="0095531F">
              <w:rPr>
                <w:rStyle w:val="Hyperlink"/>
                <w:noProof/>
              </w:rPr>
              <w:instrText xml:space="preserve"> </w:instrText>
            </w:r>
            <w:r w:rsidRPr="0095531F">
              <w:rPr>
                <w:rStyle w:val="Hyperlink"/>
                <w:noProof/>
              </w:rPr>
              <w:fldChar w:fldCharType="separate"/>
            </w:r>
            <w:r w:rsidRPr="0095531F">
              <w:rPr>
                <w:rStyle w:val="Hyperlink"/>
                <w:noProof/>
              </w:rPr>
              <w:t>4.17.2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_Toc475949504 \h </w:instrText>
            </w:r>
          </w:ins>
          <w:r>
            <w:rPr>
              <w:noProof/>
              <w:webHidden/>
            </w:rPr>
          </w:r>
          <w:r>
            <w:rPr>
              <w:noProof/>
              <w:webHidden/>
            </w:rPr>
            <w:fldChar w:fldCharType="separate"/>
          </w:r>
          <w:ins w:id="308" w:author="Michael Petite" w:date="2017-02-27T09:01:00Z">
            <w:r>
              <w:rPr>
                <w:noProof/>
                <w:webHidden/>
              </w:rPr>
              <w:t>67</w:t>
            </w:r>
            <w:r>
              <w:rPr>
                <w:noProof/>
                <w:webHidden/>
              </w:rPr>
              <w:fldChar w:fldCharType="end"/>
            </w:r>
            <w:r w:rsidRPr="0095531F">
              <w:rPr>
                <w:rStyle w:val="Hyperlink"/>
                <w:noProof/>
              </w:rPr>
              <w:fldChar w:fldCharType="end"/>
            </w:r>
          </w:ins>
        </w:p>
        <w:p w14:paraId="2E86DFE9" w14:textId="310A5415" w:rsidR="004A548D" w:rsidRDefault="004A548D">
          <w:pPr>
            <w:pStyle w:val="TOC5"/>
            <w:tabs>
              <w:tab w:val="right" w:leader="dot" w:pos="9350"/>
            </w:tabs>
            <w:rPr>
              <w:ins w:id="309" w:author="Michael Petite" w:date="2017-02-27T09:01:00Z"/>
              <w:rFonts w:asciiTheme="minorHAnsi" w:hAnsiTheme="minorHAnsi"/>
              <w:noProof/>
              <w:sz w:val="22"/>
              <w:szCs w:val="22"/>
            </w:rPr>
          </w:pPr>
          <w:ins w:id="31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"_Toc475949505"</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_Toc475949505 \h </w:instrText>
            </w:r>
          </w:ins>
          <w:r>
            <w:rPr>
              <w:noProof/>
              <w:webHidden/>
            </w:rPr>
          </w:r>
          <w:r>
            <w:rPr>
              <w:noProof/>
              <w:webHidden/>
            </w:rPr>
            <w:fldChar w:fldCharType="separate"/>
          </w:r>
          <w:ins w:id="311" w:author="Michael Petite" w:date="2017-02-27T09:01:00Z">
            <w:r>
              <w:rPr>
                <w:noProof/>
                <w:webHidden/>
              </w:rPr>
              <w:t>67</w:t>
            </w:r>
            <w:r>
              <w:rPr>
                <w:noProof/>
                <w:webHidden/>
              </w:rPr>
              <w:fldChar w:fldCharType="end"/>
            </w:r>
            <w:r w:rsidRPr="0095531F">
              <w:rPr>
                <w:rStyle w:val="Hyperlink"/>
                <w:noProof/>
              </w:rPr>
              <w:fldChar w:fldCharType="end"/>
            </w:r>
          </w:ins>
        </w:p>
        <w:p w14:paraId="0748C3F7" w14:textId="57D7CA3A" w:rsidR="004A548D" w:rsidRDefault="004A548D">
          <w:pPr>
            <w:pStyle w:val="TOC5"/>
            <w:tabs>
              <w:tab w:val="right" w:leader="dot" w:pos="9350"/>
            </w:tabs>
            <w:rPr>
              <w:ins w:id="312" w:author="Michael Petite" w:date="2017-02-27T09:01:00Z"/>
              <w:rFonts w:asciiTheme="minorHAnsi" w:hAnsiTheme="minorHAnsi"/>
              <w:noProof/>
              <w:sz w:val="22"/>
              <w:szCs w:val="22"/>
            </w:rPr>
          </w:pPr>
          <w:ins w:id="31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"_Toc475949506"</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_Toc475949506 \h </w:instrText>
            </w:r>
          </w:ins>
          <w:r>
            <w:rPr>
              <w:noProof/>
              <w:webHidden/>
            </w:rPr>
          </w:r>
          <w:r>
            <w:rPr>
              <w:noProof/>
              <w:webHidden/>
            </w:rPr>
            <w:fldChar w:fldCharType="separate"/>
          </w:r>
          <w:ins w:id="314" w:author="Michael Petite" w:date="2017-02-27T09:01:00Z">
            <w:r>
              <w:rPr>
                <w:noProof/>
                <w:webHidden/>
              </w:rPr>
              <w:t>71</w:t>
            </w:r>
            <w:r>
              <w:rPr>
                <w:noProof/>
                <w:webHidden/>
              </w:rPr>
              <w:fldChar w:fldCharType="end"/>
            </w:r>
            <w:r w:rsidRPr="0095531F">
              <w:rPr>
                <w:rStyle w:val="Hyperlink"/>
                <w:noProof/>
              </w:rPr>
              <w:fldChar w:fldCharType="end"/>
            </w:r>
          </w:ins>
        </w:p>
        <w:p w14:paraId="0D9297CD" w14:textId="6515A10B" w:rsidR="004A548D" w:rsidRDefault="004A548D">
          <w:pPr>
            <w:pStyle w:val="TOC4"/>
            <w:tabs>
              <w:tab w:val="left" w:pos="1540"/>
              <w:tab w:val="right" w:leader="dot" w:pos="9350"/>
            </w:tabs>
            <w:rPr>
              <w:ins w:id="315" w:author="Michael Petite" w:date="2017-02-27T09:01:00Z"/>
              <w:rFonts w:asciiTheme="minorHAnsi" w:hAnsiTheme="minorHAnsi"/>
              <w:noProof/>
              <w:sz w:val="22"/>
              <w:szCs w:val="22"/>
            </w:rPr>
          </w:pPr>
          <w:ins w:id="31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"_Toc475949507"</w:instrText>
            </w:r>
            <w:r w:rsidRPr="0095531F">
              <w:rPr>
                <w:rStyle w:val="Hyperlink"/>
                <w:noProof/>
              </w:rPr>
              <w:instrText xml:space="preserve"> </w:instrText>
            </w:r>
            <w:r w:rsidRPr="0095531F">
              <w:rPr>
                <w:rStyle w:val="Hyperlink"/>
                <w:noProof/>
              </w:rPr>
              <w:fldChar w:fldCharType="separate"/>
            </w:r>
            <w:r w:rsidRPr="0095531F">
              <w:rPr>
                <w:rStyle w:val="Hyperlink"/>
                <w:noProof/>
              </w:rPr>
              <w:t>4.17.3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_Toc475949507 \h </w:instrText>
            </w:r>
          </w:ins>
          <w:r>
            <w:rPr>
              <w:noProof/>
              <w:webHidden/>
            </w:rPr>
          </w:r>
          <w:r>
            <w:rPr>
              <w:noProof/>
              <w:webHidden/>
            </w:rPr>
            <w:fldChar w:fldCharType="separate"/>
          </w:r>
          <w:ins w:id="317" w:author="Michael Petite" w:date="2017-02-27T09:01:00Z">
            <w:r>
              <w:rPr>
                <w:noProof/>
                <w:webHidden/>
              </w:rPr>
              <w:t>71</w:t>
            </w:r>
            <w:r>
              <w:rPr>
                <w:noProof/>
                <w:webHidden/>
              </w:rPr>
              <w:fldChar w:fldCharType="end"/>
            </w:r>
            <w:r w:rsidRPr="0095531F">
              <w:rPr>
                <w:rStyle w:val="Hyperlink"/>
                <w:noProof/>
              </w:rPr>
              <w:fldChar w:fldCharType="end"/>
            </w:r>
          </w:ins>
        </w:p>
        <w:p w14:paraId="4BD6485F" w14:textId="7CF7601E" w:rsidR="004A548D" w:rsidRDefault="004A548D">
          <w:pPr>
            <w:pStyle w:val="TOC3"/>
            <w:tabs>
              <w:tab w:val="left" w:pos="1100"/>
              <w:tab w:val="right" w:leader="dot" w:pos="9350"/>
            </w:tabs>
            <w:rPr>
              <w:ins w:id="318" w:author="Michael Petite" w:date="2017-02-27T09:01:00Z"/>
              <w:rFonts w:asciiTheme="minorHAnsi" w:hAnsiTheme="minorHAnsi"/>
              <w:noProof/>
              <w:sz w:val="22"/>
              <w:szCs w:val="22"/>
            </w:rPr>
          </w:pPr>
          <w:ins w:id="31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"_Toc475949508"</w:instrText>
            </w:r>
            <w:r w:rsidRPr="0095531F">
              <w:rPr>
                <w:rStyle w:val="Hyperlink"/>
                <w:noProof/>
              </w:rPr>
              <w:instrText xml:space="preserve"> </w:instrText>
            </w:r>
            <w:r w:rsidRPr="0095531F">
              <w:rPr>
                <w:rStyle w:val="Hyperlink"/>
                <w:noProof/>
              </w:rPr>
              <w:fldChar w:fldCharType="separate"/>
            </w:r>
            <w:r w:rsidRPr="0095531F">
              <w:rPr>
                <w:rStyle w:val="Hyperlink"/>
                <w:noProof/>
              </w:rPr>
              <w:t>4.18</w:t>
            </w:r>
            <w:r>
              <w:rPr>
                <w:rFonts w:asciiTheme="minorHAnsi" w:hAnsiTheme="minorHAnsi"/>
                <w:noProof/>
                <w:sz w:val="22"/>
                <w:szCs w:val="22"/>
              </w:rPr>
              <w:tab/>
            </w:r>
            <w:r w:rsidRPr="0095531F">
              <w:rPr>
                <w:rStyle w:val="Hyperlink"/>
                <w:noProof/>
              </w:rPr>
              <w:t>Activity Category- Speaker Programs</w:t>
            </w:r>
            <w:r>
              <w:rPr>
                <w:noProof/>
                <w:webHidden/>
              </w:rPr>
              <w:tab/>
            </w:r>
            <w:r>
              <w:rPr>
                <w:noProof/>
                <w:webHidden/>
              </w:rPr>
              <w:fldChar w:fldCharType="begin"/>
            </w:r>
            <w:r>
              <w:rPr>
                <w:noProof/>
                <w:webHidden/>
              </w:rPr>
              <w:instrText xml:space="preserve"> PAGEREF _Toc475949508 \h </w:instrText>
            </w:r>
          </w:ins>
          <w:r>
            <w:rPr>
              <w:noProof/>
              <w:webHidden/>
            </w:rPr>
          </w:r>
          <w:r>
            <w:rPr>
              <w:noProof/>
              <w:webHidden/>
            </w:rPr>
            <w:fldChar w:fldCharType="separate"/>
          </w:r>
          <w:ins w:id="320" w:author="Michael Petite" w:date="2017-02-27T09:01:00Z">
            <w:r>
              <w:rPr>
                <w:noProof/>
                <w:webHidden/>
              </w:rPr>
              <w:t>73</w:t>
            </w:r>
            <w:r>
              <w:rPr>
                <w:noProof/>
                <w:webHidden/>
              </w:rPr>
              <w:fldChar w:fldCharType="end"/>
            </w:r>
            <w:r w:rsidRPr="0095531F">
              <w:rPr>
                <w:rStyle w:val="Hyperlink"/>
                <w:noProof/>
              </w:rPr>
              <w:fldChar w:fldCharType="end"/>
            </w:r>
          </w:ins>
        </w:p>
        <w:p w14:paraId="76A3477D" w14:textId="3E3FE5BF" w:rsidR="004A548D" w:rsidRDefault="004A548D">
          <w:pPr>
            <w:pStyle w:val="TOC4"/>
            <w:tabs>
              <w:tab w:val="left" w:pos="1540"/>
              <w:tab w:val="right" w:leader="dot" w:pos="9350"/>
            </w:tabs>
            <w:rPr>
              <w:ins w:id="321" w:author="Michael Petite" w:date="2017-02-27T09:01:00Z"/>
              <w:rFonts w:asciiTheme="minorHAnsi" w:hAnsiTheme="minorHAnsi"/>
              <w:noProof/>
              <w:sz w:val="22"/>
              <w:szCs w:val="22"/>
            </w:rPr>
          </w:pPr>
          <w:ins w:id="322"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"_Toc475949509"</w:instrText>
            </w:r>
            <w:r w:rsidRPr="0095531F">
              <w:rPr>
                <w:rStyle w:val="Hyperlink"/>
                <w:noProof/>
              </w:rPr>
              <w:instrText xml:space="preserve"> </w:instrText>
            </w:r>
            <w:r w:rsidRPr="0095531F">
              <w:rPr>
                <w:rStyle w:val="Hyperlink"/>
                <w:noProof/>
              </w:rPr>
              <w:fldChar w:fldCharType="separate"/>
            </w:r>
            <w:r w:rsidRPr="0095531F">
              <w:rPr>
                <w:rStyle w:val="Hyperlink"/>
                <w:noProof/>
              </w:rPr>
              <w:t>4.18.1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_Toc475949509 \h </w:instrText>
            </w:r>
          </w:ins>
          <w:r>
            <w:rPr>
              <w:noProof/>
              <w:webHidden/>
            </w:rPr>
          </w:r>
          <w:r>
            <w:rPr>
              <w:noProof/>
              <w:webHidden/>
            </w:rPr>
            <w:fldChar w:fldCharType="separate"/>
          </w:r>
          <w:ins w:id="323" w:author="Michael Petite" w:date="2017-02-27T09:01:00Z">
            <w:r>
              <w:rPr>
                <w:noProof/>
                <w:webHidden/>
              </w:rPr>
              <w:t>73</w:t>
            </w:r>
            <w:r>
              <w:rPr>
                <w:noProof/>
                <w:webHidden/>
              </w:rPr>
              <w:fldChar w:fldCharType="end"/>
            </w:r>
            <w:r w:rsidRPr="0095531F">
              <w:rPr>
                <w:rStyle w:val="Hyperlink"/>
                <w:noProof/>
              </w:rPr>
              <w:fldChar w:fldCharType="end"/>
            </w:r>
          </w:ins>
        </w:p>
        <w:p w14:paraId="70FA8496" w14:textId="398620A9" w:rsidR="004A548D" w:rsidRDefault="004A548D">
          <w:pPr>
            <w:pStyle w:val="TOC4"/>
            <w:tabs>
              <w:tab w:val="left" w:pos="1540"/>
              <w:tab w:val="right" w:leader="dot" w:pos="9350"/>
            </w:tabs>
            <w:rPr>
              <w:ins w:id="324" w:author="Michael Petite" w:date="2017-02-27T09:01:00Z"/>
              <w:rFonts w:asciiTheme="minorHAnsi" w:hAnsiTheme="minorHAnsi"/>
              <w:noProof/>
              <w:sz w:val="22"/>
              <w:szCs w:val="22"/>
            </w:rPr>
          </w:pPr>
          <w:ins w:id="32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"_Toc475949510"</w:instrText>
            </w:r>
            <w:r w:rsidRPr="0095531F">
              <w:rPr>
                <w:rStyle w:val="Hyperlink"/>
                <w:noProof/>
              </w:rPr>
              <w:instrText xml:space="preserve"> </w:instrText>
            </w:r>
            <w:r w:rsidRPr="0095531F">
              <w:rPr>
                <w:rStyle w:val="Hyperlink"/>
                <w:noProof/>
              </w:rPr>
              <w:fldChar w:fldCharType="separate"/>
            </w:r>
            <w:r w:rsidRPr="0095531F">
              <w:rPr>
                <w:rStyle w:val="Hyperlink"/>
                <w:noProof/>
              </w:rPr>
              <w:t>4.18.2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_Toc475949510 \h </w:instrText>
            </w:r>
          </w:ins>
          <w:r>
            <w:rPr>
              <w:noProof/>
              <w:webHidden/>
            </w:rPr>
          </w:r>
          <w:r>
            <w:rPr>
              <w:noProof/>
              <w:webHidden/>
            </w:rPr>
            <w:fldChar w:fldCharType="separate"/>
          </w:r>
          <w:ins w:id="326" w:author="Michael Petite" w:date="2017-02-27T09:01:00Z">
            <w:r>
              <w:rPr>
                <w:noProof/>
                <w:webHidden/>
              </w:rPr>
              <w:t>73</w:t>
            </w:r>
            <w:r>
              <w:rPr>
                <w:noProof/>
                <w:webHidden/>
              </w:rPr>
              <w:fldChar w:fldCharType="end"/>
            </w:r>
            <w:r w:rsidRPr="0095531F">
              <w:rPr>
                <w:rStyle w:val="Hyperlink"/>
                <w:noProof/>
              </w:rPr>
              <w:fldChar w:fldCharType="end"/>
            </w:r>
          </w:ins>
        </w:p>
        <w:p w14:paraId="55BD6A33" w14:textId="049DF0BB" w:rsidR="004A548D" w:rsidRDefault="004A548D">
          <w:pPr>
            <w:pStyle w:val="TOC5"/>
            <w:tabs>
              <w:tab w:val="right" w:leader="dot" w:pos="9350"/>
            </w:tabs>
            <w:rPr>
              <w:ins w:id="327" w:author="Michael Petite" w:date="2017-02-27T09:01:00Z"/>
              <w:rFonts w:asciiTheme="minorHAnsi" w:hAnsiTheme="minorHAnsi"/>
              <w:noProof/>
              <w:sz w:val="22"/>
              <w:szCs w:val="22"/>
            </w:rPr>
          </w:pPr>
          <w:ins w:id="328"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"_Toc475949511"</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_Toc475949511 \h </w:instrText>
            </w:r>
          </w:ins>
          <w:r>
            <w:rPr>
              <w:noProof/>
              <w:webHidden/>
            </w:rPr>
          </w:r>
          <w:r>
            <w:rPr>
              <w:noProof/>
              <w:webHidden/>
            </w:rPr>
            <w:fldChar w:fldCharType="separate"/>
          </w:r>
          <w:ins w:id="329" w:author="Michael Petite" w:date="2017-02-27T09:01:00Z">
            <w:r>
              <w:rPr>
                <w:noProof/>
                <w:webHidden/>
              </w:rPr>
              <w:t>73</w:t>
            </w:r>
            <w:r>
              <w:rPr>
                <w:noProof/>
                <w:webHidden/>
              </w:rPr>
              <w:fldChar w:fldCharType="end"/>
            </w:r>
            <w:r w:rsidRPr="0095531F">
              <w:rPr>
                <w:rStyle w:val="Hyperlink"/>
                <w:noProof/>
              </w:rPr>
              <w:fldChar w:fldCharType="end"/>
            </w:r>
          </w:ins>
        </w:p>
        <w:p w14:paraId="5E9FFC2B" w14:textId="62D5DF1A" w:rsidR="004A548D" w:rsidRDefault="004A548D">
          <w:pPr>
            <w:pStyle w:val="TOC5"/>
            <w:tabs>
              <w:tab w:val="right" w:leader="dot" w:pos="9350"/>
            </w:tabs>
            <w:rPr>
              <w:ins w:id="330" w:author="Michael Petite" w:date="2017-02-27T09:01:00Z"/>
              <w:rFonts w:asciiTheme="minorHAnsi" w:hAnsiTheme="minorHAnsi"/>
              <w:noProof/>
              <w:sz w:val="22"/>
              <w:szCs w:val="22"/>
            </w:rPr>
          </w:pPr>
          <w:ins w:id="33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"_Toc475949512"</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_Toc475949512 \h </w:instrText>
            </w:r>
          </w:ins>
          <w:r>
            <w:rPr>
              <w:noProof/>
              <w:webHidden/>
            </w:rPr>
          </w:r>
          <w:r>
            <w:rPr>
              <w:noProof/>
              <w:webHidden/>
            </w:rPr>
            <w:fldChar w:fldCharType="separate"/>
          </w:r>
          <w:ins w:id="332" w:author="Michael Petite" w:date="2017-02-27T09:01:00Z">
            <w:r>
              <w:rPr>
                <w:noProof/>
                <w:webHidden/>
              </w:rPr>
              <w:t>74</w:t>
            </w:r>
            <w:r>
              <w:rPr>
                <w:noProof/>
                <w:webHidden/>
              </w:rPr>
              <w:fldChar w:fldCharType="end"/>
            </w:r>
            <w:r w:rsidRPr="0095531F">
              <w:rPr>
                <w:rStyle w:val="Hyperlink"/>
                <w:noProof/>
              </w:rPr>
              <w:fldChar w:fldCharType="end"/>
            </w:r>
          </w:ins>
        </w:p>
        <w:p w14:paraId="3A99EF10" w14:textId="4F185CBC" w:rsidR="004A548D" w:rsidRDefault="004A548D">
          <w:pPr>
            <w:pStyle w:val="TOC4"/>
            <w:tabs>
              <w:tab w:val="left" w:pos="1540"/>
              <w:tab w:val="right" w:leader="dot" w:pos="9350"/>
            </w:tabs>
            <w:rPr>
              <w:ins w:id="333" w:author="Michael Petite" w:date="2017-02-27T09:01:00Z"/>
              <w:rFonts w:asciiTheme="minorHAnsi" w:hAnsiTheme="minorHAnsi"/>
              <w:noProof/>
              <w:sz w:val="22"/>
              <w:szCs w:val="22"/>
            </w:rPr>
          </w:pPr>
          <w:ins w:id="334" w:author="Michael Petite" w:date="2017-02-27T09:01:00Z">
            <w:r w:rsidRPr="0095531F">
              <w:rPr>
                <w:rStyle w:val="Hyperlink"/>
                <w:noProof/>
              </w:rPr>
              <w:lastRenderedPageBreak/>
              <w:fldChar w:fldCharType="begin"/>
            </w:r>
            <w:r w:rsidRPr="0095531F">
              <w:rPr>
                <w:rStyle w:val="Hyperlink"/>
                <w:noProof/>
              </w:rPr>
              <w:instrText xml:space="preserve"> </w:instrText>
            </w:r>
            <w:r>
              <w:rPr>
                <w:noProof/>
              </w:rPr>
              <w:instrText>HYPERLINK \l "_Toc475949513"</w:instrText>
            </w:r>
            <w:r w:rsidRPr="0095531F">
              <w:rPr>
                <w:rStyle w:val="Hyperlink"/>
                <w:noProof/>
              </w:rPr>
              <w:instrText xml:space="preserve"> </w:instrText>
            </w:r>
            <w:r w:rsidRPr="0095531F">
              <w:rPr>
                <w:rStyle w:val="Hyperlink"/>
                <w:noProof/>
              </w:rPr>
              <w:fldChar w:fldCharType="separate"/>
            </w:r>
            <w:r w:rsidRPr="0095531F">
              <w:rPr>
                <w:rStyle w:val="Hyperlink"/>
                <w:noProof/>
              </w:rPr>
              <w:t>4.18.3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_Toc475949513 \h </w:instrText>
            </w:r>
          </w:ins>
          <w:r>
            <w:rPr>
              <w:noProof/>
              <w:webHidden/>
            </w:rPr>
          </w:r>
          <w:r>
            <w:rPr>
              <w:noProof/>
              <w:webHidden/>
            </w:rPr>
            <w:fldChar w:fldCharType="separate"/>
          </w:r>
          <w:ins w:id="335" w:author="Michael Petite" w:date="2017-02-27T09:01:00Z">
            <w:r>
              <w:rPr>
                <w:noProof/>
                <w:webHidden/>
              </w:rPr>
              <w:t>74</w:t>
            </w:r>
            <w:r>
              <w:rPr>
                <w:noProof/>
                <w:webHidden/>
              </w:rPr>
              <w:fldChar w:fldCharType="end"/>
            </w:r>
            <w:r w:rsidRPr="0095531F">
              <w:rPr>
                <w:rStyle w:val="Hyperlink"/>
                <w:noProof/>
              </w:rPr>
              <w:fldChar w:fldCharType="end"/>
            </w:r>
          </w:ins>
        </w:p>
        <w:p w14:paraId="3E7512CD" w14:textId="1D49F9A3" w:rsidR="004A548D" w:rsidRDefault="004A548D">
          <w:pPr>
            <w:pStyle w:val="TOC3"/>
            <w:tabs>
              <w:tab w:val="left" w:pos="1100"/>
              <w:tab w:val="right" w:leader="dot" w:pos="9350"/>
            </w:tabs>
            <w:rPr>
              <w:ins w:id="336" w:author="Michael Petite" w:date="2017-02-27T09:01:00Z"/>
              <w:rFonts w:asciiTheme="minorHAnsi" w:hAnsiTheme="minorHAnsi"/>
              <w:noProof/>
              <w:sz w:val="22"/>
              <w:szCs w:val="22"/>
            </w:rPr>
          </w:pPr>
          <w:ins w:id="33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"_Toc475949514"</w:instrText>
            </w:r>
            <w:r w:rsidRPr="0095531F">
              <w:rPr>
                <w:rStyle w:val="Hyperlink"/>
                <w:noProof/>
              </w:rPr>
              <w:instrText xml:space="preserve"> </w:instrText>
            </w:r>
            <w:r w:rsidRPr="0095531F">
              <w:rPr>
                <w:rStyle w:val="Hyperlink"/>
                <w:noProof/>
              </w:rPr>
              <w:fldChar w:fldCharType="separate"/>
            </w:r>
            <w:r w:rsidRPr="0095531F">
              <w:rPr>
                <w:rStyle w:val="Hyperlink"/>
                <w:noProof/>
              </w:rPr>
              <w:t>4.19</w:t>
            </w:r>
            <w:r>
              <w:rPr>
                <w:rFonts w:asciiTheme="minorHAnsi" w:hAnsiTheme="minorHAnsi"/>
                <w:noProof/>
                <w:sz w:val="22"/>
                <w:szCs w:val="22"/>
              </w:rPr>
              <w:tab/>
            </w:r>
            <w:r w:rsidRPr="0095531F">
              <w:rPr>
                <w:rStyle w:val="Hyperlink"/>
                <w:noProof/>
              </w:rPr>
              <w:t>Activity Category- Site Visit</w:t>
            </w:r>
            <w:r>
              <w:rPr>
                <w:noProof/>
                <w:webHidden/>
              </w:rPr>
              <w:tab/>
            </w:r>
            <w:r>
              <w:rPr>
                <w:noProof/>
                <w:webHidden/>
              </w:rPr>
              <w:fldChar w:fldCharType="begin"/>
            </w:r>
            <w:r>
              <w:rPr>
                <w:noProof/>
                <w:webHidden/>
              </w:rPr>
              <w:instrText xml:space="preserve"> PAGEREF _Toc475949514 \h </w:instrText>
            </w:r>
          </w:ins>
          <w:r>
            <w:rPr>
              <w:noProof/>
              <w:webHidden/>
            </w:rPr>
          </w:r>
          <w:r>
            <w:rPr>
              <w:noProof/>
              <w:webHidden/>
            </w:rPr>
            <w:fldChar w:fldCharType="separate"/>
          </w:r>
          <w:ins w:id="338" w:author="Michael Petite" w:date="2017-02-27T09:01:00Z">
            <w:r>
              <w:rPr>
                <w:noProof/>
                <w:webHidden/>
              </w:rPr>
              <w:t>75</w:t>
            </w:r>
            <w:r>
              <w:rPr>
                <w:noProof/>
                <w:webHidden/>
              </w:rPr>
              <w:fldChar w:fldCharType="end"/>
            </w:r>
            <w:r w:rsidRPr="0095531F">
              <w:rPr>
                <w:rStyle w:val="Hyperlink"/>
                <w:noProof/>
              </w:rPr>
              <w:fldChar w:fldCharType="end"/>
            </w:r>
          </w:ins>
        </w:p>
        <w:p w14:paraId="2C5F2215" w14:textId="354F21E4" w:rsidR="004A548D" w:rsidRDefault="004A548D">
          <w:pPr>
            <w:pStyle w:val="TOC4"/>
            <w:tabs>
              <w:tab w:val="left" w:pos="1540"/>
              <w:tab w:val="right" w:leader="dot" w:pos="9350"/>
            </w:tabs>
            <w:rPr>
              <w:ins w:id="339" w:author="Michael Petite" w:date="2017-02-27T09:01:00Z"/>
              <w:rFonts w:asciiTheme="minorHAnsi" w:hAnsiTheme="minorHAnsi"/>
              <w:noProof/>
              <w:sz w:val="22"/>
              <w:szCs w:val="22"/>
            </w:rPr>
          </w:pPr>
          <w:ins w:id="34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"_Toc475949515"</w:instrText>
            </w:r>
            <w:r w:rsidRPr="0095531F">
              <w:rPr>
                <w:rStyle w:val="Hyperlink"/>
                <w:noProof/>
              </w:rPr>
              <w:instrText xml:space="preserve"> </w:instrText>
            </w:r>
            <w:r w:rsidRPr="0095531F">
              <w:rPr>
                <w:rStyle w:val="Hyperlink"/>
                <w:noProof/>
              </w:rPr>
              <w:fldChar w:fldCharType="separate"/>
            </w:r>
            <w:r w:rsidRPr="0095531F">
              <w:rPr>
                <w:rStyle w:val="Hyperlink"/>
                <w:noProof/>
              </w:rPr>
              <w:t>4.19.1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_Toc475949515 \h </w:instrText>
            </w:r>
          </w:ins>
          <w:r>
            <w:rPr>
              <w:noProof/>
              <w:webHidden/>
            </w:rPr>
          </w:r>
          <w:r>
            <w:rPr>
              <w:noProof/>
              <w:webHidden/>
            </w:rPr>
            <w:fldChar w:fldCharType="separate"/>
          </w:r>
          <w:ins w:id="341" w:author="Michael Petite" w:date="2017-02-27T09:01:00Z">
            <w:r>
              <w:rPr>
                <w:noProof/>
                <w:webHidden/>
              </w:rPr>
              <w:t>75</w:t>
            </w:r>
            <w:r>
              <w:rPr>
                <w:noProof/>
                <w:webHidden/>
              </w:rPr>
              <w:fldChar w:fldCharType="end"/>
            </w:r>
            <w:r w:rsidRPr="0095531F">
              <w:rPr>
                <w:rStyle w:val="Hyperlink"/>
                <w:noProof/>
              </w:rPr>
              <w:fldChar w:fldCharType="end"/>
            </w:r>
          </w:ins>
        </w:p>
        <w:p w14:paraId="58AB50C6" w14:textId="3EF8F5B1" w:rsidR="004A548D" w:rsidRDefault="004A548D">
          <w:pPr>
            <w:pStyle w:val="TOC4"/>
            <w:tabs>
              <w:tab w:val="left" w:pos="1540"/>
              <w:tab w:val="right" w:leader="dot" w:pos="9350"/>
            </w:tabs>
            <w:rPr>
              <w:ins w:id="342" w:author="Michael Petite" w:date="2017-02-27T09:01:00Z"/>
              <w:rFonts w:asciiTheme="minorHAnsi" w:hAnsiTheme="minorHAnsi"/>
              <w:noProof/>
              <w:sz w:val="22"/>
              <w:szCs w:val="22"/>
            </w:rPr>
          </w:pPr>
          <w:ins w:id="34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"_Toc475949516"</w:instrText>
            </w:r>
            <w:r w:rsidRPr="0095531F">
              <w:rPr>
                <w:rStyle w:val="Hyperlink"/>
                <w:noProof/>
              </w:rPr>
              <w:instrText xml:space="preserve"> </w:instrText>
            </w:r>
            <w:r w:rsidRPr="0095531F">
              <w:rPr>
                <w:rStyle w:val="Hyperlink"/>
                <w:noProof/>
              </w:rPr>
              <w:fldChar w:fldCharType="separate"/>
            </w:r>
            <w:r w:rsidRPr="0095531F">
              <w:rPr>
                <w:rStyle w:val="Hyperlink"/>
                <w:noProof/>
              </w:rPr>
              <w:t>4.19.2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_Toc475949516 \h </w:instrText>
            </w:r>
          </w:ins>
          <w:r>
            <w:rPr>
              <w:noProof/>
              <w:webHidden/>
            </w:rPr>
          </w:r>
          <w:r>
            <w:rPr>
              <w:noProof/>
              <w:webHidden/>
            </w:rPr>
            <w:fldChar w:fldCharType="separate"/>
          </w:r>
          <w:ins w:id="344" w:author="Michael Petite" w:date="2017-02-27T09:01:00Z">
            <w:r>
              <w:rPr>
                <w:noProof/>
                <w:webHidden/>
              </w:rPr>
              <w:t>75</w:t>
            </w:r>
            <w:r>
              <w:rPr>
                <w:noProof/>
                <w:webHidden/>
              </w:rPr>
              <w:fldChar w:fldCharType="end"/>
            </w:r>
            <w:r w:rsidRPr="0095531F">
              <w:rPr>
                <w:rStyle w:val="Hyperlink"/>
                <w:noProof/>
              </w:rPr>
              <w:fldChar w:fldCharType="end"/>
            </w:r>
          </w:ins>
        </w:p>
        <w:p w14:paraId="3F46B145" w14:textId="6A6DE0B3" w:rsidR="004A548D" w:rsidRDefault="004A548D">
          <w:pPr>
            <w:pStyle w:val="TOC5"/>
            <w:tabs>
              <w:tab w:val="right" w:leader="dot" w:pos="9350"/>
            </w:tabs>
            <w:rPr>
              <w:ins w:id="345" w:author="Michael Petite" w:date="2017-02-27T09:01:00Z"/>
              <w:rFonts w:asciiTheme="minorHAnsi" w:hAnsiTheme="minorHAnsi"/>
              <w:noProof/>
              <w:sz w:val="22"/>
              <w:szCs w:val="22"/>
            </w:rPr>
          </w:pPr>
          <w:ins w:id="34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"_Toc475949517"</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_Toc475949517 \h </w:instrText>
            </w:r>
          </w:ins>
          <w:r>
            <w:rPr>
              <w:noProof/>
              <w:webHidden/>
            </w:rPr>
          </w:r>
          <w:r>
            <w:rPr>
              <w:noProof/>
              <w:webHidden/>
            </w:rPr>
            <w:fldChar w:fldCharType="separate"/>
          </w:r>
          <w:ins w:id="347" w:author="Michael Petite" w:date="2017-02-27T09:01:00Z">
            <w:r>
              <w:rPr>
                <w:noProof/>
                <w:webHidden/>
              </w:rPr>
              <w:t>76</w:t>
            </w:r>
            <w:r>
              <w:rPr>
                <w:noProof/>
                <w:webHidden/>
              </w:rPr>
              <w:fldChar w:fldCharType="end"/>
            </w:r>
            <w:r w:rsidRPr="0095531F">
              <w:rPr>
                <w:rStyle w:val="Hyperlink"/>
                <w:noProof/>
              </w:rPr>
              <w:fldChar w:fldCharType="end"/>
            </w:r>
          </w:ins>
        </w:p>
        <w:p w14:paraId="160B68C7" w14:textId="5C3B5407" w:rsidR="004A548D" w:rsidRDefault="004A548D">
          <w:pPr>
            <w:pStyle w:val="TOC5"/>
            <w:tabs>
              <w:tab w:val="right" w:leader="dot" w:pos="9350"/>
            </w:tabs>
            <w:rPr>
              <w:ins w:id="348" w:author="Michael Petite" w:date="2017-02-27T09:01:00Z"/>
              <w:rFonts w:asciiTheme="minorHAnsi" w:hAnsiTheme="minorHAnsi"/>
              <w:noProof/>
              <w:sz w:val="22"/>
              <w:szCs w:val="22"/>
            </w:rPr>
          </w:pPr>
          <w:ins w:id="34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"_Toc475949518"</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_Toc475949518 \h </w:instrText>
            </w:r>
          </w:ins>
          <w:r>
            <w:rPr>
              <w:noProof/>
              <w:webHidden/>
            </w:rPr>
          </w:r>
          <w:r>
            <w:rPr>
              <w:noProof/>
              <w:webHidden/>
            </w:rPr>
            <w:fldChar w:fldCharType="separate"/>
          </w:r>
          <w:ins w:id="350" w:author="Michael Petite" w:date="2017-02-27T09:01:00Z">
            <w:r>
              <w:rPr>
                <w:noProof/>
                <w:webHidden/>
              </w:rPr>
              <w:t>77</w:t>
            </w:r>
            <w:r>
              <w:rPr>
                <w:noProof/>
                <w:webHidden/>
              </w:rPr>
              <w:fldChar w:fldCharType="end"/>
            </w:r>
            <w:r w:rsidRPr="0095531F">
              <w:rPr>
                <w:rStyle w:val="Hyperlink"/>
                <w:noProof/>
              </w:rPr>
              <w:fldChar w:fldCharType="end"/>
            </w:r>
          </w:ins>
        </w:p>
        <w:p w14:paraId="4EBF636C" w14:textId="6FEC323C" w:rsidR="004A548D" w:rsidRDefault="004A548D">
          <w:pPr>
            <w:pStyle w:val="TOC4"/>
            <w:tabs>
              <w:tab w:val="left" w:pos="1540"/>
              <w:tab w:val="right" w:leader="dot" w:pos="9350"/>
            </w:tabs>
            <w:rPr>
              <w:ins w:id="351" w:author="Michael Petite" w:date="2017-02-27T09:01:00Z"/>
              <w:rFonts w:asciiTheme="minorHAnsi" w:hAnsiTheme="minorHAnsi"/>
              <w:noProof/>
              <w:sz w:val="22"/>
              <w:szCs w:val="22"/>
            </w:rPr>
          </w:pPr>
          <w:ins w:id="352"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"_Toc475949519"</w:instrText>
            </w:r>
            <w:r w:rsidRPr="0095531F">
              <w:rPr>
                <w:rStyle w:val="Hyperlink"/>
                <w:noProof/>
              </w:rPr>
              <w:instrText xml:space="preserve"> </w:instrText>
            </w:r>
            <w:r w:rsidRPr="0095531F">
              <w:rPr>
                <w:rStyle w:val="Hyperlink"/>
                <w:noProof/>
              </w:rPr>
              <w:fldChar w:fldCharType="separate"/>
            </w:r>
            <w:r w:rsidRPr="0095531F">
              <w:rPr>
                <w:rStyle w:val="Hyperlink"/>
                <w:noProof/>
              </w:rPr>
              <w:t>4.19.3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_Toc475949519 \h </w:instrText>
            </w:r>
          </w:ins>
          <w:r>
            <w:rPr>
              <w:noProof/>
              <w:webHidden/>
            </w:rPr>
          </w:r>
          <w:r>
            <w:rPr>
              <w:noProof/>
              <w:webHidden/>
            </w:rPr>
            <w:fldChar w:fldCharType="separate"/>
          </w:r>
          <w:ins w:id="353" w:author="Michael Petite" w:date="2017-02-27T09:01:00Z">
            <w:r>
              <w:rPr>
                <w:noProof/>
                <w:webHidden/>
              </w:rPr>
              <w:t>77</w:t>
            </w:r>
            <w:r>
              <w:rPr>
                <w:noProof/>
                <w:webHidden/>
              </w:rPr>
              <w:fldChar w:fldCharType="end"/>
            </w:r>
            <w:r w:rsidRPr="0095531F">
              <w:rPr>
                <w:rStyle w:val="Hyperlink"/>
                <w:noProof/>
              </w:rPr>
              <w:fldChar w:fldCharType="end"/>
            </w:r>
          </w:ins>
        </w:p>
        <w:p w14:paraId="1F560ADE" w14:textId="3B07E67F" w:rsidR="004A548D" w:rsidRDefault="004A548D">
          <w:pPr>
            <w:pStyle w:val="TOC3"/>
            <w:tabs>
              <w:tab w:val="left" w:pos="1320"/>
              <w:tab w:val="right" w:leader="dot" w:pos="9350"/>
            </w:tabs>
            <w:rPr>
              <w:ins w:id="354" w:author="Michael Petite" w:date="2017-02-27T09:01:00Z"/>
              <w:rFonts w:asciiTheme="minorHAnsi" w:hAnsiTheme="minorHAnsi"/>
              <w:noProof/>
              <w:sz w:val="22"/>
              <w:szCs w:val="22"/>
            </w:rPr>
          </w:pPr>
          <w:ins w:id="35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"_Toc475949520"</w:instrText>
            </w:r>
            <w:r w:rsidRPr="0095531F">
              <w:rPr>
                <w:rStyle w:val="Hyperlink"/>
                <w:noProof/>
              </w:rPr>
              <w:instrText xml:space="preserve"> </w:instrText>
            </w:r>
            <w:r w:rsidRPr="0095531F">
              <w:rPr>
                <w:rStyle w:val="Hyperlink"/>
                <w:noProof/>
              </w:rPr>
              <w:fldChar w:fldCharType="separate"/>
            </w:r>
            <w:r w:rsidRPr="0095531F">
              <w:rPr>
                <w:rStyle w:val="Hyperlink"/>
                <w:noProof/>
              </w:rPr>
              <w:t>4.19.4</w:t>
            </w:r>
            <w:r>
              <w:rPr>
                <w:rFonts w:asciiTheme="minorHAnsi" w:hAnsiTheme="minorHAnsi"/>
                <w:noProof/>
                <w:sz w:val="22"/>
                <w:szCs w:val="22"/>
              </w:rPr>
              <w:tab/>
            </w:r>
            <w:r w:rsidRPr="0095531F">
              <w:rPr>
                <w:rStyle w:val="Hyperlink"/>
                <w:noProof/>
              </w:rPr>
              <w:t>Activity Category- Market Research</w:t>
            </w:r>
            <w:r>
              <w:rPr>
                <w:noProof/>
                <w:webHidden/>
              </w:rPr>
              <w:tab/>
            </w:r>
            <w:r>
              <w:rPr>
                <w:noProof/>
                <w:webHidden/>
              </w:rPr>
              <w:fldChar w:fldCharType="begin"/>
            </w:r>
            <w:r>
              <w:rPr>
                <w:noProof/>
                <w:webHidden/>
              </w:rPr>
              <w:instrText xml:space="preserve"> PAGEREF _Toc475949520 \h </w:instrText>
            </w:r>
          </w:ins>
          <w:r>
            <w:rPr>
              <w:noProof/>
              <w:webHidden/>
            </w:rPr>
          </w:r>
          <w:r>
            <w:rPr>
              <w:noProof/>
              <w:webHidden/>
            </w:rPr>
            <w:fldChar w:fldCharType="separate"/>
          </w:r>
          <w:ins w:id="356" w:author="Michael Petite" w:date="2017-02-27T09:01:00Z">
            <w:r>
              <w:rPr>
                <w:noProof/>
                <w:webHidden/>
              </w:rPr>
              <w:t>78</w:t>
            </w:r>
            <w:r>
              <w:rPr>
                <w:noProof/>
                <w:webHidden/>
              </w:rPr>
              <w:fldChar w:fldCharType="end"/>
            </w:r>
            <w:r w:rsidRPr="0095531F">
              <w:rPr>
                <w:rStyle w:val="Hyperlink"/>
                <w:noProof/>
              </w:rPr>
              <w:fldChar w:fldCharType="end"/>
            </w:r>
          </w:ins>
        </w:p>
        <w:p w14:paraId="42EB97F4" w14:textId="7E2E1EB9" w:rsidR="004A548D" w:rsidRDefault="004A548D">
          <w:pPr>
            <w:pStyle w:val="TOC4"/>
            <w:tabs>
              <w:tab w:val="left" w:pos="1540"/>
              <w:tab w:val="right" w:leader="dot" w:pos="9350"/>
            </w:tabs>
            <w:rPr>
              <w:ins w:id="357" w:author="Michael Petite" w:date="2017-02-27T09:01:00Z"/>
              <w:rFonts w:asciiTheme="minorHAnsi" w:hAnsiTheme="minorHAnsi"/>
              <w:noProof/>
              <w:sz w:val="22"/>
              <w:szCs w:val="22"/>
            </w:rPr>
          </w:pPr>
          <w:ins w:id="358"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"_Toc475949521"</w:instrText>
            </w:r>
            <w:r w:rsidRPr="0095531F">
              <w:rPr>
                <w:rStyle w:val="Hyperlink"/>
                <w:noProof/>
              </w:rPr>
              <w:instrText xml:space="preserve"> </w:instrText>
            </w:r>
            <w:r w:rsidRPr="0095531F">
              <w:rPr>
                <w:rStyle w:val="Hyperlink"/>
                <w:noProof/>
              </w:rPr>
              <w:fldChar w:fldCharType="separate"/>
            </w:r>
            <w:r w:rsidRPr="0095531F">
              <w:rPr>
                <w:rStyle w:val="Hyperlink"/>
                <w:noProof/>
              </w:rPr>
              <w:t>4.19.5</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_Toc475949521 \h </w:instrText>
            </w:r>
          </w:ins>
          <w:r>
            <w:rPr>
              <w:noProof/>
              <w:webHidden/>
            </w:rPr>
          </w:r>
          <w:r>
            <w:rPr>
              <w:noProof/>
              <w:webHidden/>
            </w:rPr>
            <w:fldChar w:fldCharType="separate"/>
          </w:r>
          <w:ins w:id="359" w:author="Michael Petite" w:date="2017-02-27T09:01:00Z">
            <w:r>
              <w:rPr>
                <w:noProof/>
                <w:webHidden/>
              </w:rPr>
              <w:t>78</w:t>
            </w:r>
            <w:r>
              <w:rPr>
                <w:noProof/>
                <w:webHidden/>
              </w:rPr>
              <w:fldChar w:fldCharType="end"/>
            </w:r>
            <w:r w:rsidRPr="0095531F">
              <w:rPr>
                <w:rStyle w:val="Hyperlink"/>
                <w:noProof/>
              </w:rPr>
              <w:fldChar w:fldCharType="end"/>
            </w:r>
          </w:ins>
        </w:p>
        <w:p w14:paraId="6331330C" w14:textId="52EDEE6E" w:rsidR="004A548D" w:rsidRDefault="004A548D">
          <w:pPr>
            <w:pStyle w:val="TOC4"/>
            <w:tabs>
              <w:tab w:val="left" w:pos="1540"/>
              <w:tab w:val="right" w:leader="dot" w:pos="9350"/>
            </w:tabs>
            <w:rPr>
              <w:ins w:id="360" w:author="Michael Petite" w:date="2017-02-27T09:01:00Z"/>
              <w:rFonts w:asciiTheme="minorHAnsi" w:hAnsiTheme="minorHAnsi"/>
              <w:noProof/>
              <w:sz w:val="22"/>
              <w:szCs w:val="22"/>
            </w:rPr>
          </w:pPr>
          <w:ins w:id="36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"_Toc475949522"</w:instrText>
            </w:r>
            <w:r w:rsidRPr="0095531F">
              <w:rPr>
                <w:rStyle w:val="Hyperlink"/>
                <w:noProof/>
              </w:rPr>
              <w:instrText xml:space="preserve"> </w:instrText>
            </w:r>
            <w:r w:rsidRPr="0095531F">
              <w:rPr>
                <w:rStyle w:val="Hyperlink"/>
                <w:noProof/>
              </w:rPr>
              <w:fldChar w:fldCharType="separate"/>
            </w:r>
            <w:r w:rsidRPr="0095531F">
              <w:rPr>
                <w:rStyle w:val="Hyperlink"/>
                <w:noProof/>
              </w:rPr>
              <w:t>4.19.6</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_Toc475949522 \h </w:instrText>
            </w:r>
          </w:ins>
          <w:r>
            <w:rPr>
              <w:noProof/>
              <w:webHidden/>
            </w:rPr>
          </w:r>
          <w:r>
            <w:rPr>
              <w:noProof/>
              <w:webHidden/>
            </w:rPr>
            <w:fldChar w:fldCharType="separate"/>
          </w:r>
          <w:ins w:id="362" w:author="Michael Petite" w:date="2017-02-27T09:01:00Z">
            <w:r>
              <w:rPr>
                <w:noProof/>
                <w:webHidden/>
              </w:rPr>
              <w:t>78</w:t>
            </w:r>
            <w:r>
              <w:rPr>
                <w:noProof/>
                <w:webHidden/>
              </w:rPr>
              <w:fldChar w:fldCharType="end"/>
            </w:r>
            <w:r w:rsidRPr="0095531F">
              <w:rPr>
                <w:rStyle w:val="Hyperlink"/>
                <w:noProof/>
              </w:rPr>
              <w:fldChar w:fldCharType="end"/>
            </w:r>
          </w:ins>
        </w:p>
        <w:p w14:paraId="7180312B" w14:textId="7194F7F4" w:rsidR="004A548D" w:rsidRDefault="004A548D">
          <w:pPr>
            <w:pStyle w:val="TOC5"/>
            <w:tabs>
              <w:tab w:val="right" w:leader="dot" w:pos="9350"/>
            </w:tabs>
            <w:rPr>
              <w:ins w:id="363" w:author="Michael Petite" w:date="2017-02-27T09:01:00Z"/>
              <w:rFonts w:asciiTheme="minorHAnsi" w:hAnsiTheme="minorHAnsi"/>
              <w:noProof/>
              <w:sz w:val="22"/>
              <w:szCs w:val="22"/>
            </w:rPr>
          </w:pPr>
          <w:ins w:id="36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"_Toc475949523"</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_Toc475949523 \h </w:instrText>
            </w:r>
          </w:ins>
          <w:r>
            <w:rPr>
              <w:noProof/>
              <w:webHidden/>
            </w:rPr>
          </w:r>
          <w:r>
            <w:rPr>
              <w:noProof/>
              <w:webHidden/>
            </w:rPr>
            <w:fldChar w:fldCharType="separate"/>
          </w:r>
          <w:ins w:id="365" w:author="Michael Petite" w:date="2017-02-27T09:01:00Z">
            <w:r>
              <w:rPr>
                <w:noProof/>
                <w:webHidden/>
              </w:rPr>
              <w:t>78</w:t>
            </w:r>
            <w:r>
              <w:rPr>
                <w:noProof/>
                <w:webHidden/>
              </w:rPr>
              <w:fldChar w:fldCharType="end"/>
            </w:r>
            <w:r w:rsidRPr="0095531F">
              <w:rPr>
                <w:rStyle w:val="Hyperlink"/>
                <w:noProof/>
              </w:rPr>
              <w:fldChar w:fldCharType="end"/>
            </w:r>
          </w:ins>
        </w:p>
        <w:p w14:paraId="5DEB2858" w14:textId="6C4C91B1" w:rsidR="004A548D" w:rsidRDefault="004A548D">
          <w:pPr>
            <w:pStyle w:val="TOC5"/>
            <w:tabs>
              <w:tab w:val="right" w:leader="dot" w:pos="9350"/>
            </w:tabs>
            <w:rPr>
              <w:ins w:id="366" w:author="Michael Petite" w:date="2017-02-27T09:01:00Z"/>
              <w:rFonts w:asciiTheme="minorHAnsi" w:hAnsiTheme="minorHAnsi"/>
              <w:noProof/>
              <w:sz w:val="22"/>
              <w:szCs w:val="22"/>
            </w:rPr>
          </w:pPr>
          <w:ins w:id="36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"_Toc475949524"</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_Toc475949524 \h </w:instrText>
            </w:r>
          </w:ins>
          <w:r>
            <w:rPr>
              <w:noProof/>
              <w:webHidden/>
            </w:rPr>
          </w:r>
          <w:r>
            <w:rPr>
              <w:noProof/>
              <w:webHidden/>
            </w:rPr>
            <w:fldChar w:fldCharType="separate"/>
          </w:r>
          <w:ins w:id="368" w:author="Michael Petite" w:date="2017-02-27T09:01:00Z">
            <w:r>
              <w:rPr>
                <w:noProof/>
                <w:webHidden/>
              </w:rPr>
              <w:t>81</w:t>
            </w:r>
            <w:r>
              <w:rPr>
                <w:noProof/>
                <w:webHidden/>
              </w:rPr>
              <w:fldChar w:fldCharType="end"/>
            </w:r>
            <w:r w:rsidRPr="0095531F">
              <w:rPr>
                <w:rStyle w:val="Hyperlink"/>
                <w:noProof/>
              </w:rPr>
              <w:fldChar w:fldCharType="end"/>
            </w:r>
          </w:ins>
        </w:p>
        <w:p w14:paraId="21779D33" w14:textId="780EC1C4" w:rsidR="004A548D" w:rsidRDefault="004A548D">
          <w:pPr>
            <w:pStyle w:val="TOC4"/>
            <w:tabs>
              <w:tab w:val="left" w:pos="1540"/>
              <w:tab w:val="right" w:leader="dot" w:pos="9350"/>
            </w:tabs>
            <w:rPr>
              <w:ins w:id="369" w:author="Michael Petite" w:date="2017-02-27T09:01:00Z"/>
              <w:rFonts w:asciiTheme="minorHAnsi" w:hAnsiTheme="minorHAnsi"/>
              <w:noProof/>
              <w:sz w:val="22"/>
              <w:szCs w:val="22"/>
            </w:rPr>
          </w:pPr>
          <w:ins w:id="37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"_Toc475949525"</w:instrText>
            </w:r>
            <w:r w:rsidRPr="0095531F">
              <w:rPr>
                <w:rStyle w:val="Hyperlink"/>
                <w:noProof/>
              </w:rPr>
              <w:instrText xml:space="preserve"> </w:instrText>
            </w:r>
            <w:r w:rsidRPr="0095531F">
              <w:rPr>
                <w:rStyle w:val="Hyperlink"/>
                <w:noProof/>
              </w:rPr>
              <w:fldChar w:fldCharType="separate"/>
            </w:r>
            <w:r w:rsidRPr="0095531F">
              <w:rPr>
                <w:rStyle w:val="Hyperlink"/>
                <w:noProof/>
              </w:rPr>
              <w:t>4.19.7</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_Toc475949525 \h </w:instrText>
            </w:r>
          </w:ins>
          <w:r>
            <w:rPr>
              <w:noProof/>
              <w:webHidden/>
            </w:rPr>
          </w:r>
          <w:r>
            <w:rPr>
              <w:noProof/>
              <w:webHidden/>
            </w:rPr>
            <w:fldChar w:fldCharType="separate"/>
          </w:r>
          <w:ins w:id="371" w:author="Michael Petite" w:date="2017-02-27T09:01:00Z">
            <w:r>
              <w:rPr>
                <w:noProof/>
                <w:webHidden/>
              </w:rPr>
              <w:t>82</w:t>
            </w:r>
            <w:r>
              <w:rPr>
                <w:noProof/>
                <w:webHidden/>
              </w:rPr>
              <w:fldChar w:fldCharType="end"/>
            </w:r>
            <w:r w:rsidRPr="0095531F">
              <w:rPr>
                <w:rStyle w:val="Hyperlink"/>
                <w:noProof/>
              </w:rPr>
              <w:fldChar w:fldCharType="end"/>
            </w:r>
          </w:ins>
        </w:p>
        <w:p w14:paraId="04D67038" w14:textId="7FDEA0F2" w:rsidR="004A548D" w:rsidRDefault="004A548D">
          <w:pPr>
            <w:pStyle w:val="TOC3"/>
            <w:tabs>
              <w:tab w:val="left" w:pos="1100"/>
              <w:tab w:val="right" w:leader="dot" w:pos="9350"/>
            </w:tabs>
            <w:rPr>
              <w:ins w:id="372" w:author="Michael Petite" w:date="2017-02-27T09:01:00Z"/>
              <w:rFonts w:asciiTheme="minorHAnsi" w:hAnsiTheme="minorHAnsi"/>
              <w:noProof/>
              <w:sz w:val="22"/>
              <w:szCs w:val="22"/>
            </w:rPr>
          </w:pPr>
          <w:ins w:id="37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"_Toc475949526"</w:instrText>
            </w:r>
            <w:r w:rsidRPr="0095531F">
              <w:rPr>
                <w:rStyle w:val="Hyperlink"/>
                <w:noProof/>
              </w:rPr>
              <w:instrText xml:space="preserve"> </w:instrText>
            </w:r>
            <w:r w:rsidRPr="0095531F">
              <w:rPr>
                <w:rStyle w:val="Hyperlink"/>
                <w:noProof/>
              </w:rPr>
              <w:fldChar w:fldCharType="separate"/>
            </w:r>
            <w:r w:rsidRPr="0095531F">
              <w:rPr>
                <w:rStyle w:val="Hyperlink"/>
                <w:noProof/>
              </w:rPr>
              <w:t>4.20</w:t>
            </w:r>
            <w:r>
              <w:rPr>
                <w:rFonts w:asciiTheme="minorHAnsi" w:hAnsiTheme="minorHAnsi"/>
                <w:noProof/>
                <w:sz w:val="22"/>
                <w:szCs w:val="22"/>
              </w:rPr>
              <w:tab/>
            </w:r>
            <w:r w:rsidRPr="0095531F">
              <w:rPr>
                <w:rStyle w:val="Hyperlink"/>
                <w:noProof/>
              </w:rPr>
              <w:t>Grants and Donations</w:t>
            </w:r>
            <w:r>
              <w:rPr>
                <w:noProof/>
                <w:webHidden/>
              </w:rPr>
              <w:tab/>
            </w:r>
            <w:r>
              <w:rPr>
                <w:noProof/>
                <w:webHidden/>
              </w:rPr>
              <w:fldChar w:fldCharType="begin"/>
            </w:r>
            <w:r>
              <w:rPr>
                <w:noProof/>
                <w:webHidden/>
              </w:rPr>
              <w:instrText xml:space="preserve"> PAGEREF _Toc475949526 \h </w:instrText>
            </w:r>
          </w:ins>
          <w:r>
            <w:rPr>
              <w:noProof/>
              <w:webHidden/>
            </w:rPr>
          </w:r>
          <w:r>
            <w:rPr>
              <w:noProof/>
              <w:webHidden/>
            </w:rPr>
            <w:fldChar w:fldCharType="separate"/>
          </w:r>
          <w:ins w:id="374" w:author="Michael Petite" w:date="2017-02-27T09:01:00Z">
            <w:r>
              <w:rPr>
                <w:noProof/>
                <w:webHidden/>
              </w:rPr>
              <w:t>85</w:t>
            </w:r>
            <w:r>
              <w:rPr>
                <w:noProof/>
                <w:webHidden/>
              </w:rPr>
              <w:fldChar w:fldCharType="end"/>
            </w:r>
            <w:r w:rsidRPr="0095531F">
              <w:rPr>
                <w:rStyle w:val="Hyperlink"/>
                <w:noProof/>
              </w:rPr>
              <w:fldChar w:fldCharType="end"/>
            </w:r>
          </w:ins>
        </w:p>
        <w:p w14:paraId="319BBAC8" w14:textId="729AF85C" w:rsidR="004A548D" w:rsidRDefault="004A548D">
          <w:pPr>
            <w:pStyle w:val="TOC4"/>
            <w:tabs>
              <w:tab w:val="left" w:pos="1540"/>
              <w:tab w:val="right" w:leader="dot" w:pos="9350"/>
            </w:tabs>
            <w:rPr>
              <w:ins w:id="375" w:author="Michael Petite" w:date="2017-02-27T09:01:00Z"/>
              <w:rFonts w:asciiTheme="minorHAnsi" w:hAnsiTheme="minorHAnsi"/>
              <w:noProof/>
              <w:sz w:val="22"/>
              <w:szCs w:val="22"/>
            </w:rPr>
          </w:pPr>
          <w:ins w:id="37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"_Toc475949527"</w:instrText>
            </w:r>
            <w:r w:rsidRPr="0095531F">
              <w:rPr>
                <w:rStyle w:val="Hyperlink"/>
                <w:noProof/>
              </w:rPr>
              <w:instrText xml:space="preserve"> </w:instrText>
            </w:r>
            <w:r w:rsidRPr="0095531F">
              <w:rPr>
                <w:rStyle w:val="Hyperlink"/>
                <w:noProof/>
              </w:rPr>
              <w:fldChar w:fldCharType="separate"/>
            </w:r>
            <w:r w:rsidRPr="0095531F">
              <w:rPr>
                <w:rStyle w:val="Hyperlink"/>
                <w:noProof/>
              </w:rPr>
              <w:t>4.20.1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_Toc475949527 \h </w:instrText>
            </w:r>
          </w:ins>
          <w:r>
            <w:rPr>
              <w:noProof/>
              <w:webHidden/>
            </w:rPr>
          </w:r>
          <w:r>
            <w:rPr>
              <w:noProof/>
              <w:webHidden/>
            </w:rPr>
            <w:fldChar w:fldCharType="separate"/>
          </w:r>
          <w:ins w:id="377" w:author="Michael Petite" w:date="2017-02-27T09:01:00Z">
            <w:r>
              <w:rPr>
                <w:noProof/>
                <w:webHidden/>
              </w:rPr>
              <w:t>85</w:t>
            </w:r>
            <w:r>
              <w:rPr>
                <w:noProof/>
                <w:webHidden/>
              </w:rPr>
              <w:fldChar w:fldCharType="end"/>
            </w:r>
            <w:r w:rsidRPr="0095531F">
              <w:rPr>
                <w:rStyle w:val="Hyperlink"/>
                <w:noProof/>
              </w:rPr>
              <w:fldChar w:fldCharType="end"/>
            </w:r>
          </w:ins>
        </w:p>
        <w:p w14:paraId="3E596B77" w14:textId="5DADF8B4" w:rsidR="004A548D" w:rsidRDefault="004A548D">
          <w:pPr>
            <w:pStyle w:val="TOC4"/>
            <w:tabs>
              <w:tab w:val="left" w:pos="1540"/>
              <w:tab w:val="right" w:leader="dot" w:pos="9350"/>
            </w:tabs>
            <w:rPr>
              <w:ins w:id="378" w:author="Michael Petite" w:date="2017-02-27T09:01:00Z"/>
              <w:rFonts w:asciiTheme="minorHAnsi" w:hAnsiTheme="minorHAnsi"/>
              <w:noProof/>
              <w:sz w:val="22"/>
              <w:szCs w:val="22"/>
            </w:rPr>
          </w:pPr>
          <w:ins w:id="37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"_Toc475949528"</w:instrText>
            </w:r>
            <w:r w:rsidRPr="0095531F">
              <w:rPr>
                <w:rStyle w:val="Hyperlink"/>
                <w:noProof/>
              </w:rPr>
              <w:instrText xml:space="preserve"> </w:instrText>
            </w:r>
            <w:r w:rsidRPr="0095531F">
              <w:rPr>
                <w:rStyle w:val="Hyperlink"/>
                <w:noProof/>
              </w:rPr>
              <w:fldChar w:fldCharType="separate"/>
            </w:r>
            <w:r w:rsidRPr="0095531F">
              <w:rPr>
                <w:rStyle w:val="Hyperlink"/>
                <w:noProof/>
              </w:rPr>
              <w:t>4.20.2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_Toc475949528 \h </w:instrText>
            </w:r>
          </w:ins>
          <w:r>
            <w:rPr>
              <w:noProof/>
              <w:webHidden/>
            </w:rPr>
          </w:r>
          <w:r>
            <w:rPr>
              <w:noProof/>
              <w:webHidden/>
            </w:rPr>
            <w:fldChar w:fldCharType="separate"/>
          </w:r>
          <w:ins w:id="380" w:author="Michael Petite" w:date="2017-02-27T09:01:00Z">
            <w:r>
              <w:rPr>
                <w:noProof/>
                <w:webHidden/>
              </w:rPr>
              <w:t>85</w:t>
            </w:r>
            <w:r>
              <w:rPr>
                <w:noProof/>
                <w:webHidden/>
              </w:rPr>
              <w:fldChar w:fldCharType="end"/>
            </w:r>
            <w:r w:rsidRPr="0095531F">
              <w:rPr>
                <w:rStyle w:val="Hyperlink"/>
                <w:noProof/>
              </w:rPr>
              <w:fldChar w:fldCharType="end"/>
            </w:r>
          </w:ins>
        </w:p>
        <w:p w14:paraId="077C81C9" w14:textId="70C64C73" w:rsidR="004A548D" w:rsidRDefault="004A548D">
          <w:pPr>
            <w:pStyle w:val="TOC5"/>
            <w:tabs>
              <w:tab w:val="right" w:leader="dot" w:pos="9350"/>
            </w:tabs>
            <w:rPr>
              <w:ins w:id="381" w:author="Michael Petite" w:date="2017-02-27T09:01:00Z"/>
              <w:rFonts w:asciiTheme="minorHAnsi" w:hAnsiTheme="minorHAnsi"/>
              <w:noProof/>
              <w:sz w:val="22"/>
              <w:szCs w:val="22"/>
            </w:rPr>
          </w:pPr>
          <w:ins w:id="382"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"_Toc475949529"</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_Toc475949529 \h </w:instrText>
            </w:r>
          </w:ins>
          <w:r>
            <w:rPr>
              <w:noProof/>
              <w:webHidden/>
            </w:rPr>
          </w:r>
          <w:r>
            <w:rPr>
              <w:noProof/>
              <w:webHidden/>
            </w:rPr>
            <w:fldChar w:fldCharType="separate"/>
          </w:r>
          <w:ins w:id="383" w:author="Michael Petite" w:date="2017-02-27T09:01:00Z">
            <w:r>
              <w:rPr>
                <w:noProof/>
                <w:webHidden/>
              </w:rPr>
              <w:t>86</w:t>
            </w:r>
            <w:r>
              <w:rPr>
                <w:noProof/>
                <w:webHidden/>
              </w:rPr>
              <w:fldChar w:fldCharType="end"/>
            </w:r>
            <w:r w:rsidRPr="0095531F">
              <w:rPr>
                <w:rStyle w:val="Hyperlink"/>
                <w:noProof/>
              </w:rPr>
              <w:fldChar w:fldCharType="end"/>
            </w:r>
          </w:ins>
        </w:p>
        <w:p w14:paraId="4E8BAF6B" w14:textId="378AA503" w:rsidR="004A548D" w:rsidRDefault="004A548D">
          <w:pPr>
            <w:pStyle w:val="TOC5"/>
            <w:tabs>
              <w:tab w:val="right" w:leader="dot" w:pos="9350"/>
            </w:tabs>
            <w:rPr>
              <w:ins w:id="384" w:author="Michael Petite" w:date="2017-02-27T09:01:00Z"/>
              <w:rFonts w:asciiTheme="minorHAnsi" w:hAnsiTheme="minorHAnsi"/>
              <w:noProof/>
              <w:sz w:val="22"/>
              <w:szCs w:val="22"/>
            </w:rPr>
          </w:pPr>
          <w:ins w:id="38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"_Toc475949530"</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_Toc475949530 \h </w:instrText>
            </w:r>
          </w:ins>
          <w:r>
            <w:rPr>
              <w:noProof/>
              <w:webHidden/>
            </w:rPr>
          </w:r>
          <w:r>
            <w:rPr>
              <w:noProof/>
              <w:webHidden/>
            </w:rPr>
            <w:fldChar w:fldCharType="separate"/>
          </w:r>
          <w:ins w:id="386" w:author="Michael Petite" w:date="2017-02-27T09:01:00Z">
            <w:r>
              <w:rPr>
                <w:noProof/>
                <w:webHidden/>
              </w:rPr>
              <w:t>86</w:t>
            </w:r>
            <w:r>
              <w:rPr>
                <w:noProof/>
                <w:webHidden/>
              </w:rPr>
              <w:fldChar w:fldCharType="end"/>
            </w:r>
            <w:r w:rsidRPr="0095531F">
              <w:rPr>
                <w:rStyle w:val="Hyperlink"/>
                <w:noProof/>
              </w:rPr>
              <w:fldChar w:fldCharType="end"/>
            </w:r>
          </w:ins>
        </w:p>
        <w:p w14:paraId="5FD58CF0" w14:textId="54790536" w:rsidR="004A548D" w:rsidRDefault="004A548D">
          <w:pPr>
            <w:pStyle w:val="TOC4"/>
            <w:tabs>
              <w:tab w:val="left" w:pos="1540"/>
              <w:tab w:val="right" w:leader="dot" w:pos="9350"/>
            </w:tabs>
            <w:rPr>
              <w:ins w:id="387" w:author="Michael Petite" w:date="2017-02-27T09:01:00Z"/>
              <w:rFonts w:asciiTheme="minorHAnsi" w:hAnsiTheme="minorHAnsi"/>
              <w:noProof/>
              <w:sz w:val="22"/>
              <w:szCs w:val="22"/>
            </w:rPr>
          </w:pPr>
          <w:ins w:id="388"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"_Toc475949531"</w:instrText>
            </w:r>
            <w:r w:rsidRPr="0095531F">
              <w:rPr>
                <w:rStyle w:val="Hyperlink"/>
                <w:noProof/>
              </w:rPr>
              <w:instrText xml:space="preserve"> </w:instrText>
            </w:r>
            <w:r w:rsidRPr="0095531F">
              <w:rPr>
                <w:rStyle w:val="Hyperlink"/>
                <w:noProof/>
              </w:rPr>
              <w:fldChar w:fldCharType="separate"/>
            </w:r>
            <w:r w:rsidRPr="0095531F">
              <w:rPr>
                <w:rStyle w:val="Hyperlink"/>
                <w:noProof/>
              </w:rPr>
              <w:t>4.20.3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_Toc475949531 \h </w:instrText>
            </w:r>
          </w:ins>
          <w:r>
            <w:rPr>
              <w:noProof/>
              <w:webHidden/>
            </w:rPr>
          </w:r>
          <w:r>
            <w:rPr>
              <w:noProof/>
              <w:webHidden/>
            </w:rPr>
            <w:fldChar w:fldCharType="separate"/>
          </w:r>
          <w:ins w:id="389" w:author="Michael Petite" w:date="2017-02-27T09:01:00Z">
            <w:r>
              <w:rPr>
                <w:noProof/>
                <w:webHidden/>
              </w:rPr>
              <w:t>86</w:t>
            </w:r>
            <w:r>
              <w:rPr>
                <w:noProof/>
                <w:webHidden/>
              </w:rPr>
              <w:fldChar w:fldCharType="end"/>
            </w:r>
            <w:r w:rsidRPr="0095531F">
              <w:rPr>
                <w:rStyle w:val="Hyperlink"/>
                <w:noProof/>
              </w:rPr>
              <w:fldChar w:fldCharType="end"/>
            </w:r>
          </w:ins>
        </w:p>
        <w:p w14:paraId="1E8CB0B3" w14:textId="0C3B47A5" w:rsidR="004A548D" w:rsidRDefault="004A548D">
          <w:pPr>
            <w:pStyle w:val="TOC3"/>
            <w:tabs>
              <w:tab w:val="left" w:pos="1100"/>
              <w:tab w:val="right" w:leader="dot" w:pos="9350"/>
            </w:tabs>
            <w:rPr>
              <w:ins w:id="390" w:author="Michael Petite" w:date="2017-02-27T09:01:00Z"/>
              <w:rFonts w:asciiTheme="minorHAnsi" w:hAnsiTheme="minorHAnsi"/>
              <w:noProof/>
              <w:sz w:val="22"/>
              <w:szCs w:val="22"/>
            </w:rPr>
          </w:pPr>
          <w:ins w:id="39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"_Toc475949532"</w:instrText>
            </w:r>
            <w:r w:rsidRPr="0095531F">
              <w:rPr>
                <w:rStyle w:val="Hyperlink"/>
                <w:noProof/>
              </w:rPr>
              <w:instrText xml:space="preserve"> </w:instrText>
            </w:r>
            <w:r w:rsidRPr="0095531F">
              <w:rPr>
                <w:rStyle w:val="Hyperlink"/>
                <w:noProof/>
              </w:rPr>
              <w:fldChar w:fldCharType="separate"/>
            </w:r>
            <w:r w:rsidRPr="0095531F">
              <w:rPr>
                <w:rStyle w:val="Hyperlink"/>
                <w:noProof/>
              </w:rPr>
              <w:t>4.21</w:t>
            </w:r>
            <w:r>
              <w:rPr>
                <w:rFonts w:asciiTheme="minorHAnsi" w:hAnsiTheme="minorHAnsi"/>
                <w:noProof/>
                <w:sz w:val="22"/>
                <w:szCs w:val="22"/>
              </w:rPr>
              <w:tab/>
            </w:r>
            <w:r w:rsidRPr="0095531F">
              <w:rPr>
                <w:rStyle w:val="Hyperlink"/>
                <w:noProof/>
              </w:rPr>
              <w:t>Activity Category – MSA (HIDDEN)</w:t>
            </w:r>
            <w:r>
              <w:rPr>
                <w:noProof/>
                <w:webHidden/>
              </w:rPr>
              <w:tab/>
            </w:r>
            <w:r>
              <w:rPr>
                <w:noProof/>
                <w:webHidden/>
              </w:rPr>
              <w:fldChar w:fldCharType="begin"/>
            </w:r>
            <w:r>
              <w:rPr>
                <w:noProof/>
                <w:webHidden/>
              </w:rPr>
              <w:instrText xml:space="preserve"> PAGEREF _Toc475949532 \h </w:instrText>
            </w:r>
          </w:ins>
          <w:r>
            <w:rPr>
              <w:noProof/>
              <w:webHidden/>
            </w:rPr>
          </w:r>
          <w:r>
            <w:rPr>
              <w:noProof/>
              <w:webHidden/>
            </w:rPr>
            <w:fldChar w:fldCharType="separate"/>
          </w:r>
          <w:ins w:id="392" w:author="Michael Petite" w:date="2017-02-27T09:01:00Z">
            <w:r>
              <w:rPr>
                <w:noProof/>
                <w:webHidden/>
              </w:rPr>
              <w:t>86</w:t>
            </w:r>
            <w:r>
              <w:rPr>
                <w:noProof/>
                <w:webHidden/>
              </w:rPr>
              <w:fldChar w:fldCharType="end"/>
            </w:r>
            <w:r w:rsidRPr="0095531F">
              <w:rPr>
                <w:rStyle w:val="Hyperlink"/>
                <w:noProof/>
              </w:rPr>
              <w:fldChar w:fldCharType="end"/>
            </w:r>
          </w:ins>
        </w:p>
        <w:p w14:paraId="166390E1" w14:textId="0EE67842" w:rsidR="004A548D" w:rsidRDefault="004A548D">
          <w:pPr>
            <w:pStyle w:val="TOC4"/>
            <w:tabs>
              <w:tab w:val="left" w:pos="1540"/>
              <w:tab w:val="right" w:leader="dot" w:pos="9350"/>
            </w:tabs>
            <w:rPr>
              <w:ins w:id="393" w:author="Michael Petite" w:date="2017-02-27T09:01:00Z"/>
              <w:rFonts w:asciiTheme="minorHAnsi" w:hAnsiTheme="minorHAnsi"/>
              <w:noProof/>
              <w:sz w:val="22"/>
              <w:szCs w:val="22"/>
            </w:rPr>
          </w:pPr>
          <w:ins w:id="39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"_Toc475949533"</w:instrText>
            </w:r>
            <w:r w:rsidRPr="0095531F">
              <w:rPr>
                <w:rStyle w:val="Hyperlink"/>
                <w:noProof/>
              </w:rPr>
              <w:instrText xml:space="preserve"> </w:instrText>
            </w:r>
            <w:r w:rsidRPr="0095531F">
              <w:rPr>
                <w:rStyle w:val="Hyperlink"/>
                <w:noProof/>
              </w:rPr>
              <w:fldChar w:fldCharType="separate"/>
            </w:r>
            <w:r w:rsidRPr="0095531F">
              <w:rPr>
                <w:rStyle w:val="Hyperlink"/>
                <w:noProof/>
              </w:rPr>
              <w:t>4.21.1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_Toc475949533 \h </w:instrText>
            </w:r>
          </w:ins>
          <w:r>
            <w:rPr>
              <w:noProof/>
              <w:webHidden/>
            </w:rPr>
          </w:r>
          <w:r>
            <w:rPr>
              <w:noProof/>
              <w:webHidden/>
            </w:rPr>
            <w:fldChar w:fldCharType="separate"/>
          </w:r>
          <w:ins w:id="395" w:author="Michael Petite" w:date="2017-02-27T09:01:00Z">
            <w:r>
              <w:rPr>
                <w:noProof/>
                <w:webHidden/>
              </w:rPr>
              <w:t>86</w:t>
            </w:r>
            <w:r>
              <w:rPr>
                <w:noProof/>
                <w:webHidden/>
              </w:rPr>
              <w:fldChar w:fldCharType="end"/>
            </w:r>
            <w:r w:rsidRPr="0095531F">
              <w:rPr>
                <w:rStyle w:val="Hyperlink"/>
                <w:noProof/>
              </w:rPr>
              <w:fldChar w:fldCharType="end"/>
            </w:r>
          </w:ins>
        </w:p>
        <w:p w14:paraId="04B9D704" w14:textId="536E7B94" w:rsidR="004A548D" w:rsidRDefault="004A548D">
          <w:pPr>
            <w:pStyle w:val="TOC3"/>
            <w:tabs>
              <w:tab w:val="left" w:pos="1100"/>
              <w:tab w:val="right" w:leader="dot" w:pos="9350"/>
            </w:tabs>
            <w:rPr>
              <w:ins w:id="396" w:author="Michael Petite" w:date="2017-02-27T09:01:00Z"/>
              <w:rFonts w:asciiTheme="minorHAnsi" w:hAnsiTheme="minorHAnsi"/>
              <w:noProof/>
              <w:sz w:val="22"/>
              <w:szCs w:val="22"/>
            </w:rPr>
          </w:pPr>
          <w:ins w:id="39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"_Toc475949534"</w:instrText>
            </w:r>
            <w:r w:rsidRPr="0095531F">
              <w:rPr>
                <w:rStyle w:val="Hyperlink"/>
                <w:noProof/>
              </w:rPr>
              <w:instrText xml:space="preserve"> </w:instrText>
            </w:r>
            <w:r w:rsidRPr="0095531F">
              <w:rPr>
                <w:rStyle w:val="Hyperlink"/>
                <w:noProof/>
              </w:rPr>
              <w:fldChar w:fldCharType="separate"/>
            </w:r>
            <w:r w:rsidRPr="0095531F">
              <w:rPr>
                <w:rStyle w:val="Hyperlink"/>
                <w:noProof/>
              </w:rPr>
              <w:t>4.22</w:t>
            </w:r>
            <w:r>
              <w:rPr>
                <w:rFonts w:asciiTheme="minorHAnsi" w:hAnsiTheme="minorHAnsi"/>
                <w:noProof/>
                <w:sz w:val="22"/>
                <w:szCs w:val="22"/>
              </w:rPr>
              <w:tab/>
            </w:r>
            <w:r w:rsidRPr="0095531F">
              <w:rPr>
                <w:rStyle w:val="Hyperlink"/>
                <w:noProof/>
              </w:rPr>
              <w:t>Activity Information</w:t>
            </w:r>
            <w:r>
              <w:rPr>
                <w:noProof/>
                <w:webHidden/>
              </w:rPr>
              <w:tab/>
            </w:r>
            <w:r>
              <w:rPr>
                <w:noProof/>
                <w:webHidden/>
              </w:rPr>
              <w:fldChar w:fldCharType="begin"/>
            </w:r>
            <w:r>
              <w:rPr>
                <w:noProof/>
                <w:webHidden/>
              </w:rPr>
              <w:instrText xml:space="preserve"> PAGEREF _Toc475949534 \h </w:instrText>
            </w:r>
          </w:ins>
          <w:r>
            <w:rPr>
              <w:noProof/>
              <w:webHidden/>
            </w:rPr>
          </w:r>
          <w:r>
            <w:rPr>
              <w:noProof/>
              <w:webHidden/>
            </w:rPr>
            <w:fldChar w:fldCharType="separate"/>
          </w:r>
          <w:ins w:id="398" w:author="Michael Petite" w:date="2017-02-27T09:01:00Z">
            <w:r>
              <w:rPr>
                <w:noProof/>
                <w:webHidden/>
              </w:rPr>
              <w:t>86</w:t>
            </w:r>
            <w:r>
              <w:rPr>
                <w:noProof/>
                <w:webHidden/>
              </w:rPr>
              <w:fldChar w:fldCharType="end"/>
            </w:r>
            <w:r w:rsidRPr="0095531F">
              <w:rPr>
                <w:rStyle w:val="Hyperlink"/>
                <w:noProof/>
              </w:rPr>
              <w:fldChar w:fldCharType="end"/>
            </w:r>
          </w:ins>
        </w:p>
        <w:p w14:paraId="687A6EAC" w14:textId="71B60249" w:rsidR="004A548D" w:rsidRDefault="004A548D">
          <w:pPr>
            <w:pStyle w:val="TOC4"/>
            <w:tabs>
              <w:tab w:val="left" w:pos="1540"/>
              <w:tab w:val="right" w:leader="dot" w:pos="9350"/>
            </w:tabs>
            <w:rPr>
              <w:ins w:id="399" w:author="Michael Petite" w:date="2017-02-27T09:01:00Z"/>
              <w:rFonts w:asciiTheme="minorHAnsi" w:hAnsiTheme="minorHAnsi"/>
              <w:noProof/>
              <w:sz w:val="22"/>
              <w:szCs w:val="22"/>
            </w:rPr>
          </w:pPr>
          <w:ins w:id="40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"_Toc475949535"</w:instrText>
            </w:r>
            <w:r w:rsidRPr="0095531F">
              <w:rPr>
                <w:rStyle w:val="Hyperlink"/>
                <w:noProof/>
              </w:rPr>
              <w:instrText xml:space="preserve"> </w:instrText>
            </w:r>
            <w:r w:rsidRPr="0095531F">
              <w:rPr>
                <w:rStyle w:val="Hyperlink"/>
                <w:noProof/>
              </w:rPr>
              <w:fldChar w:fldCharType="separate"/>
            </w:r>
            <w:r w:rsidRPr="0095531F">
              <w:rPr>
                <w:rStyle w:val="Hyperlink"/>
                <w:noProof/>
              </w:rPr>
              <w:t>4.22.1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_Toc475949535 \h </w:instrText>
            </w:r>
          </w:ins>
          <w:r>
            <w:rPr>
              <w:noProof/>
              <w:webHidden/>
            </w:rPr>
          </w:r>
          <w:r>
            <w:rPr>
              <w:noProof/>
              <w:webHidden/>
            </w:rPr>
            <w:fldChar w:fldCharType="separate"/>
          </w:r>
          <w:ins w:id="401" w:author="Michael Petite" w:date="2017-02-27T09:01:00Z">
            <w:r>
              <w:rPr>
                <w:noProof/>
                <w:webHidden/>
              </w:rPr>
              <w:t>86</w:t>
            </w:r>
            <w:r>
              <w:rPr>
                <w:noProof/>
                <w:webHidden/>
              </w:rPr>
              <w:fldChar w:fldCharType="end"/>
            </w:r>
            <w:r w:rsidRPr="0095531F">
              <w:rPr>
                <w:rStyle w:val="Hyperlink"/>
                <w:noProof/>
              </w:rPr>
              <w:fldChar w:fldCharType="end"/>
            </w:r>
          </w:ins>
        </w:p>
        <w:p w14:paraId="3BF49B7E" w14:textId="2D19517D" w:rsidR="004A548D" w:rsidRDefault="004A548D">
          <w:pPr>
            <w:pStyle w:val="TOC4"/>
            <w:tabs>
              <w:tab w:val="left" w:pos="1540"/>
              <w:tab w:val="right" w:leader="dot" w:pos="9350"/>
            </w:tabs>
            <w:rPr>
              <w:ins w:id="402" w:author="Michael Petite" w:date="2017-02-27T09:01:00Z"/>
              <w:rFonts w:asciiTheme="minorHAnsi" w:hAnsiTheme="minorHAnsi"/>
              <w:noProof/>
              <w:sz w:val="22"/>
              <w:szCs w:val="22"/>
            </w:rPr>
          </w:pPr>
          <w:ins w:id="40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"_Toc475949536"</w:instrText>
            </w:r>
            <w:r w:rsidRPr="0095531F">
              <w:rPr>
                <w:rStyle w:val="Hyperlink"/>
                <w:noProof/>
              </w:rPr>
              <w:instrText xml:space="preserve"> </w:instrText>
            </w:r>
            <w:r w:rsidRPr="0095531F">
              <w:rPr>
                <w:rStyle w:val="Hyperlink"/>
                <w:noProof/>
              </w:rPr>
              <w:fldChar w:fldCharType="separate"/>
            </w:r>
            <w:r w:rsidRPr="0095531F">
              <w:rPr>
                <w:rStyle w:val="Hyperlink"/>
                <w:noProof/>
              </w:rPr>
              <w:t>4.22.2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_Toc475949536 \h </w:instrText>
            </w:r>
          </w:ins>
          <w:r>
            <w:rPr>
              <w:noProof/>
              <w:webHidden/>
            </w:rPr>
          </w:r>
          <w:r>
            <w:rPr>
              <w:noProof/>
              <w:webHidden/>
            </w:rPr>
            <w:fldChar w:fldCharType="separate"/>
          </w:r>
          <w:ins w:id="404" w:author="Michael Petite" w:date="2017-02-27T09:01:00Z">
            <w:r>
              <w:rPr>
                <w:noProof/>
                <w:webHidden/>
              </w:rPr>
              <w:t>86</w:t>
            </w:r>
            <w:r>
              <w:rPr>
                <w:noProof/>
                <w:webHidden/>
              </w:rPr>
              <w:fldChar w:fldCharType="end"/>
            </w:r>
            <w:r w:rsidRPr="0095531F">
              <w:rPr>
                <w:rStyle w:val="Hyperlink"/>
                <w:noProof/>
              </w:rPr>
              <w:fldChar w:fldCharType="end"/>
            </w:r>
          </w:ins>
        </w:p>
        <w:p w14:paraId="31FE16E7" w14:textId="23611C8D" w:rsidR="004A548D" w:rsidRDefault="004A548D">
          <w:pPr>
            <w:pStyle w:val="TOC5"/>
            <w:tabs>
              <w:tab w:val="right" w:leader="dot" w:pos="9350"/>
            </w:tabs>
            <w:rPr>
              <w:ins w:id="405" w:author="Michael Petite" w:date="2017-02-27T09:01:00Z"/>
              <w:rFonts w:asciiTheme="minorHAnsi" w:hAnsiTheme="minorHAnsi"/>
              <w:noProof/>
              <w:sz w:val="22"/>
              <w:szCs w:val="22"/>
            </w:rPr>
          </w:pPr>
          <w:ins w:id="40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"_Toc475949537"</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_Toc475949537 \h </w:instrText>
            </w:r>
          </w:ins>
          <w:r>
            <w:rPr>
              <w:noProof/>
              <w:webHidden/>
            </w:rPr>
          </w:r>
          <w:r>
            <w:rPr>
              <w:noProof/>
              <w:webHidden/>
            </w:rPr>
            <w:fldChar w:fldCharType="separate"/>
          </w:r>
          <w:ins w:id="407" w:author="Michael Petite" w:date="2017-02-27T09:01:00Z">
            <w:r>
              <w:rPr>
                <w:noProof/>
                <w:webHidden/>
              </w:rPr>
              <w:t>86</w:t>
            </w:r>
            <w:r>
              <w:rPr>
                <w:noProof/>
                <w:webHidden/>
              </w:rPr>
              <w:fldChar w:fldCharType="end"/>
            </w:r>
            <w:r w:rsidRPr="0095531F">
              <w:rPr>
                <w:rStyle w:val="Hyperlink"/>
                <w:noProof/>
              </w:rPr>
              <w:fldChar w:fldCharType="end"/>
            </w:r>
          </w:ins>
        </w:p>
        <w:p w14:paraId="7BC1657F" w14:textId="5DF55441" w:rsidR="004A548D" w:rsidRDefault="004A548D">
          <w:pPr>
            <w:pStyle w:val="TOC5"/>
            <w:tabs>
              <w:tab w:val="right" w:leader="dot" w:pos="9350"/>
            </w:tabs>
            <w:rPr>
              <w:ins w:id="408" w:author="Michael Petite" w:date="2017-02-27T09:01:00Z"/>
              <w:rFonts w:asciiTheme="minorHAnsi" w:hAnsiTheme="minorHAnsi"/>
              <w:noProof/>
              <w:sz w:val="22"/>
              <w:szCs w:val="22"/>
            </w:rPr>
          </w:pPr>
          <w:ins w:id="40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"_Toc475949538"</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_Toc475949538 \h </w:instrText>
            </w:r>
          </w:ins>
          <w:r>
            <w:rPr>
              <w:noProof/>
              <w:webHidden/>
            </w:rPr>
          </w:r>
          <w:r>
            <w:rPr>
              <w:noProof/>
              <w:webHidden/>
            </w:rPr>
            <w:fldChar w:fldCharType="separate"/>
          </w:r>
          <w:ins w:id="410" w:author="Michael Petite" w:date="2017-02-27T09:01:00Z">
            <w:r>
              <w:rPr>
                <w:noProof/>
                <w:webHidden/>
              </w:rPr>
              <w:t>89</w:t>
            </w:r>
            <w:r>
              <w:rPr>
                <w:noProof/>
                <w:webHidden/>
              </w:rPr>
              <w:fldChar w:fldCharType="end"/>
            </w:r>
            <w:r w:rsidRPr="0095531F">
              <w:rPr>
                <w:rStyle w:val="Hyperlink"/>
                <w:noProof/>
              </w:rPr>
              <w:fldChar w:fldCharType="end"/>
            </w:r>
          </w:ins>
        </w:p>
        <w:p w14:paraId="455FA136" w14:textId="0FD2B9A8" w:rsidR="004A548D" w:rsidRDefault="004A548D">
          <w:pPr>
            <w:pStyle w:val="TOC4"/>
            <w:tabs>
              <w:tab w:val="left" w:pos="1540"/>
              <w:tab w:val="right" w:leader="dot" w:pos="9350"/>
            </w:tabs>
            <w:rPr>
              <w:ins w:id="411" w:author="Michael Petite" w:date="2017-02-27T09:01:00Z"/>
              <w:rFonts w:asciiTheme="minorHAnsi" w:hAnsiTheme="minorHAnsi"/>
              <w:noProof/>
              <w:sz w:val="22"/>
              <w:szCs w:val="22"/>
            </w:rPr>
          </w:pPr>
          <w:ins w:id="412"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"_Toc475949539"</w:instrText>
            </w:r>
            <w:r w:rsidRPr="0095531F">
              <w:rPr>
                <w:rStyle w:val="Hyperlink"/>
                <w:noProof/>
              </w:rPr>
              <w:instrText xml:space="preserve"> </w:instrText>
            </w:r>
            <w:r w:rsidRPr="0095531F">
              <w:rPr>
                <w:rStyle w:val="Hyperlink"/>
                <w:noProof/>
              </w:rPr>
              <w:fldChar w:fldCharType="separate"/>
            </w:r>
            <w:r w:rsidRPr="0095531F">
              <w:rPr>
                <w:rStyle w:val="Hyperlink"/>
                <w:noProof/>
              </w:rPr>
              <w:t>4.22.3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_Toc475949539 \h </w:instrText>
            </w:r>
          </w:ins>
          <w:r>
            <w:rPr>
              <w:noProof/>
              <w:webHidden/>
            </w:rPr>
          </w:r>
          <w:r>
            <w:rPr>
              <w:noProof/>
              <w:webHidden/>
            </w:rPr>
            <w:fldChar w:fldCharType="separate"/>
          </w:r>
          <w:ins w:id="413" w:author="Michael Petite" w:date="2017-02-27T09:01:00Z">
            <w:r>
              <w:rPr>
                <w:noProof/>
                <w:webHidden/>
              </w:rPr>
              <w:t>90</w:t>
            </w:r>
            <w:r>
              <w:rPr>
                <w:noProof/>
                <w:webHidden/>
              </w:rPr>
              <w:fldChar w:fldCharType="end"/>
            </w:r>
            <w:r w:rsidRPr="0095531F">
              <w:rPr>
                <w:rStyle w:val="Hyperlink"/>
                <w:noProof/>
              </w:rPr>
              <w:fldChar w:fldCharType="end"/>
            </w:r>
          </w:ins>
        </w:p>
        <w:p w14:paraId="00B87A00" w14:textId="23A48513" w:rsidR="004A548D" w:rsidRDefault="004A548D">
          <w:pPr>
            <w:pStyle w:val="TOC3"/>
            <w:tabs>
              <w:tab w:val="left" w:pos="1100"/>
              <w:tab w:val="right" w:leader="dot" w:pos="9350"/>
            </w:tabs>
            <w:rPr>
              <w:ins w:id="414" w:author="Michael Petite" w:date="2017-02-27T09:01:00Z"/>
              <w:rFonts w:asciiTheme="minorHAnsi" w:hAnsiTheme="minorHAnsi"/>
              <w:noProof/>
              <w:sz w:val="22"/>
              <w:szCs w:val="22"/>
            </w:rPr>
          </w:pPr>
          <w:ins w:id="41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"_Toc475949540"</w:instrText>
            </w:r>
            <w:r w:rsidRPr="0095531F">
              <w:rPr>
                <w:rStyle w:val="Hyperlink"/>
                <w:noProof/>
              </w:rPr>
              <w:instrText xml:space="preserve"> </w:instrText>
            </w:r>
            <w:r w:rsidRPr="0095531F">
              <w:rPr>
                <w:rStyle w:val="Hyperlink"/>
                <w:noProof/>
              </w:rPr>
              <w:fldChar w:fldCharType="separate"/>
            </w:r>
            <w:r w:rsidRPr="0095531F">
              <w:rPr>
                <w:rStyle w:val="Hyperlink"/>
                <w:noProof/>
              </w:rPr>
              <w:t>4.23</w:t>
            </w:r>
            <w:r>
              <w:rPr>
                <w:rFonts w:asciiTheme="minorHAnsi" w:hAnsiTheme="minorHAnsi"/>
                <w:noProof/>
                <w:sz w:val="22"/>
                <w:szCs w:val="22"/>
              </w:rPr>
              <w:tab/>
            </w:r>
            <w:r w:rsidRPr="0095531F">
              <w:rPr>
                <w:rStyle w:val="Hyperlink"/>
                <w:noProof/>
              </w:rPr>
              <w:t>Nominations</w:t>
            </w:r>
            <w:r>
              <w:rPr>
                <w:noProof/>
                <w:webHidden/>
              </w:rPr>
              <w:tab/>
            </w:r>
            <w:r>
              <w:rPr>
                <w:noProof/>
                <w:webHidden/>
              </w:rPr>
              <w:fldChar w:fldCharType="begin"/>
            </w:r>
            <w:r>
              <w:rPr>
                <w:noProof/>
                <w:webHidden/>
              </w:rPr>
              <w:instrText xml:space="preserve"> PAGEREF _Toc475949540 \h </w:instrText>
            </w:r>
          </w:ins>
          <w:r>
            <w:rPr>
              <w:noProof/>
              <w:webHidden/>
            </w:rPr>
          </w:r>
          <w:r>
            <w:rPr>
              <w:noProof/>
              <w:webHidden/>
            </w:rPr>
            <w:fldChar w:fldCharType="separate"/>
          </w:r>
          <w:ins w:id="416" w:author="Michael Petite" w:date="2017-02-27T09:01:00Z">
            <w:r>
              <w:rPr>
                <w:noProof/>
                <w:webHidden/>
              </w:rPr>
              <w:t>93</w:t>
            </w:r>
            <w:r>
              <w:rPr>
                <w:noProof/>
                <w:webHidden/>
              </w:rPr>
              <w:fldChar w:fldCharType="end"/>
            </w:r>
            <w:r w:rsidRPr="0095531F">
              <w:rPr>
                <w:rStyle w:val="Hyperlink"/>
                <w:noProof/>
              </w:rPr>
              <w:fldChar w:fldCharType="end"/>
            </w:r>
          </w:ins>
        </w:p>
        <w:p w14:paraId="402CFC43" w14:textId="14FA5BE6" w:rsidR="004A548D" w:rsidRDefault="004A548D">
          <w:pPr>
            <w:pStyle w:val="TOC4"/>
            <w:tabs>
              <w:tab w:val="left" w:pos="1540"/>
              <w:tab w:val="right" w:leader="dot" w:pos="9350"/>
            </w:tabs>
            <w:rPr>
              <w:ins w:id="417" w:author="Michael Petite" w:date="2017-02-27T09:01:00Z"/>
              <w:rFonts w:asciiTheme="minorHAnsi" w:hAnsiTheme="minorHAnsi"/>
              <w:noProof/>
              <w:sz w:val="22"/>
              <w:szCs w:val="22"/>
            </w:rPr>
          </w:pPr>
          <w:ins w:id="418" w:author="Michael Petite" w:date="2017-02-27T09:01:00Z">
            <w:r w:rsidRPr="0095531F">
              <w:rPr>
                <w:rStyle w:val="Hyperlink"/>
                <w:noProof/>
              </w:rPr>
              <w:lastRenderedPageBreak/>
              <w:fldChar w:fldCharType="begin"/>
            </w:r>
            <w:r w:rsidRPr="0095531F">
              <w:rPr>
                <w:rStyle w:val="Hyperlink"/>
                <w:noProof/>
              </w:rPr>
              <w:instrText xml:space="preserve"> </w:instrText>
            </w:r>
            <w:r>
              <w:rPr>
                <w:noProof/>
              </w:rPr>
              <w:instrText>HYPERLINK \l "_Toc475949541"</w:instrText>
            </w:r>
            <w:r w:rsidRPr="0095531F">
              <w:rPr>
                <w:rStyle w:val="Hyperlink"/>
                <w:noProof/>
              </w:rPr>
              <w:instrText xml:space="preserve"> </w:instrText>
            </w:r>
            <w:r w:rsidRPr="0095531F">
              <w:rPr>
                <w:rStyle w:val="Hyperlink"/>
                <w:noProof/>
              </w:rPr>
              <w:fldChar w:fldCharType="separate"/>
            </w:r>
            <w:r w:rsidRPr="0095531F">
              <w:rPr>
                <w:rStyle w:val="Hyperlink"/>
                <w:noProof/>
              </w:rPr>
              <w:t>4.23.1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_Toc475949541 \h </w:instrText>
            </w:r>
          </w:ins>
          <w:r>
            <w:rPr>
              <w:noProof/>
              <w:webHidden/>
            </w:rPr>
          </w:r>
          <w:r>
            <w:rPr>
              <w:noProof/>
              <w:webHidden/>
            </w:rPr>
            <w:fldChar w:fldCharType="separate"/>
          </w:r>
          <w:ins w:id="419" w:author="Michael Petite" w:date="2017-02-27T09:01:00Z">
            <w:r>
              <w:rPr>
                <w:noProof/>
                <w:webHidden/>
              </w:rPr>
              <w:t>93</w:t>
            </w:r>
            <w:r>
              <w:rPr>
                <w:noProof/>
                <w:webHidden/>
              </w:rPr>
              <w:fldChar w:fldCharType="end"/>
            </w:r>
            <w:r w:rsidRPr="0095531F">
              <w:rPr>
                <w:rStyle w:val="Hyperlink"/>
                <w:noProof/>
              </w:rPr>
              <w:fldChar w:fldCharType="end"/>
            </w:r>
          </w:ins>
        </w:p>
        <w:p w14:paraId="18D65AE7" w14:textId="63EFC411" w:rsidR="004A548D" w:rsidRDefault="004A548D">
          <w:pPr>
            <w:pStyle w:val="TOC4"/>
            <w:tabs>
              <w:tab w:val="left" w:pos="1540"/>
              <w:tab w:val="right" w:leader="dot" w:pos="9350"/>
            </w:tabs>
            <w:rPr>
              <w:ins w:id="420" w:author="Michael Petite" w:date="2017-02-27T09:01:00Z"/>
              <w:rFonts w:asciiTheme="minorHAnsi" w:hAnsiTheme="minorHAnsi"/>
              <w:noProof/>
              <w:sz w:val="22"/>
              <w:szCs w:val="22"/>
            </w:rPr>
          </w:pPr>
          <w:ins w:id="42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"_Toc475949542"</w:instrText>
            </w:r>
            <w:r w:rsidRPr="0095531F">
              <w:rPr>
                <w:rStyle w:val="Hyperlink"/>
                <w:noProof/>
              </w:rPr>
              <w:instrText xml:space="preserve"> </w:instrText>
            </w:r>
            <w:r w:rsidRPr="0095531F">
              <w:rPr>
                <w:rStyle w:val="Hyperlink"/>
                <w:noProof/>
              </w:rPr>
              <w:fldChar w:fldCharType="separate"/>
            </w:r>
            <w:r w:rsidRPr="0095531F">
              <w:rPr>
                <w:rStyle w:val="Hyperlink"/>
                <w:noProof/>
              </w:rPr>
              <w:t>4.23.2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_Toc475949542 \h </w:instrText>
            </w:r>
          </w:ins>
          <w:r>
            <w:rPr>
              <w:noProof/>
              <w:webHidden/>
            </w:rPr>
          </w:r>
          <w:r>
            <w:rPr>
              <w:noProof/>
              <w:webHidden/>
            </w:rPr>
            <w:fldChar w:fldCharType="separate"/>
          </w:r>
          <w:ins w:id="422" w:author="Michael Petite" w:date="2017-02-27T09:01:00Z">
            <w:r>
              <w:rPr>
                <w:noProof/>
                <w:webHidden/>
              </w:rPr>
              <w:t>93</w:t>
            </w:r>
            <w:r>
              <w:rPr>
                <w:noProof/>
                <w:webHidden/>
              </w:rPr>
              <w:fldChar w:fldCharType="end"/>
            </w:r>
            <w:r w:rsidRPr="0095531F">
              <w:rPr>
                <w:rStyle w:val="Hyperlink"/>
                <w:noProof/>
              </w:rPr>
              <w:fldChar w:fldCharType="end"/>
            </w:r>
          </w:ins>
        </w:p>
        <w:p w14:paraId="726A1693" w14:textId="19FE9437" w:rsidR="004A548D" w:rsidRDefault="004A548D">
          <w:pPr>
            <w:pStyle w:val="TOC5"/>
            <w:tabs>
              <w:tab w:val="right" w:leader="dot" w:pos="9350"/>
            </w:tabs>
            <w:rPr>
              <w:ins w:id="423" w:author="Michael Petite" w:date="2017-02-27T09:01:00Z"/>
              <w:rFonts w:asciiTheme="minorHAnsi" w:hAnsiTheme="minorHAnsi"/>
              <w:noProof/>
              <w:sz w:val="22"/>
              <w:szCs w:val="22"/>
            </w:rPr>
          </w:pPr>
          <w:ins w:id="42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"_Toc475949543"</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_Toc475949543 \h </w:instrText>
            </w:r>
          </w:ins>
          <w:r>
            <w:rPr>
              <w:noProof/>
              <w:webHidden/>
            </w:rPr>
          </w:r>
          <w:r>
            <w:rPr>
              <w:noProof/>
              <w:webHidden/>
            </w:rPr>
            <w:fldChar w:fldCharType="separate"/>
          </w:r>
          <w:ins w:id="425" w:author="Michael Petite" w:date="2017-02-27T09:01:00Z">
            <w:r>
              <w:rPr>
                <w:noProof/>
                <w:webHidden/>
              </w:rPr>
              <w:t>93</w:t>
            </w:r>
            <w:r>
              <w:rPr>
                <w:noProof/>
                <w:webHidden/>
              </w:rPr>
              <w:fldChar w:fldCharType="end"/>
            </w:r>
            <w:r w:rsidRPr="0095531F">
              <w:rPr>
                <w:rStyle w:val="Hyperlink"/>
                <w:noProof/>
              </w:rPr>
              <w:fldChar w:fldCharType="end"/>
            </w:r>
          </w:ins>
        </w:p>
        <w:p w14:paraId="6AF0EA41" w14:textId="05730DE2" w:rsidR="004A548D" w:rsidRDefault="004A548D">
          <w:pPr>
            <w:pStyle w:val="TOC5"/>
            <w:tabs>
              <w:tab w:val="right" w:leader="dot" w:pos="9350"/>
            </w:tabs>
            <w:rPr>
              <w:ins w:id="426" w:author="Michael Petite" w:date="2017-02-27T09:01:00Z"/>
              <w:rFonts w:asciiTheme="minorHAnsi" w:hAnsiTheme="minorHAnsi"/>
              <w:noProof/>
              <w:sz w:val="22"/>
              <w:szCs w:val="22"/>
            </w:rPr>
          </w:pPr>
          <w:ins w:id="42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"_Toc475949544"</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_Toc475949544 \h </w:instrText>
            </w:r>
          </w:ins>
          <w:r>
            <w:rPr>
              <w:noProof/>
              <w:webHidden/>
            </w:rPr>
          </w:r>
          <w:r>
            <w:rPr>
              <w:noProof/>
              <w:webHidden/>
            </w:rPr>
            <w:fldChar w:fldCharType="separate"/>
          </w:r>
          <w:ins w:id="428" w:author="Michael Petite" w:date="2017-02-27T09:01:00Z">
            <w:r>
              <w:rPr>
                <w:noProof/>
                <w:webHidden/>
              </w:rPr>
              <w:t>96</w:t>
            </w:r>
            <w:r>
              <w:rPr>
                <w:noProof/>
                <w:webHidden/>
              </w:rPr>
              <w:fldChar w:fldCharType="end"/>
            </w:r>
            <w:r w:rsidRPr="0095531F">
              <w:rPr>
                <w:rStyle w:val="Hyperlink"/>
                <w:noProof/>
              </w:rPr>
              <w:fldChar w:fldCharType="end"/>
            </w:r>
          </w:ins>
        </w:p>
        <w:p w14:paraId="3757AC56" w14:textId="31E8FAD8" w:rsidR="004A548D" w:rsidRDefault="004A548D">
          <w:pPr>
            <w:pStyle w:val="TOC4"/>
            <w:tabs>
              <w:tab w:val="left" w:pos="1540"/>
              <w:tab w:val="right" w:leader="dot" w:pos="9350"/>
            </w:tabs>
            <w:rPr>
              <w:ins w:id="429" w:author="Michael Petite" w:date="2017-02-27T09:01:00Z"/>
              <w:rFonts w:asciiTheme="minorHAnsi" w:hAnsiTheme="minorHAnsi"/>
              <w:noProof/>
              <w:sz w:val="22"/>
              <w:szCs w:val="22"/>
            </w:rPr>
          </w:pPr>
          <w:ins w:id="43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"_Toc475949545"</w:instrText>
            </w:r>
            <w:r w:rsidRPr="0095531F">
              <w:rPr>
                <w:rStyle w:val="Hyperlink"/>
                <w:noProof/>
              </w:rPr>
              <w:instrText xml:space="preserve"> </w:instrText>
            </w:r>
            <w:r w:rsidRPr="0095531F">
              <w:rPr>
                <w:rStyle w:val="Hyperlink"/>
                <w:noProof/>
              </w:rPr>
              <w:fldChar w:fldCharType="separate"/>
            </w:r>
            <w:r w:rsidRPr="0095531F">
              <w:rPr>
                <w:rStyle w:val="Hyperlink"/>
                <w:noProof/>
              </w:rPr>
              <w:t>4.23.3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_Toc475949545 \h </w:instrText>
            </w:r>
          </w:ins>
          <w:r>
            <w:rPr>
              <w:noProof/>
              <w:webHidden/>
            </w:rPr>
          </w:r>
          <w:r>
            <w:rPr>
              <w:noProof/>
              <w:webHidden/>
            </w:rPr>
            <w:fldChar w:fldCharType="separate"/>
          </w:r>
          <w:ins w:id="431" w:author="Michael Petite" w:date="2017-02-27T09:01:00Z">
            <w:r>
              <w:rPr>
                <w:noProof/>
                <w:webHidden/>
              </w:rPr>
              <w:t>97</w:t>
            </w:r>
            <w:r>
              <w:rPr>
                <w:noProof/>
                <w:webHidden/>
              </w:rPr>
              <w:fldChar w:fldCharType="end"/>
            </w:r>
            <w:r w:rsidRPr="0095531F">
              <w:rPr>
                <w:rStyle w:val="Hyperlink"/>
                <w:noProof/>
              </w:rPr>
              <w:fldChar w:fldCharType="end"/>
            </w:r>
          </w:ins>
        </w:p>
        <w:p w14:paraId="397B284C" w14:textId="2F07E728" w:rsidR="004A548D" w:rsidRDefault="004A548D">
          <w:pPr>
            <w:pStyle w:val="TOC3"/>
            <w:tabs>
              <w:tab w:val="left" w:pos="1100"/>
              <w:tab w:val="right" w:leader="dot" w:pos="9350"/>
            </w:tabs>
            <w:rPr>
              <w:ins w:id="432" w:author="Michael Petite" w:date="2017-02-27T09:01:00Z"/>
              <w:rFonts w:asciiTheme="minorHAnsi" w:hAnsiTheme="minorHAnsi"/>
              <w:noProof/>
              <w:sz w:val="22"/>
              <w:szCs w:val="22"/>
            </w:rPr>
          </w:pPr>
          <w:ins w:id="43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"_Toc475949546"</w:instrText>
            </w:r>
            <w:r w:rsidRPr="0095531F">
              <w:rPr>
                <w:rStyle w:val="Hyperlink"/>
                <w:noProof/>
              </w:rPr>
              <w:instrText xml:space="preserve"> </w:instrText>
            </w:r>
            <w:r w:rsidRPr="0095531F">
              <w:rPr>
                <w:rStyle w:val="Hyperlink"/>
                <w:noProof/>
              </w:rPr>
              <w:fldChar w:fldCharType="separate"/>
            </w:r>
            <w:r w:rsidRPr="0095531F">
              <w:rPr>
                <w:rStyle w:val="Hyperlink"/>
                <w:noProof/>
              </w:rPr>
              <w:t>4.24</w:t>
            </w:r>
            <w:r>
              <w:rPr>
                <w:rFonts w:asciiTheme="minorHAnsi" w:hAnsiTheme="minorHAnsi"/>
                <w:noProof/>
                <w:sz w:val="22"/>
                <w:szCs w:val="22"/>
              </w:rPr>
              <w:tab/>
            </w:r>
            <w:r w:rsidRPr="0095531F">
              <w:rPr>
                <w:rStyle w:val="Hyperlink"/>
                <w:noProof/>
              </w:rPr>
              <w:t>Fair Market Value</w:t>
            </w:r>
            <w:r>
              <w:rPr>
                <w:noProof/>
                <w:webHidden/>
              </w:rPr>
              <w:tab/>
            </w:r>
            <w:r>
              <w:rPr>
                <w:noProof/>
                <w:webHidden/>
              </w:rPr>
              <w:fldChar w:fldCharType="begin"/>
            </w:r>
            <w:r>
              <w:rPr>
                <w:noProof/>
                <w:webHidden/>
              </w:rPr>
              <w:instrText xml:space="preserve"> PAGEREF _Toc475949546 \h </w:instrText>
            </w:r>
          </w:ins>
          <w:r>
            <w:rPr>
              <w:noProof/>
              <w:webHidden/>
            </w:rPr>
          </w:r>
          <w:r>
            <w:rPr>
              <w:noProof/>
              <w:webHidden/>
            </w:rPr>
            <w:fldChar w:fldCharType="separate"/>
          </w:r>
          <w:ins w:id="434" w:author="Michael Petite" w:date="2017-02-27T09:01:00Z">
            <w:r>
              <w:rPr>
                <w:noProof/>
                <w:webHidden/>
              </w:rPr>
              <w:t>99</w:t>
            </w:r>
            <w:r>
              <w:rPr>
                <w:noProof/>
                <w:webHidden/>
              </w:rPr>
              <w:fldChar w:fldCharType="end"/>
            </w:r>
            <w:r w:rsidRPr="0095531F">
              <w:rPr>
                <w:rStyle w:val="Hyperlink"/>
                <w:noProof/>
              </w:rPr>
              <w:fldChar w:fldCharType="end"/>
            </w:r>
          </w:ins>
        </w:p>
        <w:p w14:paraId="44C5C945" w14:textId="3564508E" w:rsidR="004A548D" w:rsidRDefault="004A548D">
          <w:pPr>
            <w:pStyle w:val="TOC4"/>
            <w:tabs>
              <w:tab w:val="left" w:pos="1540"/>
              <w:tab w:val="right" w:leader="dot" w:pos="9350"/>
            </w:tabs>
            <w:rPr>
              <w:ins w:id="435" w:author="Michael Petite" w:date="2017-02-27T09:01:00Z"/>
              <w:rFonts w:asciiTheme="minorHAnsi" w:hAnsiTheme="minorHAnsi"/>
              <w:noProof/>
              <w:sz w:val="22"/>
              <w:szCs w:val="22"/>
            </w:rPr>
          </w:pPr>
          <w:ins w:id="43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"_Toc475949547"</w:instrText>
            </w:r>
            <w:r w:rsidRPr="0095531F">
              <w:rPr>
                <w:rStyle w:val="Hyperlink"/>
                <w:noProof/>
              </w:rPr>
              <w:instrText xml:space="preserve"> </w:instrText>
            </w:r>
            <w:r w:rsidRPr="0095531F">
              <w:rPr>
                <w:rStyle w:val="Hyperlink"/>
                <w:noProof/>
              </w:rPr>
              <w:fldChar w:fldCharType="separate"/>
            </w:r>
            <w:r w:rsidRPr="0095531F">
              <w:rPr>
                <w:rStyle w:val="Hyperlink"/>
                <w:noProof/>
              </w:rPr>
              <w:t>4.24.1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_Toc475949547 \h </w:instrText>
            </w:r>
          </w:ins>
          <w:r>
            <w:rPr>
              <w:noProof/>
              <w:webHidden/>
            </w:rPr>
          </w:r>
          <w:r>
            <w:rPr>
              <w:noProof/>
              <w:webHidden/>
            </w:rPr>
            <w:fldChar w:fldCharType="separate"/>
          </w:r>
          <w:ins w:id="437" w:author="Michael Petite" w:date="2017-02-27T09:01:00Z">
            <w:r>
              <w:rPr>
                <w:noProof/>
                <w:webHidden/>
              </w:rPr>
              <w:t>99</w:t>
            </w:r>
            <w:r>
              <w:rPr>
                <w:noProof/>
                <w:webHidden/>
              </w:rPr>
              <w:fldChar w:fldCharType="end"/>
            </w:r>
            <w:r w:rsidRPr="0095531F">
              <w:rPr>
                <w:rStyle w:val="Hyperlink"/>
                <w:noProof/>
              </w:rPr>
              <w:fldChar w:fldCharType="end"/>
            </w:r>
          </w:ins>
        </w:p>
        <w:p w14:paraId="72C737DA" w14:textId="022D9B61" w:rsidR="004A548D" w:rsidRDefault="004A548D">
          <w:pPr>
            <w:pStyle w:val="TOC4"/>
            <w:tabs>
              <w:tab w:val="left" w:pos="1540"/>
              <w:tab w:val="right" w:leader="dot" w:pos="9350"/>
            </w:tabs>
            <w:rPr>
              <w:ins w:id="438" w:author="Michael Petite" w:date="2017-02-27T09:01:00Z"/>
              <w:rFonts w:asciiTheme="minorHAnsi" w:hAnsiTheme="minorHAnsi"/>
              <w:noProof/>
              <w:sz w:val="22"/>
              <w:szCs w:val="22"/>
            </w:rPr>
          </w:pPr>
          <w:ins w:id="43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"_Toc475949548"</w:instrText>
            </w:r>
            <w:r w:rsidRPr="0095531F">
              <w:rPr>
                <w:rStyle w:val="Hyperlink"/>
                <w:noProof/>
              </w:rPr>
              <w:instrText xml:space="preserve"> </w:instrText>
            </w:r>
            <w:r w:rsidRPr="0095531F">
              <w:rPr>
                <w:rStyle w:val="Hyperlink"/>
                <w:noProof/>
              </w:rPr>
              <w:fldChar w:fldCharType="separate"/>
            </w:r>
            <w:r w:rsidRPr="0095531F">
              <w:rPr>
                <w:rStyle w:val="Hyperlink"/>
                <w:noProof/>
              </w:rPr>
              <w:t>4.24.2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_Toc475949548 \h </w:instrText>
            </w:r>
          </w:ins>
          <w:r>
            <w:rPr>
              <w:noProof/>
              <w:webHidden/>
            </w:rPr>
          </w:r>
          <w:r>
            <w:rPr>
              <w:noProof/>
              <w:webHidden/>
            </w:rPr>
            <w:fldChar w:fldCharType="separate"/>
          </w:r>
          <w:ins w:id="440" w:author="Michael Petite" w:date="2017-02-27T09:01:00Z">
            <w:r>
              <w:rPr>
                <w:noProof/>
                <w:webHidden/>
              </w:rPr>
              <w:t>100</w:t>
            </w:r>
            <w:r>
              <w:rPr>
                <w:noProof/>
                <w:webHidden/>
              </w:rPr>
              <w:fldChar w:fldCharType="end"/>
            </w:r>
            <w:r w:rsidRPr="0095531F">
              <w:rPr>
                <w:rStyle w:val="Hyperlink"/>
                <w:noProof/>
              </w:rPr>
              <w:fldChar w:fldCharType="end"/>
            </w:r>
          </w:ins>
        </w:p>
        <w:p w14:paraId="5FB69397" w14:textId="7C801176" w:rsidR="004A548D" w:rsidRDefault="004A548D">
          <w:pPr>
            <w:pStyle w:val="TOC5"/>
            <w:tabs>
              <w:tab w:val="right" w:leader="dot" w:pos="9350"/>
            </w:tabs>
            <w:rPr>
              <w:ins w:id="441" w:author="Michael Petite" w:date="2017-02-27T09:01:00Z"/>
              <w:rFonts w:asciiTheme="minorHAnsi" w:hAnsiTheme="minorHAnsi"/>
              <w:noProof/>
              <w:sz w:val="22"/>
              <w:szCs w:val="22"/>
            </w:rPr>
          </w:pPr>
          <w:ins w:id="442"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"_Toc475949549"</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_Toc475949549 \h </w:instrText>
            </w:r>
          </w:ins>
          <w:r>
            <w:rPr>
              <w:noProof/>
              <w:webHidden/>
            </w:rPr>
          </w:r>
          <w:r>
            <w:rPr>
              <w:noProof/>
              <w:webHidden/>
            </w:rPr>
            <w:fldChar w:fldCharType="separate"/>
          </w:r>
          <w:ins w:id="443" w:author="Michael Petite" w:date="2017-02-27T09:01:00Z">
            <w:r>
              <w:rPr>
                <w:noProof/>
                <w:webHidden/>
              </w:rPr>
              <w:t>100</w:t>
            </w:r>
            <w:r>
              <w:rPr>
                <w:noProof/>
                <w:webHidden/>
              </w:rPr>
              <w:fldChar w:fldCharType="end"/>
            </w:r>
            <w:r w:rsidRPr="0095531F">
              <w:rPr>
                <w:rStyle w:val="Hyperlink"/>
                <w:noProof/>
              </w:rPr>
              <w:fldChar w:fldCharType="end"/>
            </w:r>
          </w:ins>
        </w:p>
        <w:p w14:paraId="7A48E92F" w14:textId="399BA6EF" w:rsidR="004A548D" w:rsidRDefault="004A548D">
          <w:pPr>
            <w:pStyle w:val="TOC5"/>
            <w:tabs>
              <w:tab w:val="right" w:leader="dot" w:pos="9350"/>
            </w:tabs>
            <w:rPr>
              <w:ins w:id="444" w:author="Michael Petite" w:date="2017-02-27T09:01:00Z"/>
              <w:rFonts w:asciiTheme="minorHAnsi" w:hAnsiTheme="minorHAnsi"/>
              <w:noProof/>
              <w:sz w:val="22"/>
              <w:szCs w:val="22"/>
            </w:rPr>
          </w:pPr>
          <w:ins w:id="44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"_Toc475949550"</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_Toc475949550 \h </w:instrText>
            </w:r>
          </w:ins>
          <w:r>
            <w:rPr>
              <w:noProof/>
              <w:webHidden/>
            </w:rPr>
          </w:r>
          <w:r>
            <w:rPr>
              <w:noProof/>
              <w:webHidden/>
            </w:rPr>
            <w:fldChar w:fldCharType="separate"/>
          </w:r>
          <w:ins w:id="446" w:author="Michael Petite" w:date="2017-02-27T09:01:00Z">
            <w:r>
              <w:rPr>
                <w:noProof/>
                <w:webHidden/>
              </w:rPr>
              <w:t>100</w:t>
            </w:r>
            <w:r>
              <w:rPr>
                <w:noProof/>
                <w:webHidden/>
              </w:rPr>
              <w:fldChar w:fldCharType="end"/>
            </w:r>
            <w:r w:rsidRPr="0095531F">
              <w:rPr>
                <w:rStyle w:val="Hyperlink"/>
                <w:noProof/>
              </w:rPr>
              <w:fldChar w:fldCharType="end"/>
            </w:r>
          </w:ins>
        </w:p>
        <w:p w14:paraId="5A26AE67" w14:textId="6D584155" w:rsidR="004A548D" w:rsidRDefault="004A548D">
          <w:pPr>
            <w:pStyle w:val="TOC4"/>
            <w:tabs>
              <w:tab w:val="left" w:pos="1540"/>
              <w:tab w:val="right" w:leader="dot" w:pos="9350"/>
            </w:tabs>
            <w:rPr>
              <w:ins w:id="447" w:author="Michael Petite" w:date="2017-02-27T09:01:00Z"/>
              <w:rFonts w:asciiTheme="minorHAnsi" w:hAnsiTheme="minorHAnsi"/>
              <w:noProof/>
              <w:sz w:val="22"/>
              <w:szCs w:val="22"/>
            </w:rPr>
          </w:pPr>
          <w:ins w:id="448"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"_Toc475949551"</w:instrText>
            </w:r>
            <w:r w:rsidRPr="0095531F">
              <w:rPr>
                <w:rStyle w:val="Hyperlink"/>
                <w:noProof/>
              </w:rPr>
              <w:instrText xml:space="preserve"> </w:instrText>
            </w:r>
            <w:r w:rsidRPr="0095531F">
              <w:rPr>
                <w:rStyle w:val="Hyperlink"/>
                <w:noProof/>
              </w:rPr>
              <w:fldChar w:fldCharType="separate"/>
            </w:r>
            <w:r w:rsidRPr="0095531F">
              <w:rPr>
                <w:rStyle w:val="Hyperlink"/>
                <w:noProof/>
              </w:rPr>
              <w:t>4.24.3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_Toc475949551 \h </w:instrText>
            </w:r>
          </w:ins>
          <w:r>
            <w:rPr>
              <w:noProof/>
              <w:webHidden/>
            </w:rPr>
          </w:r>
          <w:r>
            <w:rPr>
              <w:noProof/>
              <w:webHidden/>
            </w:rPr>
            <w:fldChar w:fldCharType="separate"/>
          </w:r>
          <w:ins w:id="449" w:author="Michael Petite" w:date="2017-02-27T09:01:00Z">
            <w:r>
              <w:rPr>
                <w:noProof/>
                <w:webHidden/>
              </w:rPr>
              <w:t>100</w:t>
            </w:r>
            <w:r>
              <w:rPr>
                <w:noProof/>
                <w:webHidden/>
              </w:rPr>
              <w:fldChar w:fldCharType="end"/>
            </w:r>
            <w:r w:rsidRPr="0095531F">
              <w:rPr>
                <w:rStyle w:val="Hyperlink"/>
                <w:noProof/>
              </w:rPr>
              <w:fldChar w:fldCharType="end"/>
            </w:r>
          </w:ins>
        </w:p>
        <w:p w14:paraId="18FD88DA" w14:textId="592C5038" w:rsidR="004A548D" w:rsidRDefault="004A548D">
          <w:pPr>
            <w:pStyle w:val="TOC3"/>
            <w:tabs>
              <w:tab w:val="left" w:pos="1100"/>
              <w:tab w:val="right" w:leader="dot" w:pos="9350"/>
            </w:tabs>
            <w:rPr>
              <w:ins w:id="450" w:author="Michael Petite" w:date="2017-02-27T09:01:00Z"/>
              <w:rFonts w:asciiTheme="minorHAnsi" w:hAnsiTheme="minorHAnsi"/>
              <w:noProof/>
              <w:sz w:val="22"/>
              <w:szCs w:val="22"/>
            </w:rPr>
          </w:pPr>
          <w:ins w:id="45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"_Toc475949552"</w:instrText>
            </w:r>
            <w:r w:rsidRPr="0095531F">
              <w:rPr>
                <w:rStyle w:val="Hyperlink"/>
                <w:noProof/>
              </w:rPr>
              <w:instrText xml:space="preserve"> </w:instrText>
            </w:r>
            <w:r w:rsidRPr="0095531F">
              <w:rPr>
                <w:rStyle w:val="Hyperlink"/>
                <w:noProof/>
              </w:rPr>
              <w:fldChar w:fldCharType="separate"/>
            </w:r>
            <w:r w:rsidRPr="0095531F">
              <w:rPr>
                <w:rStyle w:val="Hyperlink"/>
                <w:noProof/>
              </w:rPr>
              <w:t>4.25</w:t>
            </w:r>
            <w:r>
              <w:rPr>
                <w:rFonts w:asciiTheme="minorHAnsi" w:hAnsiTheme="minorHAnsi"/>
                <w:noProof/>
                <w:sz w:val="22"/>
                <w:szCs w:val="22"/>
              </w:rPr>
              <w:tab/>
            </w:r>
            <w:r w:rsidRPr="0095531F">
              <w:rPr>
                <w:rStyle w:val="Hyperlink"/>
                <w:noProof/>
              </w:rPr>
              <w:t>Documents</w:t>
            </w:r>
            <w:r>
              <w:rPr>
                <w:noProof/>
                <w:webHidden/>
              </w:rPr>
              <w:tab/>
            </w:r>
            <w:r>
              <w:rPr>
                <w:noProof/>
                <w:webHidden/>
              </w:rPr>
              <w:fldChar w:fldCharType="begin"/>
            </w:r>
            <w:r>
              <w:rPr>
                <w:noProof/>
                <w:webHidden/>
              </w:rPr>
              <w:instrText xml:space="preserve"> PAGEREF _Toc475949552 \h </w:instrText>
            </w:r>
          </w:ins>
          <w:r>
            <w:rPr>
              <w:noProof/>
              <w:webHidden/>
            </w:rPr>
          </w:r>
          <w:r>
            <w:rPr>
              <w:noProof/>
              <w:webHidden/>
            </w:rPr>
            <w:fldChar w:fldCharType="separate"/>
          </w:r>
          <w:ins w:id="452" w:author="Michael Petite" w:date="2017-02-27T09:01:00Z">
            <w:r>
              <w:rPr>
                <w:noProof/>
                <w:webHidden/>
              </w:rPr>
              <w:t>100</w:t>
            </w:r>
            <w:r>
              <w:rPr>
                <w:noProof/>
                <w:webHidden/>
              </w:rPr>
              <w:fldChar w:fldCharType="end"/>
            </w:r>
            <w:r w:rsidRPr="0095531F">
              <w:rPr>
                <w:rStyle w:val="Hyperlink"/>
                <w:noProof/>
              </w:rPr>
              <w:fldChar w:fldCharType="end"/>
            </w:r>
          </w:ins>
        </w:p>
        <w:p w14:paraId="5177C818" w14:textId="73D61CC3" w:rsidR="004A548D" w:rsidRDefault="004A548D">
          <w:pPr>
            <w:pStyle w:val="TOC4"/>
            <w:tabs>
              <w:tab w:val="left" w:pos="1540"/>
              <w:tab w:val="right" w:leader="dot" w:pos="9350"/>
            </w:tabs>
            <w:rPr>
              <w:ins w:id="453" w:author="Michael Petite" w:date="2017-02-27T09:01:00Z"/>
              <w:rFonts w:asciiTheme="minorHAnsi" w:hAnsiTheme="minorHAnsi"/>
              <w:noProof/>
              <w:sz w:val="22"/>
              <w:szCs w:val="22"/>
            </w:rPr>
          </w:pPr>
          <w:ins w:id="45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"_Toc475949553"</w:instrText>
            </w:r>
            <w:r w:rsidRPr="0095531F">
              <w:rPr>
                <w:rStyle w:val="Hyperlink"/>
                <w:noProof/>
              </w:rPr>
              <w:instrText xml:space="preserve"> </w:instrText>
            </w:r>
            <w:r w:rsidRPr="0095531F">
              <w:rPr>
                <w:rStyle w:val="Hyperlink"/>
                <w:noProof/>
              </w:rPr>
              <w:fldChar w:fldCharType="separate"/>
            </w:r>
            <w:r w:rsidRPr="0095531F">
              <w:rPr>
                <w:rStyle w:val="Hyperlink"/>
                <w:noProof/>
              </w:rPr>
              <w:t>4.25.1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_Toc475949553 \h </w:instrText>
            </w:r>
          </w:ins>
          <w:r>
            <w:rPr>
              <w:noProof/>
              <w:webHidden/>
            </w:rPr>
          </w:r>
          <w:r>
            <w:rPr>
              <w:noProof/>
              <w:webHidden/>
            </w:rPr>
            <w:fldChar w:fldCharType="separate"/>
          </w:r>
          <w:ins w:id="455" w:author="Michael Petite" w:date="2017-02-27T09:01:00Z">
            <w:r>
              <w:rPr>
                <w:noProof/>
                <w:webHidden/>
              </w:rPr>
              <w:t>100</w:t>
            </w:r>
            <w:r>
              <w:rPr>
                <w:noProof/>
                <w:webHidden/>
              </w:rPr>
              <w:fldChar w:fldCharType="end"/>
            </w:r>
            <w:r w:rsidRPr="0095531F">
              <w:rPr>
                <w:rStyle w:val="Hyperlink"/>
                <w:noProof/>
              </w:rPr>
              <w:fldChar w:fldCharType="end"/>
            </w:r>
          </w:ins>
        </w:p>
        <w:p w14:paraId="7B4423B2" w14:textId="2F4BA4AB" w:rsidR="004A548D" w:rsidRDefault="004A548D">
          <w:pPr>
            <w:pStyle w:val="TOC4"/>
            <w:tabs>
              <w:tab w:val="left" w:pos="1540"/>
              <w:tab w:val="right" w:leader="dot" w:pos="9350"/>
            </w:tabs>
            <w:rPr>
              <w:ins w:id="456" w:author="Michael Petite" w:date="2017-02-27T09:01:00Z"/>
              <w:rFonts w:asciiTheme="minorHAnsi" w:hAnsiTheme="minorHAnsi"/>
              <w:noProof/>
              <w:sz w:val="22"/>
              <w:szCs w:val="22"/>
            </w:rPr>
          </w:pPr>
          <w:ins w:id="45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"_Toc475949554"</w:instrText>
            </w:r>
            <w:r w:rsidRPr="0095531F">
              <w:rPr>
                <w:rStyle w:val="Hyperlink"/>
                <w:noProof/>
              </w:rPr>
              <w:instrText xml:space="preserve"> </w:instrText>
            </w:r>
            <w:r w:rsidRPr="0095531F">
              <w:rPr>
                <w:rStyle w:val="Hyperlink"/>
                <w:noProof/>
              </w:rPr>
              <w:fldChar w:fldCharType="separate"/>
            </w:r>
            <w:r w:rsidRPr="0095531F">
              <w:rPr>
                <w:rStyle w:val="Hyperlink"/>
                <w:noProof/>
              </w:rPr>
              <w:t>4.25.2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_Toc475949554 \h </w:instrText>
            </w:r>
          </w:ins>
          <w:r>
            <w:rPr>
              <w:noProof/>
              <w:webHidden/>
            </w:rPr>
          </w:r>
          <w:r>
            <w:rPr>
              <w:noProof/>
              <w:webHidden/>
            </w:rPr>
            <w:fldChar w:fldCharType="separate"/>
          </w:r>
          <w:ins w:id="458" w:author="Michael Petite" w:date="2017-02-27T09:01:00Z">
            <w:r>
              <w:rPr>
                <w:noProof/>
                <w:webHidden/>
              </w:rPr>
              <w:t>100</w:t>
            </w:r>
            <w:r>
              <w:rPr>
                <w:noProof/>
                <w:webHidden/>
              </w:rPr>
              <w:fldChar w:fldCharType="end"/>
            </w:r>
            <w:r w:rsidRPr="0095531F">
              <w:rPr>
                <w:rStyle w:val="Hyperlink"/>
                <w:noProof/>
              </w:rPr>
              <w:fldChar w:fldCharType="end"/>
            </w:r>
          </w:ins>
        </w:p>
        <w:p w14:paraId="001A61D9" w14:textId="2581DF0A" w:rsidR="004A548D" w:rsidRDefault="004A548D">
          <w:pPr>
            <w:pStyle w:val="TOC5"/>
            <w:tabs>
              <w:tab w:val="right" w:leader="dot" w:pos="9350"/>
            </w:tabs>
            <w:rPr>
              <w:ins w:id="459" w:author="Michael Petite" w:date="2017-02-27T09:01:00Z"/>
              <w:rFonts w:asciiTheme="minorHAnsi" w:hAnsiTheme="minorHAnsi"/>
              <w:noProof/>
              <w:sz w:val="22"/>
              <w:szCs w:val="22"/>
            </w:rPr>
          </w:pPr>
          <w:ins w:id="46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"_Toc475949555"</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_Toc475949555 \h </w:instrText>
            </w:r>
          </w:ins>
          <w:r>
            <w:rPr>
              <w:noProof/>
              <w:webHidden/>
            </w:rPr>
          </w:r>
          <w:r>
            <w:rPr>
              <w:noProof/>
              <w:webHidden/>
            </w:rPr>
            <w:fldChar w:fldCharType="separate"/>
          </w:r>
          <w:ins w:id="461" w:author="Michael Petite" w:date="2017-02-27T09:01:00Z">
            <w:r>
              <w:rPr>
                <w:noProof/>
                <w:webHidden/>
              </w:rPr>
              <w:t>100</w:t>
            </w:r>
            <w:r>
              <w:rPr>
                <w:noProof/>
                <w:webHidden/>
              </w:rPr>
              <w:fldChar w:fldCharType="end"/>
            </w:r>
            <w:r w:rsidRPr="0095531F">
              <w:rPr>
                <w:rStyle w:val="Hyperlink"/>
                <w:noProof/>
              </w:rPr>
              <w:fldChar w:fldCharType="end"/>
            </w:r>
          </w:ins>
        </w:p>
        <w:p w14:paraId="0F2870D1" w14:textId="0A39FF06" w:rsidR="004A548D" w:rsidRDefault="004A548D">
          <w:pPr>
            <w:pStyle w:val="TOC5"/>
            <w:tabs>
              <w:tab w:val="right" w:leader="dot" w:pos="9350"/>
            </w:tabs>
            <w:rPr>
              <w:ins w:id="462" w:author="Michael Petite" w:date="2017-02-27T09:01:00Z"/>
              <w:rFonts w:asciiTheme="minorHAnsi" w:hAnsiTheme="minorHAnsi"/>
              <w:noProof/>
              <w:sz w:val="22"/>
              <w:szCs w:val="22"/>
            </w:rPr>
          </w:pPr>
          <w:ins w:id="46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"_Toc475949556"</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_Toc475949556 \h </w:instrText>
            </w:r>
          </w:ins>
          <w:r>
            <w:rPr>
              <w:noProof/>
              <w:webHidden/>
            </w:rPr>
          </w:r>
          <w:r>
            <w:rPr>
              <w:noProof/>
              <w:webHidden/>
            </w:rPr>
            <w:fldChar w:fldCharType="separate"/>
          </w:r>
          <w:ins w:id="464" w:author="Michael Petite" w:date="2017-02-27T09:01:00Z">
            <w:r>
              <w:rPr>
                <w:noProof/>
                <w:webHidden/>
              </w:rPr>
              <w:t>101</w:t>
            </w:r>
            <w:r>
              <w:rPr>
                <w:noProof/>
                <w:webHidden/>
              </w:rPr>
              <w:fldChar w:fldCharType="end"/>
            </w:r>
            <w:r w:rsidRPr="0095531F">
              <w:rPr>
                <w:rStyle w:val="Hyperlink"/>
                <w:noProof/>
              </w:rPr>
              <w:fldChar w:fldCharType="end"/>
            </w:r>
          </w:ins>
        </w:p>
        <w:p w14:paraId="1D7CB122" w14:textId="12FFD235" w:rsidR="004A548D" w:rsidRDefault="004A548D">
          <w:pPr>
            <w:pStyle w:val="TOC4"/>
            <w:tabs>
              <w:tab w:val="left" w:pos="1540"/>
              <w:tab w:val="right" w:leader="dot" w:pos="9350"/>
            </w:tabs>
            <w:rPr>
              <w:ins w:id="465" w:author="Michael Petite" w:date="2017-02-27T09:01:00Z"/>
              <w:rFonts w:asciiTheme="minorHAnsi" w:hAnsiTheme="minorHAnsi"/>
              <w:noProof/>
              <w:sz w:val="22"/>
              <w:szCs w:val="22"/>
            </w:rPr>
          </w:pPr>
          <w:ins w:id="46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"_Toc475949557"</w:instrText>
            </w:r>
            <w:r w:rsidRPr="0095531F">
              <w:rPr>
                <w:rStyle w:val="Hyperlink"/>
                <w:noProof/>
              </w:rPr>
              <w:instrText xml:space="preserve"> </w:instrText>
            </w:r>
            <w:r w:rsidRPr="0095531F">
              <w:rPr>
                <w:rStyle w:val="Hyperlink"/>
                <w:noProof/>
              </w:rPr>
              <w:fldChar w:fldCharType="separate"/>
            </w:r>
            <w:r w:rsidRPr="0095531F">
              <w:rPr>
                <w:rStyle w:val="Hyperlink"/>
                <w:noProof/>
              </w:rPr>
              <w:t>4.25.3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_Toc475949557 \h </w:instrText>
            </w:r>
          </w:ins>
          <w:r>
            <w:rPr>
              <w:noProof/>
              <w:webHidden/>
            </w:rPr>
          </w:r>
          <w:r>
            <w:rPr>
              <w:noProof/>
              <w:webHidden/>
            </w:rPr>
            <w:fldChar w:fldCharType="separate"/>
          </w:r>
          <w:ins w:id="467" w:author="Michael Petite" w:date="2017-02-27T09:01:00Z">
            <w:r>
              <w:rPr>
                <w:noProof/>
                <w:webHidden/>
              </w:rPr>
              <w:t>101</w:t>
            </w:r>
            <w:r>
              <w:rPr>
                <w:noProof/>
                <w:webHidden/>
              </w:rPr>
              <w:fldChar w:fldCharType="end"/>
            </w:r>
            <w:r w:rsidRPr="0095531F">
              <w:rPr>
                <w:rStyle w:val="Hyperlink"/>
                <w:noProof/>
              </w:rPr>
              <w:fldChar w:fldCharType="end"/>
            </w:r>
          </w:ins>
        </w:p>
        <w:p w14:paraId="53A437D4" w14:textId="10A14607" w:rsidR="004A548D" w:rsidRDefault="004A548D">
          <w:pPr>
            <w:pStyle w:val="TOC3"/>
            <w:tabs>
              <w:tab w:val="left" w:pos="1100"/>
              <w:tab w:val="right" w:leader="dot" w:pos="9350"/>
            </w:tabs>
            <w:rPr>
              <w:ins w:id="468" w:author="Michael Petite" w:date="2017-02-27T09:01:00Z"/>
              <w:rFonts w:asciiTheme="minorHAnsi" w:hAnsiTheme="minorHAnsi"/>
              <w:noProof/>
              <w:sz w:val="22"/>
              <w:szCs w:val="22"/>
            </w:rPr>
          </w:pPr>
          <w:ins w:id="46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"_Toc475949558"</w:instrText>
            </w:r>
            <w:r w:rsidRPr="0095531F">
              <w:rPr>
                <w:rStyle w:val="Hyperlink"/>
                <w:noProof/>
              </w:rPr>
              <w:instrText xml:space="preserve"> </w:instrText>
            </w:r>
            <w:r w:rsidRPr="0095531F">
              <w:rPr>
                <w:rStyle w:val="Hyperlink"/>
                <w:noProof/>
              </w:rPr>
              <w:fldChar w:fldCharType="separate"/>
            </w:r>
            <w:r w:rsidRPr="0095531F">
              <w:rPr>
                <w:rStyle w:val="Hyperlink"/>
                <w:noProof/>
              </w:rPr>
              <w:t>4.26</w:t>
            </w:r>
            <w:r>
              <w:rPr>
                <w:rFonts w:asciiTheme="minorHAnsi" w:hAnsiTheme="minorHAnsi"/>
                <w:noProof/>
                <w:sz w:val="22"/>
                <w:szCs w:val="22"/>
              </w:rPr>
              <w:tab/>
            </w:r>
            <w:r w:rsidRPr="0095531F">
              <w:rPr>
                <w:rStyle w:val="Hyperlink"/>
                <w:noProof/>
              </w:rPr>
              <w:t>Contracting</w:t>
            </w:r>
            <w:r>
              <w:rPr>
                <w:noProof/>
                <w:webHidden/>
              </w:rPr>
              <w:tab/>
            </w:r>
            <w:r>
              <w:rPr>
                <w:noProof/>
                <w:webHidden/>
              </w:rPr>
              <w:fldChar w:fldCharType="begin"/>
            </w:r>
            <w:r>
              <w:rPr>
                <w:noProof/>
                <w:webHidden/>
              </w:rPr>
              <w:instrText xml:space="preserve"> PAGEREF _Toc475949558 \h </w:instrText>
            </w:r>
          </w:ins>
          <w:r>
            <w:rPr>
              <w:noProof/>
              <w:webHidden/>
            </w:rPr>
          </w:r>
          <w:r>
            <w:rPr>
              <w:noProof/>
              <w:webHidden/>
            </w:rPr>
            <w:fldChar w:fldCharType="separate"/>
          </w:r>
          <w:ins w:id="470" w:author="Michael Petite" w:date="2017-02-27T09:01:00Z">
            <w:r>
              <w:rPr>
                <w:noProof/>
                <w:webHidden/>
              </w:rPr>
              <w:t>101</w:t>
            </w:r>
            <w:r>
              <w:rPr>
                <w:noProof/>
                <w:webHidden/>
              </w:rPr>
              <w:fldChar w:fldCharType="end"/>
            </w:r>
            <w:r w:rsidRPr="0095531F">
              <w:rPr>
                <w:rStyle w:val="Hyperlink"/>
                <w:noProof/>
              </w:rPr>
              <w:fldChar w:fldCharType="end"/>
            </w:r>
          </w:ins>
        </w:p>
        <w:p w14:paraId="5DFEA132" w14:textId="5F7BE349" w:rsidR="004A548D" w:rsidRDefault="004A548D">
          <w:pPr>
            <w:pStyle w:val="TOC4"/>
            <w:tabs>
              <w:tab w:val="left" w:pos="1540"/>
              <w:tab w:val="right" w:leader="dot" w:pos="9350"/>
            </w:tabs>
            <w:rPr>
              <w:ins w:id="471" w:author="Michael Petite" w:date="2017-02-27T09:01:00Z"/>
              <w:rFonts w:asciiTheme="minorHAnsi" w:hAnsiTheme="minorHAnsi"/>
              <w:noProof/>
              <w:sz w:val="22"/>
              <w:szCs w:val="22"/>
            </w:rPr>
          </w:pPr>
          <w:ins w:id="472"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"_Toc475949559"</w:instrText>
            </w:r>
            <w:r w:rsidRPr="0095531F">
              <w:rPr>
                <w:rStyle w:val="Hyperlink"/>
                <w:noProof/>
              </w:rPr>
              <w:instrText xml:space="preserve"> </w:instrText>
            </w:r>
            <w:r w:rsidRPr="0095531F">
              <w:rPr>
                <w:rStyle w:val="Hyperlink"/>
                <w:noProof/>
              </w:rPr>
              <w:fldChar w:fldCharType="separate"/>
            </w:r>
            <w:r w:rsidRPr="0095531F">
              <w:rPr>
                <w:rStyle w:val="Hyperlink"/>
                <w:noProof/>
              </w:rPr>
              <w:t>4.26.1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_Toc475949559 \h </w:instrText>
            </w:r>
          </w:ins>
          <w:r>
            <w:rPr>
              <w:noProof/>
              <w:webHidden/>
            </w:rPr>
          </w:r>
          <w:r>
            <w:rPr>
              <w:noProof/>
              <w:webHidden/>
            </w:rPr>
            <w:fldChar w:fldCharType="separate"/>
          </w:r>
          <w:ins w:id="473" w:author="Michael Petite" w:date="2017-02-27T09:01:00Z">
            <w:r>
              <w:rPr>
                <w:noProof/>
                <w:webHidden/>
              </w:rPr>
              <w:t>101</w:t>
            </w:r>
            <w:r>
              <w:rPr>
                <w:noProof/>
                <w:webHidden/>
              </w:rPr>
              <w:fldChar w:fldCharType="end"/>
            </w:r>
            <w:r w:rsidRPr="0095531F">
              <w:rPr>
                <w:rStyle w:val="Hyperlink"/>
                <w:noProof/>
              </w:rPr>
              <w:fldChar w:fldCharType="end"/>
            </w:r>
          </w:ins>
        </w:p>
        <w:p w14:paraId="0C7AEB8F" w14:textId="40382137" w:rsidR="004A548D" w:rsidRDefault="004A548D">
          <w:pPr>
            <w:pStyle w:val="TOC3"/>
            <w:tabs>
              <w:tab w:val="left" w:pos="1100"/>
              <w:tab w:val="right" w:leader="dot" w:pos="9350"/>
            </w:tabs>
            <w:rPr>
              <w:ins w:id="474" w:author="Michael Petite" w:date="2017-02-27T09:01:00Z"/>
              <w:rFonts w:asciiTheme="minorHAnsi" w:hAnsiTheme="minorHAnsi"/>
              <w:noProof/>
              <w:sz w:val="22"/>
              <w:szCs w:val="22"/>
            </w:rPr>
          </w:pPr>
          <w:ins w:id="47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"_Toc475949560"</w:instrText>
            </w:r>
            <w:r w:rsidRPr="0095531F">
              <w:rPr>
                <w:rStyle w:val="Hyperlink"/>
                <w:noProof/>
              </w:rPr>
              <w:instrText xml:space="preserve"> </w:instrText>
            </w:r>
            <w:r w:rsidRPr="0095531F">
              <w:rPr>
                <w:rStyle w:val="Hyperlink"/>
                <w:noProof/>
              </w:rPr>
              <w:fldChar w:fldCharType="separate"/>
            </w:r>
            <w:r w:rsidRPr="0095531F">
              <w:rPr>
                <w:rStyle w:val="Hyperlink"/>
                <w:noProof/>
              </w:rPr>
              <w:t>4.27</w:t>
            </w:r>
            <w:r>
              <w:rPr>
                <w:rFonts w:asciiTheme="minorHAnsi" w:hAnsiTheme="minorHAnsi"/>
                <w:noProof/>
                <w:sz w:val="22"/>
                <w:szCs w:val="22"/>
              </w:rPr>
              <w:tab/>
            </w:r>
            <w:r w:rsidRPr="0095531F">
              <w:rPr>
                <w:rStyle w:val="Hyperlink"/>
                <w:noProof/>
              </w:rPr>
              <w:t>Post-Event</w:t>
            </w:r>
            <w:r>
              <w:rPr>
                <w:noProof/>
                <w:webHidden/>
              </w:rPr>
              <w:tab/>
            </w:r>
            <w:r>
              <w:rPr>
                <w:noProof/>
                <w:webHidden/>
              </w:rPr>
              <w:fldChar w:fldCharType="begin"/>
            </w:r>
            <w:r>
              <w:rPr>
                <w:noProof/>
                <w:webHidden/>
              </w:rPr>
              <w:instrText xml:space="preserve"> PAGEREF _Toc475949560 \h </w:instrText>
            </w:r>
          </w:ins>
          <w:r>
            <w:rPr>
              <w:noProof/>
              <w:webHidden/>
            </w:rPr>
          </w:r>
          <w:r>
            <w:rPr>
              <w:noProof/>
              <w:webHidden/>
            </w:rPr>
            <w:fldChar w:fldCharType="separate"/>
          </w:r>
          <w:ins w:id="476" w:author="Michael Petite" w:date="2017-02-27T09:01:00Z">
            <w:r>
              <w:rPr>
                <w:noProof/>
                <w:webHidden/>
              </w:rPr>
              <w:t>102</w:t>
            </w:r>
            <w:r>
              <w:rPr>
                <w:noProof/>
                <w:webHidden/>
              </w:rPr>
              <w:fldChar w:fldCharType="end"/>
            </w:r>
            <w:r w:rsidRPr="0095531F">
              <w:rPr>
                <w:rStyle w:val="Hyperlink"/>
                <w:noProof/>
              </w:rPr>
              <w:fldChar w:fldCharType="end"/>
            </w:r>
          </w:ins>
        </w:p>
        <w:p w14:paraId="62AB921B" w14:textId="135B7724" w:rsidR="004A548D" w:rsidRDefault="004A548D">
          <w:pPr>
            <w:pStyle w:val="TOC4"/>
            <w:tabs>
              <w:tab w:val="left" w:pos="1540"/>
              <w:tab w:val="right" w:leader="dot" w:pos="9350"/>
            </w:tabs>
            <w:rPr>
              <w:ins w:id="477" w:author="Michael Petite" w:date="2017-02-27T09:01:00Z"/>
              <w:rFonts w:asciiTheme="minorHAnsi" w:hAnsiTheme="minorHAnsi"/>
              <w:noProof/>
              <w:sz w:val="22"/>
              <w:szCs w:val="22"/>
            </w:rPr>
          </w:pPr>
          <w:ins w:id="478"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"_Toc475949561"</w:instrText>
            </w:r>
            <w:r w:rsidRPr="0095531F">
              <w:rPr>
                <w:rStyle w:val="Hyperlink"/>
                <w:noProof/>
              </w:rPr>
              <w:instrText xml:space="preserve"> </w:instrText>
            </w:r>
            <w:r w:rsidRPr="0095531F">
              <w:rPr>
                <w:rStyle w:val="Hyperlink"/>
                <w:noProof/>
              </w:rPr>
              <w:fldChar w:fldCharType="separate"/>
            </w:r>
            <w:r w:rsidRPr="0095531F">
              <w:rPr>
                <w:rStyle w:val="Hyperlink"/>
                <w:noProof/>
              </w:rPr>
              <w:t>4.27.1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_Toc475949561 \h </w:instrText>
            </w:r>
          </w:ins>
          <w:r>
            <w:rPr>
              <w:noProof/>
              <w:webHidden/>
            </w:rPr>
          </w:r>
          <w:r>
            <w:rPr>
              <w:noProof/>
              <w:webHidden/>
            </w:rPr>
            <w:fldChar w:fldCharType="separate"/>
          </w:r>
          <w:ins w:id="479" w:author="Michael Petite" w:date="2017-02-27T09:01:00Z">
            <w:r>
              <w:rPr>
                <w:noProof/>
                <w:webHidden/>
              </w:rPr>
              <w:t>102</w:t>
            </w:r>
            <w:r>
              <w:rPr>
                <w:noProof/>
                <w:webHidden/>
              </w:rPr>
              <w:fldChar w:fldCharType="end"/>
            </w:r>
            <w:r w:rsidRPr="0095531F">
              <w:rPr>
                <w:rStyle w:val="Hyperlink"/>
                <w:noProof/>
              </w:rPr>
              <w:fldChar w:fldCharType="end"/>
            </w:r>
          </w:ins>
        </w:p>
        <w:p w14:paraId="6B1108BF" w14:textId="0D8D473A" w:rsidR="004A548D" w:rsidRDefault="004A548D">
          <w:pPr>
            <w:pStyle w:val="TOC4"/>
            <w:tabs>
              <w:tab w:val="left" w:pos="1540"/>
              <w:tab w:val="right" w:leader="dot" w:pos="9350"/>
            </w:tabs>
            <w:rPr>
              <w:ins w:id="480" w:author="Michael Petite" w:date="2017-02-27T09:01:00Z"/>
              <w:rFonts w:asciiTheme="minorHAnsi" w:hAnsiTheme="minorHAnsi"/>
              <w:noProof/>
              <w:sz w:val="22"/>
              <w:szCs w:val="22"/>
            </w:rPr>
          </w:pPr>
          <w:ins w:id="48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"_Toc475949562"</w:instrText>
            </w:r>
            <w:r w:rsidRPr="0095531F">
              <w:rPr>
                <w:rStyle w:val="Hyperlink"/>
                <w:noProof/>
              </w:rPr>
              <w:instrText xml:space="preserve"> </w:instrText>
            </w:r>
            <w:r w:rsidRPr="0095531F">
              <w:rPr>
                <w:rStyle w:val="Hyperlink"/>
                <w:noProof/>
              </w:rPr>
              <w:fldChar w:fldCharType="separate"/>
            </w:r>
            <w:r w:rsidRPr="0095531F">
              <w:rPr>
                <w:rStyle w:val="Hyperlink"/>
                <w:noProof/>
              </w:rPr>
              <w:t>4.27.2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_Toc475949562 \h </w:instrText>
            </w:r>
          </w:ins>
          <w:r>
            <w:rPr>
              <w:noProof/>
              <w:webHidden/>
            </w:rPr>
          </w:r>
          <w:r>
            <w:rPr>
              <w:noProof/>
              <w:webHidden/>
            </w:rPr>
            <w:fldChar w:fldCharType="separate"/>
          </w:r>
          <w:ins w:id="482" w:author="Michael Petite" w:date="2017-02-27T09:01:00Z">
            <w:r>
              <w:rPr>
                <w:noProof/>
                <w:webHidden/>
              </w:rPr>
              <w:t>102</w:t>
            </w:r>
            <w:r>
              <w:rPr>
                <w:noProof/>
                <w:webHidden/>
              </w:rPr>
              <w:fldChar w:fldCharType="end"/>
            </w:r>
            <w:r w:rsidRPr="0095531F">
              <w:rPr>
                <w:rStyle w:val="Hyperlink"/>
                <w:noProof/>
              </w:rPr>
              <w:fldChar w:fldCharType="end"/>
            </w:r>
          </w:ins>
        </w:p>
        <w:p w14:paraId="078979A8" w14:textId="428660BE" w:rsidR="004A548D" w:rsidRDefault="004A548D">
          <w:pPr>
            <w:pStyle w:val="TOC5"/>
            <w:tabs>
              <w:tab w:val="right" w:leader="dot" w:pos="9350"/>
            </w:tabs>
            <w:rPr>
              <w:ins w:id="483" w:author="Michael Petite" w:date="2017-02-27T09:01:00Z"/>
              <w:rFonts w:asciiTheme="minorHAnsi" w:hAnsiTheme="minorHAnsi"/>
              <w:noProof/>
              <w:sz w:val="22"/>
              <w:szCs w:val="22"/>
            </w:rPr>
          </w:pPr>
          <w:ins w:id="48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"_Toc475949563"</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_Toc475949563 \h </w:instrText>
            </w:r>
          </w:ins>
          <w:r>
            <w:rPr>
              <w:noProof/>
              <w:webHidden/>
            </w:rPr>
          </w:r>
          <w:r>
            <w:rPr>
              <w:noProof/>
              <w:webHidden/>
            </w:rPr>
            <w:fldChar w:fldCharType="separate"/>
          </w:r>
          <w:ins w:id="485" w:author="Michael Petite" w:date="2017-02-27T09:01:00Z">
            <w:r>
              <w:rPr>
                <w:noProof/>
                <w:webHidden/>
              </w:rPr>
              <w:t>102</w:t>
            </w:r>
            <w:r>
              <w:rPr>
                <w:noProof/>
                <w:webHidden/>
              </w:rPr>
              <w:fldChar w:fldCharType="end"/>
            </w:r>
            <w:r w:rsidRPr="0095531F">
              <w:rPr>
                <w:rStyle w:val="Hyperlink"/>
                <w:noProof/>
              </w:rPr>
              <w:fldChar w:fldCharType="end"/>
            </w:r>
          </w:ins>
        </w:p>
        <w:p w14:paraId="400CD5A8" w14:textId="2CD7E159" w:rsidR="004A548D" w:rsidRDefault="004A548D">
          <w:pPr>
            <w:pStyle w:val="TOC5"/>
            <w:tabs>
              <w:tab w:val="right" w:leader="dot" w:pos="9350"/>
            </w:tabs>
            <w:rPr>
              <w:ins w:id="486" w:author="Michael Petite" w:date="2017-02-27T09:01:00Z"/>
              <w:rFonts w:asciiTheme="minorHAnsi" w:hAnsiTheme="minorHAnsi"/>
              <w:noProof/>
              <w:sz w:val="22"/>
              <w:szCs w:val="22"/>
            </w:rPr>
          </w:pPr>
          <w:ins w:id="48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"_Toc475949564"</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_Toc475949564 \h </w:instrText>
            </w:r>
          </w:ins>
          <w:r>
            <w:rPr>
              <w:noProof/>
              <w:webHidden/>
            </w:rPr>
          </w:r>
          <w:r>
            <w:rPr>
              <w:noProof/>
              <w:webHidden/>
            </w:rPr>
            <w:fldChar w:fldCharType="separate"/>
          </w:r>
          <w:ins w:id="488" w:author="Michael Petite" w:date="2017-02-27T09:01:00Z">
            <w:r>
              <w:rPr>
                <w:noProof/>
                <w:webHidden/>
              </w:rPr>
              <w:t>102</w:t>
            </w:r>
            <w:r>
              <w:rPr>
                <w:noProof/>
                <w:webHidden/>
              </w:rPr>
              <w:fldChar w:fldCharType="end"/>
            </w:r>
            <w:r w:rsidRPr="0095531F">
              <w:rPr>
                <w:rStyle w:val="Hyperlink"/>
                <w:noProof/>
              </w:rPr>
              <w:fldChar w:fldCharType="end"/>
            </w:r>
          </w:ins>
        </w:p>
        <w:p w14:paraId="476D6DA4" w14:textId="469B40E0" w:rsidR="004A548D" w:rsidRDefault="004A548D">
          <w:pPr>
            <w:pStyle w:val="TOC4"/>
            <w:tabs>
              <w:tab w:val="left" w:pos="1540"/>
              <w:tab w:val="right" w:leader="dot" w:pos="9350"/>
            </w:tabs>
            <w:rPr>
              <w:ins w:id="489" w:author="Michael Petite" w:date="2017-02-27T09:01:00Z"/>
              <w:rFonts w:asciiTheme="minorHAnsi" w:hAnsiTheme="minorHAnsi"/>
              <w:noProof/>
              <w:sz w:val="22"/>
              <w:szCs w:val="22"/>
            </w:rPr>
          </w:pPr>
          <w:ins w:id="49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"_Toc475949565"</w:instrText>
            </w:r>
            <w:r w:rsidRPr="0095531F">
              <w:rPr>
                <w:rStyle w:val="Hyperlink"/>
                <w:noProof/>
              </w:rPr>
              <w:instrText xml:space="preserve"> </w:instrText>
            </w:r>
            <w:r w:rsidRPr="0095531F">
              <w:rPr>
                <w:rStyle w:val="Hyperlink"/>
                <w:noProof/>
              </w:rPr>
              <w:fldChar w:fldCharType="separate"/>
            </w:r>
            <w:r w:rsidRPr="0095531F">
              <w:rPr>
                <w:rStyle w:val="Hyperlink"/>
                <w:noProof/>
              </w:rPr>
              <w:t>4.27.3</w:t>
            </w:r>
            <w:r>
              <w:rPr>
                <w:rFonts w:asciiTheme="minorHAnsi" w:hAnsiTheme="minorHAnsi"/>
                <w:noProof/>
                <w:sz w:val="22"/>
                <w:szCs w:val="22"/>
              </w:rPr>
              <w:tab/>
            </w:r>
            <w:r w:rsidRPr="0095531F">
              <w:rPr>
                <w:rStyle w:val="Hyperlink"/>
                <w:noProof/>
              </w:rPr>
              <w:t>Wireframes</w:t>
            </w:r>
            <w:r>
              <w:rPr>
                <w:noProof/>
                <w:webHidden/>
              </w:rPr>
              <w:tab/>
            </w:r>
            <w:r>
              <w:rPr>
                <w:noProof/>
                <w:webHidden/>
              </w:rPr>
              <w:fldChar w:fldCharType="begin"/>
            </w:r>
            <w:r>
              <w:rPr>
                <w:noProof/>
                <w:webHidden/>
              </w:rPr>
              <w:instrText xml:space="preserve"> PAGEREF _Toc475949565 \h </w:instrText>
            </w:r>
          </w:ins>
          <w:r>
            <w:rPr>
              <w:noProof/>
              <w:webHidden/>
            </w:rPr>
          </w:r>
          <w:r>
            <w:rPr>
              <w:noProof/>
              <w:webHidden/>
            </w:rPr>
            <w:fldChar w:fldCharType="separate"/>
          </w:r>
          <w:ins w:id="491" w:author="Michael Petite" w:date="2017-02-27T09:01:00Z">
            <w:r>
              <w:rPr>
                <w:noProof/>
                <w:webHidden/>
              </w:rPr>
              <w:t>102</w:t>
            </w:r>
            <w:r>
              <w:rPr>
                <w:noProof/>
                <w:webHidden/>
              </w:rPr>
              <w:fldChar w:fldCharType="end"/>
            </w:r>
            <w:r w:rsidRPr="0095531F">
              <w:rPr>
                <w:rStyle w:val="Hyperlink"/>
                <w:noProof/>
              </w:rPr>
              <w:fldChar w:fldCharType="end"/>
            </w:r>
          </w:ins>
        </w:p>
        <w:p w14:paraId="4C13FDBA" w14:textId="685302C1" w:rsidR="004A548D" w:rsidRDefault="004A548D">
          <w:pPr>
            <w:pStyle w:val="TOC3"/>
            <w:tabs>
              <w:tab w:val="left" w:pos="1100"/>
              <w:tab w:val="right" w:leader="dot" w:pos="9350"/>
            </w:tabs>
            <w:rPr>
              <w:ins w:id="492" w:author="Michael Petite" w:date="2017-02-27T09:01:00Z"/>
              <w:rFonts w:asciiTheme="minorHAnsi" w:hAnsiTheme="minorHAnsi"/>
              <w:noProof/>
              <w:sz w:val="22"/>
              <w:szCs w:val="22"/>
            </w:rPr>
          </w:pPr>
          <w:ins w:id="49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"_Toc475949567"</w:instrText>
            </w:r>
            <w:r w:rsidRPr="0095531F">
              <w:rPr>
                <w:rStyle w:val="Hyperlink"/>
                <w:noProof/>
              </w:rPr>
              <w:instrText xml:space="preserve"> </w:instrText>
            </w:r>
            <w:r w:rsidRPr="0095531F">
              <w:rPr>
                <w:rStyle w:val="Hyperlink"/>
                <w:noProof/>
              </w:rPr>
              <w:fldChar w:fldCharType="separate"/>
            </w:r>
            <w:r w:rsidRPr="0095531F">
              <w:rPr>
                <w:rStyle w:val="Hyperlink"/>
                <w:noProof/>
              </w:rPr>
              <w:t>4.28</w:t>
            </w:r>
            <w:r>
              <w:rPr>
                <w:rFonts w:asciiTheme="minorHAnsi" w:hAnsiTheme="minorHAnsi"/>
                <w:noProof/>
                <w:sz w:val="22"/>
                <w:szCs w:val="22"/>
              </w:rPr>
              <w:tab/>
            </w:r>
            <w:r w:rsidRPr="0095531F">
              <w:rPr>
                <w:rStyle w:val="Hyperlink"/>
                <w:noProof/>
              </w:rPr>
              <w:t>Approval</w:t>
            </w:r>
            <w:r>
              <w:rPr>
                <w:noProof/>
                <w:webHidden/>
              </w:rPr>
              <w:tab/>
            </w:r>
            <w:r>
              <w:rPr>
                <w:noProof/>
                <w:webHidden/>
              </w:rPr>
              <w:fldChar w:fldCharType="begin"/>
            </w:r>
            <w:r>
              <w:rPr>
                <w:noProof/>
                <w:webHidden/>
              </w:rPr>
              <w:instrText xml:space="preserve"> PAGEREF _Toc475949567 \h </w:instrText>
            </w:r>
          </w:ins>
          <w:r>
            <w:rPr>
              <w:noProof/>
              <w:webHidden/>
            </w:rPr>
          </w:r>
          <w:r>
            <w:rPr>
              <w:noProof/>
              <w:webHidden/>
            </w:rPr>
            <w:fldChar w:fldCharType="separate"/>
          </w:r>
          <w:ins w:id="494" w:author="Michael Petite" w:date="2017-02-27T09:01:00Z">
            <w:r>
              <w:rPr>
                <w:noProof/>
                <w:webHidden/>
              </w:rPr>
              <w:t>103</w:t>
            </w:r>
            <w:r>
              <w:rPr>
                <w:noProof/>
                <w:webHidden/>
              </w:rPr>
              <w:fldChar w:fldCharType="end"/>
            </w:r>
            <w:r w:rsidRPr="0095531F">
              <w:rPr>
                <w:rStyle w:val="Hyperlink"/>
                <w:noProof/>
              </w:rPr>
              <w:fldChar w:fldCharType="end"/>
            </w:r>
          </w:ins>
        </w:p>
        <w:p w14:paraId="35F9978C" w14:textId="67309827" w:rsidR="004A548D" w:rsidRDefault="004A548D">
          <w:pPr>
            <w:pStyle w:val="TOC4"/>
            <w:tabs>
              <w:tab w:val="left" w:pos="1540"/>
              <w:tab w:val="right" w:leader="dot" w:pos="9350"/>
            </w:tabs>
            <w:rPr>
              <w:ins w:id="495" w:author="Michael Petite" w:date="2017-02-27T09:01:00Z"/>
              <w:rFonts w:asciiTheme="minorHAnsi" w:hAnsiTheme="minorHAnsi"/>
              <w:noProof/>
              <w:sz w:val="22"/>
              <w:szCs w:val="22"/>
            </w:rPr>
          </w:pPr>
          <w:ins w:id="49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"_Toc475949568"</w:instrText>
            </w:r>
            <w:r w:rsidRPr="0095531F">
              <w:rPr>
                <w:rStyle w:val="Hyperlink"/>
                <w:noProof/>
              </w:rPr>
              <w:instrText xml:space="preserve"> </w:instrText>
            </w:r>
            <w:r w:rsidRPr="0095531F">
              <w:rPr>
                <w:rStyle w:val="Hyperlink"/>
                <w:noProof/>
              </w:rPr>
              <w:fldChar w:fldCharType="separate"/>
            </w:r>
            <w:r w:rsidRPr="0095531F">
              <w:rPr>
                <w:rStyle w:val="Hyperlink"/>
                <w:noProof/>
              </w:rPr>
              <w:t>4.28.1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_Toc475949568 \h </w:instrText>
            </w:r>
          </w:ins>
          <w:r>
            <w:rPr>
              <w:noProof/>
              <w:webHidden/>
            </w:rPr>
          </w:r>
          <w:r>
            <w:rPr>
              <w:noProof/>
              <w:webHidden/>
            </w:rPr>
            <w:fldChar w:fldCharType="separate"/>
          </w:r>
          <w:ins w:id="497" w:author="Michael Petite" w:date="2017-02-27T09:01:00Z">
            <w:r>
              <w:rPr>
                <w:noProof/>
                <w:webHidden/>
              </w:rPr>
              <w:t>103</w:t>
            </w:r>
            <w:r>
              <w:rPr>
                <w:noProof/>
                <w:webHidden/>
              </w:rPr>
              <w:fldChar w:fldCharType="end"/>
            </w:r>
            <w:r w:rsidRPr="0095531F">
              <w:rPr>
                <w:rStyle w:val="Hyperlink"/>
                <w:noProof/>
              </w:rPr>
              <w:fldChar w:fldCharType="end"/>
            </w:r>
          </w:ins>
        </w:p>
        <w:p w14:paraId="43379A92" w14:textId="48CC40C6" w:rsidR="004A548D" w:rsidRDefault="004A548D">
          <w:pPr>
            <w:pStyle w:val="TOC4"/>
            <w:tabs>
              <w:tab w:val="left" w:pos="1540"/>
              <w:tab w:val="right" w:leader="dot" w:pos="9350"/>
            </w:tabs>
            <w:rPr>
              <w:ins w:id="498" w:author="Michael Petite" w:date="2017-02-27T09:01:00Z"/>
              <w:rFonts w:asciiTheme="minorHAnsi" w:hAnsiTheme="minorHAnsi"/>
              <w:noProof/>
              <w:sz w:val="22"/>
              <w:szCs w:val="22"/>
            </w:rPr>
          </w:pPr>
          <w:ins w:id="49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"_Toc475949569"</w:instrText>
            </w:r>
            <w:r w:rsidRPr="0095531F">
              <w:rPr>
                <w:rStyle w:val="Hyperlink"/>
                <w:noProof/>
              </w:rPr>
              <w:instrText xml:space="preserve"> </w:instrText>
            </w:r>
            <w:r w:rsidRPr="0095531F">
              <w:rPr>
                <w:rStyle w:val="Hyperlink"/>
                <w:noProof/>
              </w:rPr>
              <w:fldChar w:fldCharType="separate"/>
            </w:r>
            <w:r w:rsidRPr="0095531F">
              <w:rPr>
                <w:rStyle w:val="Hyperlink"/>
                <w:noProof/>
              </w:rPr>
              <w:t>4.28.2</w:t>
            </w:r>
            <w:r>
              <w:rPr>
                <w:rFonts w:asciiTheme="minorHAnsi" w:hAnsiTheme="minorHAnsi"/>
                <w:noProof/>
                <w:sz w:val="22"/>
                <w:szCs w:val="22"/>
              </w:rPr>
              <w:tab/>
            </w:r>
            <w:r w:rsidRPr="0095531F">
              <w:rPr>
                <w:rStyle w:val="Hyperlink"/>
                <w:noProof/>
              </w:rPr>
              <w:t>Technical Customizations</w:t>
            </w:r>
            <w:r>
              <w:rPr>
                <w:noProof/>
                <w:webHidden/>
              </w:rPr>
              <w:tab/>
            </w:r>
            <w:r>
              <w:rPr>
                <w:noProof/>
                <w:webHidden/>
              </w:rPr>
              <w:fldChar w:fldCharType="begin"/>
            </w:r>
            <w:r>
              <w:rPr>
                <w:noProof/>
                <w:webHidden/>
              </w:rPr>
              <w:instrText xml:space="preserve"> PAGEREF _Toc475949569 \h </w:instrText>
            </w:r>
          </w:ins>
          <w:r>
            <w:rPr>
              <w:noProof/>
              <w:webHidden/>
            </w:rPr>
          </w:r>
          <w:r>
            <w:rPr>
              <w:noProof/>
              <w:webHidden/>
            </w:rPr>
            <w:fldChar w:fldCharType="separate"/>
          </w:r>
          <w:ins w:id="500" w:author="Michael Petite" w:date="2017-02-27T09:01:00Z">
            <w:r>
              <w:rPr>
                <w:noProof/>
                <w:webHidden/>
              </w:rPr>
              <w:t>104</w:t>
            </w:r>
            <w:r>
              <w:rPr>
                <w:noProof/>
                <w:webHidden/>
              </w:rPr>
              <w:fldChar w:fldCharType="end"/>
            </w:r>
            <w:r w:rsidRPr="0095531F">
              <w:rPr>
                <w:rStyle w:val="Hyperlink"/>
                <w:noProof/>
              </w:rPr>
              <w:fldChar w:fldCharType="end"/>
            </w:r>
          </w:ins>
        </w:p>
        <w:p w14:paraId="47319C2B" w14:textId="52342034" w:rsidR="004A548D" w:rsidRDefault="004A548D">
          <w:pPr>
            <w:pStyle w:val="TOC5"/>
            <w:tabs>
              <w:tab w:val="right" w:leader="dot" w:pos="9350"/>
            </w:tabs>
            <w:rPr>
              <w:ins w:id="501" w:author="Michael Petite" w:date="2017-02-27T09:01:00Z"/>
              <w:rFonts w:asciiTheme="minorHAnsi" w:hAnsiTheme="minorHAnsi"/>
              <w:noProof/>
              <w:sz w:val="22"/>
              <w:szCs w:val="22"/>
            </w:rPr>
          </w:pPr>
          <w:ins w:id="502" w:author="Michael Petite" w:date="2017-02-27T09:01:00Z">
            <w:r w:rsidRPr="0095531F">
              <w:rPr>
                <w:rStyle w:val="Hyperlink"/>
                <w:noProof/>
              </w:rPr>
              <w:lastRenderedPageBreak/>
              <w:fldChar w:fldCharType="begin"/>
            </w:r>
            <w:r w:rsidRPr="0095531F">
              <w:rPr>
                <w:rStyle w:val="Hyperlink"/>
                <w:noProof/>
              </w:rPr>
              <w:instrText xml:space="preserve"> </w:instrText>
            </w:r>
            <w:r>
              <w:rPr>
                <w:noProof/>
              </w:rPr>
              <w:instrText>HYPERLINK \l "_Toc475949570"</w:instrText>
            </w:r>
            <w:r w:rsidRPr="0095531F">
              <w:rPr>
                <w:rStyle w:val="Hyperlink"/>
                <w:noProof/>
              </w:rPr>
              <w:instrText xml:space="preserve"> </w:instrText>
            </w:r>
            <w:r w:rsidRPr="0095531F">
              <w:rPr>
                <w:rStyle w:val="Hyperlink"/>
                <w:noProof/>
              </w:rPr>
              <w:fldChar w:fldCharType="separate"/>
            </w:r>
            <w:r w:rsidRPr="0095531F">
              <w:rPr>
                <w:rStyle w:val="Hyperlink"/>
                <w:noProof/>
              </w:rPr>
              <w:t>Page Level Customizations</w:t>
            </w:r>
            <w:r>
              <w:rPr>
                <w:noProof/>
                <w:webHidden/>
              </w:rPr>
              <w:tab/>
            </w:r>
            <w:r>
              <w:rPr>
                <w:noProof/>
                <w:webHidden/>
              </w:rPr>
              <w:fldChar w:fldCharType="begin"/>
            </w:r>
            <w:r>
              <w:rPr>
                <w:noProof/>
                <w:webHidden/>
              </w:rPr>
              <w:instrText xml:space="preserve"> PAGEREF _Toc475949570 \h </w:instrText>
            </w:r>
          </w:ins>
          <w:r>
            <w:rPr>
              <w:noProof/>
              <w:webHidden/>
            </w:rPr>
          </w:r>
          <w:r>
            <w:rPr>
              <w:noProof/>
              <w:webHidden/>
            </w:rPr>
            <w:fldChar w:fldCharType="separate"/>
          </w:r>
          <w:ins w:id="503" w:author="Michael Petite" w:date="2017-02-27T09:01:00Z">
            <w:r>
              <w:rPr>
                <w:noProof/>
                <w:webHidden/>
              </w:rPr>
              <w:t>104</w:t>
            </w:r>
            <w:r>
              <w:rPr>
                <w:noProof/>
                <w:webHidden/>
              </w:rPr>
              <w:fldChar w:fldCharType="end"/>
            </w:r>
            <w:r w:rsidRPr="0095531F">
              <w:rPr>
                <w:rStyle w:val="Hyperlink"/>
                <w:noProof/>
              </w:rPr>
              <w:fldChar w:fldCharType="end"/>
            </w:r>
          </w:ins>
        </w:p>
        <w:p w14:paraId="55410240" w14:textId="5F70C5AC" w:rsidR="004A548D" w:rsidRDefault="004A548D">
          <w:pPr>
            <w:pStyle w:val="TOC5"/>
            <w:tabs>
              <w:tab w:val="right" w:leader="dot" w:pos="9350"/>
            </w:tabs>
            <w:rPr>
              <w:ins w:id="504" w:author="Michael Petite" w:date="2017-02-27T09:01:00Z"/>
              <w:rFonts w:asciiTheme="minorHAnsi" w:hAnsiTheme="minorHAnsi"/>
              <w:noProof/>
              <w:sz w:val="22"/>
              <w:szCs w:val="22"/>
            </w:rPr>
          </w:pPr>
          <w:ins w:id="505"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"_Toc475949571"</w:instrText>
            </w:r>
            <w:r w:rsidRPr="0095531F">
              <w:rPr>
                <w:rStyle w:val="Hyperlink"/>
                <w:noProof/>
              </w:rPr>
              <w:instrText xml:space="preserve"> </w:instrText>
            </w:r>
            <w:r w:rsidRPr="0095531F">
              <w:rPr>
                <w:rStyle w:val="Hyperlink"/>
                <w:noProof/>
              </w:rPr>
              <w:fldChar w:fldCharType="separate"/>
            </w:r>
            <w:r w:rsidRPr="0095531F">
              <w:rPr>
                <w:rStyle w:val="Hyperlink"/>
                <w:noProof/>
              </w:rPr>
              <w:t>Technical Specification Changes</w:t>
            </w:r>
            <w:r>
              <w:rPr>
                <w:noProof/>
                <w:webHidden/>
              </w:rPr>
              <w:tab/>
            </w:r>
            <w:r>
              <w:rPr>
                <w:noProof/>
                <w:webHidden/>
              </w:rPr>
              <w:fldChar w:fldCharType="begin"/>
            </w:r>
            <w:r>
              <w:rPr>
                <w:noProof/>
                <w:webHidden/>
              </w:rPr>
              <w:instrText xml:space="preserve"> PAGEREF _Toc475949571 \h </w:instrText>
            </w:r>
          </w:ins>
          <w:r>
            <w:rPr>
              <w:noProof/>
              <w:webHidden/>
            </w:rPr>
          </w:r>
          <w:r>
            <w:rPr>
              <w:noProof/>
              <w:webHidden/>
            </w:rPr>
            <w:fldChar w:fldCharType="separate"/>
          </w:r>
          <w:ins w:id="506" w:author="Michael Petite" w:date="2017-02-27T09:01:00Z">
            <w:r>
              <w:rPr>
                <w:noProof/>
                <w:webHidden/>
              </w:rPr>
              <w:t>104</w:t>
            </w:r>
            <w:r>
              <w:rPr>
                <w:noProof/>
                <w:webHidden/>
              </w:rPr>
              <w:fldChar w:fldCharType="end"/>
            </w:r>
            <w:r w:rsidRPr="0095531F">
              <w:rPr>
                <w:rStyle w:val="Hyperlink"/>
                <w:noProof/>
              </w:rPr>
              <w:fldChar w:fldCharType="end"/>
            </w:r>
          </w:ins>
        </w:p>
        <w:p w14:paraId="3A0028EB" w14:textId="33BCA7B1" w:rsidR="004A548D" w:rsidRDefault="004A548D">
          <w:pPr>
            <w:pStyle w:val="TOC4"/>
            <w:tabs>
              <w:tab w:val="right" w:leader="dot" w:pos="9350"/>
            </w:tabs>
            <w:rPr>
              <w:ins w:id="507" w:author="Michael Petite" w:date="2017-02-27T09:01:00Z"/>
              <w:rFonts w:asciiTheme="minorHAnsi" w:hAnsiTheme="minorHAnsi"/>
              <w:noProof/>
              <w:sz w:val="22"/>
              <w:szCs w:val="22"/>
            </w:rPr>
          </w:pPr>
          <w:ins w:id="508"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"_Toc475949572"</w:instrText>
            </w:r>
            <w:r w:rsidRPr="0095531F">
              <w:rPr>
                <w:rStyle w:val="Hyperlink"/>
                <w:noProof/>
              </w:rPr>
              <w:instrText xml:space="preserve"> </w:instrText>
            </w:r>
            <w:r w:rsidRPr="0095531F">
              <w:rPr>
                <w:rStyle w:val="Hyperlink"/>
                <w:noProof/>
              </w:rPr>
              <w:fldChar w:fldCharType="separate"/>
            </w:r>
            <w:r w:rsidRPr="0095531F">
              <w:rPr>
                <w:rStyle w:val="Hyperlink"/>
                <w:noProof/>
              </w:rPr>
              <w:t>4.28.3 Wireframes</w:t>
            </w:r>
            <w:r>
              <w:rPr>
                <w:noProof/>
                <w:webHidden/>
              </w:rPr>
              <w:tab/>
            </w:r>
            <w:r>
              <w:rPr>
                <w:noProof/>
                <w:webHidden/>
              </w:rPr>
              <w:fldChar w:fldCharType="begin"/>
            </w:r>
            <w:r>
              <w:rPr>
                <w:noProof/>
                <w:webHidden/>
              </w:rPr>
              <w:instrText xml:space="preserve"> PAGEREF _Toc475949572 \h </w:instrText>
            </w:r>
          </w:ins>
          <w:r>
            <w:rPr>
              <w:noProof/>
              <w:webHidden/>
            </w:rPr>
          </w:r>
          <w:r>
            <w:rPr>
              <w:noProof/>
              <w:webHidden/>
            </w:rPr>
            <w:fldChar w:fldCharType="separate"/>
          </w:r>
          <w:ins w:id="509" w:author="Michael Petite" w:date="2017-02-27T09:01:00Z">
            <w:r>
              <w:rPr>
                <w:noProof/>
                <w:webHidden/>
              </w:rPr>
              <w:t>105</w:t>
            </w:r>
            <w:r>
              <w:rPr>
                <w:noProof/>
                <w:webHidden/>
              </w:rPr>
              <w:fldChar w:fldCharType="end"/>
            </w:r>
            <w:r w:rsidRPr="0095531F">
              <w:rPr>
                <w:rStyle w:val="Hyperlink"/>
                <w:noProof/>
              </w:rPr>
              <w:fldChar w:fldCharType="end"/>
            </w:r>
          </w:ins>
        </w:p>
        <w:p w14:paraId="332E86C7" w14:textId="1222EF0F" w:rsidR="004A548D" w:rsidRDefault="004A548D">
          <w:pPr>
            <w:pStyle w:val="TOC3"/>
            <w:tabs>
              <w:tab w:val="left" w:pos="1100"/>
              <w:tab w:val="right" w:leader="dot" w:pos="9350"/>
            </w:tabs>
            <w:rPr>
              <w:ins w:id="510" w:author="Michael Petite" w:date="2017-02-27T09:01:00Z"/>
              <w:rFonts w:asciiTheme="minorHAnsi" w:hAnsiTheme="minorHAnsi"/>
              <w:noProof/>
              <w:sz w:val="22"/>
              <w:szCs w:val="22"/>
            </w:rPr>
          </w:pPr>
          <w:ins w:id="511"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"_Toc475949573"</w:instrText>
            </w:r>
            <w:r w:rsidRPr="0095531F">
              <w:rPr>
                <w:rStyle w:val="Hyperlink"/>
                <w:noProof/>
              </w:rPr>
              <w:instrText xml:space="preserve"> </w:instrText>
            </w:r>
            <w:r w:rsidRPr="0095531F">
              <w:rPr>
                <w:rStyle w:val="Hyperlink"/>
                <w:noProof/>
              </w:rPr>
              <w:fldChar w:fldCharType="separate"/>
            </w:r>
            <w:r w:rsidRPr="0095531F">
              <w:rPr>
                <w:rStyle w:val="Hyperlink"/>
                <w:noProof/>
              </w:rPr>
              <w:t>4.29</w:t>
            </w:r>
            <w:r>
              <w:rPr>
                <w:rFonts w:asciiTheme="minorHAnsi" w:hAnsiTheme="minorHAnsi"/>
                <w:noProof/>
                <w:sz w:val="22"/>
                <w:szCs w:val="22"/>
              </w:rPr>
              <w:tab/>
            </w:r>
            <w:r w:rsidRPr="0095531F">
              <w:rPr>
                <w:rStyle w:val="Hyperlink"/>
                <w:noProof/>
              </w:rPr>
              <w:t>Appendix A</w:t>
            </w:r>
            <w:r>
              <w:rPr>
                <w:noProof/>
                <w:webHidden/>
              </w:rPr>
              <w:tab/>
            </w:r>
            <w:r>
              <w:rPr>
                <w:noProof/>
                <w:webHidden/>
              </w:rPr>
              <w:fldChar w:fldCharType="begin"/>
            </w:r>
            <w:r>
              <w:rPr>
                <w:noProof/>
                <w:webHidden/>
              </w:rPr>
              <w:instrText xml:space="preserve"> PAGEREF _Toc475949573 \h </w:instrText>
            </w:r>
          </w:ins>
          <w:r>
            <w:rPr>
              <w:noProof/>
              <w:webHidden/>
            </w:rPr>
          </w:r>
          <w:r>
            <w:rPr>
              <w:noProof/>
              <w:webHidden/>
            </w:rPr>
            <w:fldChar w:fldCharType="separate"/>
          </w:r>
          <w:ins w:id="512" w:author="Michael Petite" w:date="2017-02-27T09:01:00Z">
            <w:r>
              <w:rPr>
                <w:noProof/>
                <w:webHidden/>
              </w:rPr>
              <w:t>105</w:t>
            </w:r>
            <w:r>
              <w:rPr>
                <w:noProof/>
                <w:webHidden/>
              </w:rPr>
              <w:fldChar w:fldCharType="end"/>
            </w:r>
            <w:r w:rsidRPr="0095531F">
              <w:rPr>
                <w:rStyle w:val="Hyperlink"/>
                <w:noProof/>
              </w:rPr>
              <w:fldChar w:fldCharType="end"/>
            </w:r>
          </w:ins>
        </w:p>
        <w:p w14:paraId="1AF55E1B" w14:textId="08EEB52A" w:rsidR="004A548D" w:rsidRDefault="004A548D">
          <w:pPr>
            <w:pStyle w:val="TOC4"/>
            <w:tabs>
              <w:tab w:val="left" w:pos="1540"/>
              <w:tab w:val="right" w:leader="dot" w:pos="9350"/>
            </w:tabs>
            <w:rPr>
              <w:ins w:id="513" w:author="Michael Petite" w:date="2017-02-27T09:01:00Z"/>
              <w:rFonts w:asciiTheme="minorHAnsi" w:hAnsiTheme="minorHAnsi"/>
              <w:noProof/>
              <w:sz w:val="22"/>
              <w:szCs w:val="22"/>
            </w:rPr>
          </w:pPr>
          <w:ins w:id="514"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"_Toc475949574"</w:instrText>
            </w:r>
            <w:r w:rsidRPr="0095531F">
              <w:rPr>
                <w:rStyle w:val="Hyperlink"/>
                <w:noProof/>
              </w:rPr>
              <w:instrText xml:space="preserve"> </w:instrText>
            </w:r>
            <w:r w:rsidRPr="0095531F">
              <w:rPr>
                <w:rStyle w:val="Hyperlink"/>
                <w:noProof/>
              </w:rPr>
              <w:fldChar w:fldCharType="separate"/>
            </w:r>
            <w:r w:rsidRPr="0095531F">
              <w:rPr>
                <w:rStyle w:val="Hyperlink"/>
                <w:noProof/>
              </w:rPr>
              <w:t>4.29.1</w:t>
            </w:r>
            <w:r>
              <w:rPr>
                <w:rFonts w:asciiTheme="minorHAnsi" w:hAnsiTheme="minorHAnsi"/>
                <w:noProof/>
                <w:sz w:val="22"/>
                <w:szCs w:val="22"/>
              </w:rPr>
              <w:tab/>
            </w:r>
            <w:r w:rsidRPr="0095531F">
              <w:rPr>
                <w:rStyle w:val="Hyperlink"/>
                <w:noProof/>
              </w:rPr>
              <w:t>Business Requirements Changes</w:t>
            </w:r>
            <w:r>
              <w:rPr>
                <w:noProof/>
                <w:webHidden/>
              </w:rPr>
              <w:tab/>
            </w:r>
            <w:r>
              <w:rPr>
                <w:noProof/>
                <w:webHidden/>
              </w:rPr>
              <w:fldChar w:fldCharType="begin"/>
            </w:r>
            <w:r>
              <w:rPr>
                <w:noProof/>
                <w:webHidden/>
              </w:rPr>
              <w:instrText xml:space="preserve"> PAGEREF _Toc475949574 \h </w:instrText>
            </w:r>
          </w:ins>
          <w:r>
            <w:rPr>
              <w:noProof/>
              <w:webHidden/>
            </w:rPr>
          </w:r>
          <w:r>
            <w:rPr>
              <w:noProof/>
              <w:webHidden/>
            </w:rPr>
            <w:fldChar w:fldCharType="separate"/>
          </w:r>
          <w:ins w:id="515" w:author="Michael Petite" w:date="2017-02-27T09:01:00Z">
            <w:r>
              <w:rPr>
                <w:noProof/>
                <w:webHidden/>
              </w:rPr>
              <w:t>105</w:t>
            </w:r>
            <w:r>
              <w:rPr>
                <w:noProof/>
                <w:webHidden/>
              </w:rPr>
              <w:fldChar w:fldCharType="end"/>
            </w:r>
            <w:r w:rsidRPr="0095531F">
              <w:rPr>
                <w:rStyle w:val="Hyperlink"/>
                <w:noProof/>
              </w:rPr>
              <w:fldChar w:fldCharType="end"/>
            </w:r>
          </w:ins>
        </w:p>
        <w:p w14:paraId="5227F52B" w14:textId="3507C37B" w:rsidR="004A548D" w:rsidRDefault="004A548D">
          <w:pPr>
            <w:pStyle w:val="TOC4"/>
            <w:tabs>
              <w:tab w:val="left" w:pos="1540"/>
              <w:tab w:val="right" w:leader="dot" w:pos="9350"/>
            </w:tabs>
            <w:rPr>
              <w:ins w:id="516" w:author="Michael Petite" w:date="2017-02-27T09:01:00Z"/>
              <w:rFonts w:asciiTheme="minorHAnsi" w:hAnsiTheme="minorHAnsi"/>
              <w:noProof/>
              <w:sz w:val="22"/>
              <w:szCs w:val="22"/>
            </w:rPr>
          </w:pPr>
          <w:ins w:id="517"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"_Toc475949575"</w:instrText>
            </w:r>
            <w:r w:rsidRPr="0095531F">
              <w:rPr>
                <w:rStyle w:val="Hyperlink"/>
                <w:noProof/>
              </w:rPr>
              <w:instrText xml:space="preserve"> </w:instrText>
            </w:r>
            <w:r w:rsidRPr="0095531F">
              <w:rPr>
                <w:rStyle w:val="Hyperlink"/>
                <w:noProof/>
              </w:rPr>
              <w:fldChar w:fldCharType="separate"/>
            </w:r>
            <w:r w:rsidRPr="0095531F">
              <w:rPr>
                <w:rStyle w:val="Hyperlink"/>
                <w:noProof/>
              </w:rPr>
              <w:t>4.29.2</w:t>
            </w:r>
            <w:r>
              <w:rPr>
                <w:rFonts w:asciiTheme="minorHAnsi" w:hAnsiTheme="minorHAnsi"/>
                <w:noProof/>
                <w:sz w:val="22"/>
                <w:szCs w:val="22"/>
              </w:rPr>
              <w:tab/>
            </w:r>
            <w:r w:rsidRPr="0095531F">
              <w:rPr>
                <w:rStyle w:val="Hyperlink"/>
                <w:noProof/>
              </w:rPr>
              <w:t>Activity Category Mapping</w:t>
            </w:r>
            <w:r>
              <w:rPr>
                <w:noProof/>
                <w:webHidden/>
              </w:rPr>
              <w:tab/>
            </w:r>
            <w:r>
              <w:rPr>
                <w:noProof/>
                <w:webHidden/>
              </w:rPr>
              <w:fldChar w:fldCharType="begin"/>
            </w:r>
            <w:r>
              <w:rPr>
                <w:noProof/>
                <w:webHidden/>
              </w:rPr>
              <w:instrText xml:space="preserve"> PAGEREF _Toc475949575 \h </w:instrText>
            </w:r>
          </w:ins>
          <w:r>
            <w:rPr>
              <w:noProof/>
              <w:webHidden/>
            </w:rPr>
          </w:r>
          <w:r>
            <w:rPr>
              <w:noProof/>
              <w:webHidden/>
            </w:rPr>
            <w:fldChar w:fldCharType="separate"/>
          </w:r>
          <w:ins w:id="518" w:author="Michael Petite" w:date="2017-02-27T09:01:00Z">
            <w:r>
              <w:rPr>
                <w:noProof/>
                <w:webHidden/>
              </w:rPr>
              <w:t>106</w:t>
            </w:r>
            <w:r>
              <w:rPr>
                <w:noProof/>
                <w:webHidden/>
              </w:rPr>
              <w:fldChar w:fldCharType="end"/>
            </w:r>
            <w:r w:rsidRPr="0095531F">
              <w:rPr>
                <w:rStyle w:val="Hyperlink"/>
                <w:noProof/>
              </w:rPr>
              <w:fldChar w:fldCharType="end"/>
            </w:r>
          </w:ins>
        </w:p>
        <w:p w14:paraId="61F557C6" w14:textId="7EFB0CC8" w:rsidR="004A548D" w:rsidRDefault="004A548D">
          <w:pPr>
            <w:pStyle w:val="TOC2"/>
            <w:tabs>
              <w:tab w:val="left" w:pos="800"/>
              <w:tab w:val="right" w:leader="dot" w:pos="9350"/>
            </w:tabs>
            <w:rPr>
              <w:ins w:id="519" w:author="Michael Petite" w:date="2017-02-27T09:01:00Z"/>
              <w:rFonts w:asciiTheme="minorHAnsi" w:hAnsiTheme="minorHAnsi"/>
              <w:noProof/>
              <w:sz w:val="22"/>
              <w:szCs w:val="22"/>
            </w:rPr>
          </w:pPr>
          <w:ins w:id="520"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"_Toc475949576"</w:instrText>
            </w:r>
            <w:r w:rsidRPr="0095531F">
              <w:rPr>
                <w:rStyle w:val="Hyperlink"/>
                <w:noProof/>
              </w:rPr>
              <w:instrText xml:space="preserve"> </w:instrText>
            </w:r>
            <w:r w:rsidRPr="0095531F">
              <w:rPr>
                <w:rStyle w:val="Hyperlink"/>
                <w:noProof/>
              </w:rPr>
              <w:fldChar w:fldCharType="separate"/>
            </w:r>
            <w:r w:rsidRPr="0095531F">
              <w:rPr>
                <w:rStyle w:val="Hyperlink"/>
                <w:noProof/>
              </w:rPr>
              <w:t>5.</w:t>
            </w:r>
            <w:r>
              <w:rPr>
                <w:rFonts w:asciiTheme="minorHAnsi" w:hAnsiTheme="minorHAnsi"/>
                <w:noProof/>
                <w:sz w:val="22"/>
                <w:szCs w:val="22"/>
              </w:rPr>
              <w:tab/>
            </w:r>
            <w:r w:rsidRPr="0095531F">
              <w:rPr>
                <w:rStyle w:val="Hyperlink"/>
                <w:noProof/>
              </w:rPr>
              <w:t>Non-functional system Requirements</w:t>
            </w:r>
            <w:r>
              <w:rPr>
                <w:noProof/>
                <w:webHidden/>
              </w:rPr>
              <w:tab/>
            </w:r>
            <w:r>
              <w:rPr>
                <w:noProof/>
                <w:webHidden/>
              </w:rPr>
              <w:fldChar w:fldCharType="begin"/>
            </w:r>
            <w:r>
              <w:rPr>
                <w:noProof/>
                <w:webHidden/>
              </w:rPr>
              <w:instrText xml:space="preserve"> PAGEREF _Toc475949576 \h </w:instrText>
            </w:r>
          </w:ins>
          <w:r>
            <w:rPr>
              <w:noProof/>
              <w:webHidden/>
            </w:rPr>
          </w:r>
          <w:r>
            <w:rPr>
              <w:noProof/>
              <w:webHidden/>
            </w:rPr>
            <w:fldChar w:fldCharType="separate"/>
          </w:r>
          <w:ins w:id="521" w:author="Michael Petite" w:date="2017-02-27T09:01:00Z">
            <w:r>
              <w:rPr>
                <w:noProof/>
                <w:webHidden/>
              </w:rPr>
              <w:t>107</w:t>
            </w:r>
            <w:r>
              <w:rPr>
                <w:noProof/>
                <w:webHidden/>
              </w:rPr>
              <w:fldChar w:fldCharType="end"/>
            </w:r>
            <w:r w:rsidRPr="0095531F">
              <w:rPr>
                <w:rStyle w:val="Hyperlink"/>
                <w:noProof/>
              </w:rPr>
              <w:fldChar w:fldCharType="end"/>
            </w:r>
          </w:ins>
        </w:p>
        <w:p w14:paraId="1C352903" w14:textId="787A2054" w:rsidR="004A548D" w:rsidRDefault="004A548D">
          <w:pPr>
            <w:pStyle w:val="TOC1"/>
            <w:tabs>
              <w:tab w:val="right" w:leader="dot" w:pos="9350"/>
            </w:tabs>
            <w:rPr>
              <w:ins w:id="522" w:author="Michael Petite" w:date="2017-02-27T09:01:00Z"/>
              <w:rFonts w:asciiTheme="minorHAnsi" w:hAnsiTheme="minorHAnsi"/>
              <w:noProof/>
              <w:sz w:val="22"/>
              <w:szCs w:val="22"/>
            </w:rPr>
          </w:pPr>
          <w:ins w:id="523"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"_Toc475949577"</w:instrText>
            </w:r>
            <w:r w:rsidRPr="0095531F">
              <w:rPr>
                <w:rStyle w:val="Hyperlink"/>
                <w:noProof/>
              </w:rPr>
              <w:instrText xml:space="preserve"> </w:instrText>
            </w:r>
            <w:r w:rsidRPr="0095531F">
              <w:rPr>
                <w:rStyle w:val="Hyperlink"/>
                <w:noProof/>
              </w:rPr>
              <w:fldChar w:fldCharType="separate"/>
            </w:r>
            <w:r w:rsidRPr="0095531F">
              <w:rPr>
                <w:rStyle w:val="Hyperlink"/>
                <w:noProof/>
              </w:rPr>
              <w:t>Revision History</w:t>
            </w:r>
            <w:r>
              <w:rPr>
                <w:noProof/>
                <w:webHidden/>
              </w:rPr>
              <w:tab/>
            </w:r>
            <w:r>
              <w:rPr>
                <w:noProof/>
                <w:webHidden/>
              </w:rPr>
              <w:fldChar w:fldCharType="begin"/>
            </w:r>
            <w:r>
              <w:rPr>
                <w:noProof/>
                <w:webHidden/>
              </w:rPr>
              <w:instrText xml:space="preserve"> PAGEREF _Toc475949577 \h </w:instrText>
            </w:r>
          </w:ins>
          <w:r>
            <w:rPr>
              <w:noProof/>
              <w:webHidden/>
            </w:rPr>
          </w:r>
          <w:r>
            <w:rPr>
              <w:noProof/>
              <w:webHidden/>
            </w:rPr>
            <w:fldChar w:fldCharType="separate"/>
          </w:r>
          <w:ins w:id="524" w:author="Michael Petite" w:date="2017-02-27T09:01:00Z">
            <w:r>
              <w:rPr>
                <w:noProof/>
                <w:webHidden/>
              </w:rPr>
              <w:t>108</w:t>
            </w:r>
            <w:r>
              <w:rPr>
                <w:noProof/>
                <w:webHidden/>
              </w:rPr>
              <w:fldChar w:fldCharType="end"/>
            </w:r>
            <w:r w:rsidRPr="0095531F">
              <w:rPr>
                <w:rStyle w:val="Hyperlink"/>
                <w:noProof/>
              </w:rPr>
              <w:fldChar w:fldCharType="end"/>
            </w:r>
          </w:ins>
        </w:p>
        <w:p w14:paraId="3E732903" w14:textId="3443CF9D" w:rsidR="004A548D" w:rsidRDefault="004A548D">
          <w:pPr>
            <w:pStyle w:val="TOC1"/>
            <w:tabs>
              <w:tab w:val="right" w:leader="dot" w:pos="9350"/>
            </w:tabs>
            <w:rPr>
              <w:ins w:id="525" w:author="Michael Petite" w:date="2017-02-27T09:01:00Z"/>
              <w:rFonts w:asciiTheme="minorHAnsi" w:hAnsiTheme="minorHAnsi"/>
              <w:noProof/>
              <w:sz w:val="22"/>
              <w:szCs w:val="22"/>
            </w:rPr>
          </w:pPr>
          <w:ins w:id="526"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"_Toc475949578"</w:instrText>
            </w:r>
            <w:r w:rsidRPr="0095531F">
              <w:rPr>
                <w:rStyle w:val="Hyperlink"/>
                <w:noProof/>
              </w:rPr>
              <w:instrText xml:space="preserve"> </w:instrText>
            </w:r>
            <w:r w:rsidRPr="0095531F">
              <w:rPr>
                <w:rStyle w:val="Hyperlink"/>
                <w:noProof/>
              </w:rPr>
              <w:fldChar w:fldCharType="separate"/>
            </w:r>
            <w:r w:rsidRPr="0095531F">
              <w:rPr>
                <w:rStyle w:val="Hyperlink"/>
                <w:noProof/>
              </w:rPr>
              <w:t>Glossary</w:t>
            </w:r>
            <w:r>
              <w:rPr>
                <w:noProof/>
                <w:webHidden/>
              </w:rPr>
              <w:tab/>
            </w:r>
            <w:r>
              <w:rPr>
                <w:noProof/>
                <w:webHidden/>
              </w:rPr>
              <w:fldChar w:fldCharType="begin"/>
            </w:r>
            <w:r>
              <w:rPr>
                <w:noProof/>
                <w:webHidden/>
              </w:rPr>
              <w:instrText xml:space="preserve"> PAGEREF _Toc475949578 \h </w:instrText>
            </w:r>
          </w:ins>
          <w:r>
            <w:rPr>
              <w:noProof/>
              <w:webHidden/>
            </w:rPr>
          </w:r>
          <w:r>
            <w:rPr>
              <w:noProof/>
              <w:webHidden/>
            </w:rPr>
            <w:fldChar w:fldCharType="separate"/>
          </w:r>
          <w:ins w:id="527" w:author="Michael Petite" w:date="2017-02-27T09:01:00Z">
            <w:r>
              <w:rPr>
                <w:noProof/>
                <w:webHidden/>
              </w:rPr>
              <w:t>109</w:t>
            </w:r>
            <w:r>
              <w:rPr>
                <w:noProof/>
                <w:webHidden/>
              </w:rPr>
              <w:fldChar w:fldCharType="end"/>
            </w:r>
            <w:r w:rsidRPr="0095531F">
              <w:rPr>
                <w:rStyle w:val="Hyperlink"/>
                <w:noProof/>
              </w:rPr>
              <w:fldChar w:fldCharType="end"/>
            </w:r>
          </w:ins>
        </w:p>
        <w:p w14:paraId="62F93885" w14:textId="22730B6B" w:rsidR="004A548D" w:rsidRDefault="004A548D">
          <w:pPr>
            <w:pStyle w:val="TOC1"/>
            <w:tabs>
              <w:tab w:val="right" w:leader="dot" w:pos="9350"/>
            </w:tabs>
            <w:rPr>
              <w:ins w:id="528" w:author="Michael Petite" w:date="2017-02-27T09:01:00Z"/>
              <w:rFonts w:asciiTheme="minorHAnsi" w:hAnsiTheme="minorHAnsi"/>
              <w:noProof/>
              <w:sz w:val="22"/>
              <w:szCs w:val="22"/>
            </w:rPr>
          </w:pPr>
          <w:ins w:id="529" w:author="Michael Petite" w:date="2017-02-27T09:01:00Z">
            <w:r w:rsidRPr="0095531F">
              <w:rPr>
                <w:rStyle w:val="Hyperlink"/>
                <w:noProof/>
              </w:rPr>
              <w:fldChar w:fldCharType="begin"/>
            </w:r>
            <w:r w:rsidRPr="0095531F">
              <w:rPr>
                <w:rStyle w:val="Hyperlink"/>
                <w:noProof/>
              </w:rPr>
              <w:instrText xml:space="preserve"> </w:instrText>
            </w:r>
            <w:r>
              <w:rPr>
                <w:noProof/>
              </w:rPr>
              <w:instrText>HYPERLINK \l "_Toc475949579"</w:instrText>
            </w:r>
            <w:r w:rsidRPr="0095531F">
              <w:rPr>
                <w:rStyle w:val="Hyperlink"/>
                <w:noProof/>
              </w:rPr>
              <w:instrText xml:space="preserve"> </w:instrText>
            </w:r>
            <w:r w:rsidRPr="0095531F">
              <w:rPr>
                <w:rStyle w:val="Hyperlink"/>
                <w:noProof/>
              </w:rPr>
              <w:fldChar w:fldCharType="separate"/>
            </w:r>
            <w:r w:rsidRPr="0095531F">
              <w:rPr>
                <w:rStyle w:val="Hyperlink"/>
                <w:noProof/>
              </w:rPr>
              <w:t>Signatures</w:t>
            </w:r>
            <w:r>
              <w:rPr>
                <w:noProof/>
                <w:webHidden/>
              </w:rPr>
              <w:tab/>
            </w:r>
            <w:r>
              <w:rPr>
                <w:noProof/>
                <w:webHidden/>
              </w:rPr>
              <w:fldChar w:fldCharType="begin"/>
            </w:r>
            <w:r>
              <w:rPr>
                <w:noProof/>
                <w:webHidden/>
              </w:rPr>
              <w:instrText xml:space="preserve"> PAGEREF _Toc475949579 \h </w:instrText>
            </w:r>
          </w:ins>
          <w:r>
            <w:rPr>
              <w:noProof/>
              <w:webHidden/>
            </w:rPr>
          </w:r>
          <w:r>
            <w:rPr>
              <w:noProof/>
              <w:webHidden/>
            </w:rPr>
            <w:fldChar w:fldCharType="separate"/>
          </w:r>
          <w:ins w:id="530" w:author="Michael Petite" w:date="2017-02-27T09:01:00Z">
            <w:r>
              <w:rPr>
                <w:noProof/>
                <w:webHidden/>
              </w:rPr>
              <w:t>110</w:t>
            </w:r>
            <w:r>
              <w:rPr>
                <w:noProof/>
                <w:webHidden/>
              </w:rPr>
              <w:fldChar w:fldCharType="end"/>
            </w:r>
            <w:r w:rsidRPr="0095531F">
              <w:rPr>
                <w:rStyle w:val="Hyperlink"/>
                <w:noProof/>
              </w:rPr>
              <w:fldChar w:fldCharType="end"/>
            </w:r>
          </w:ins>
        </w:p>
        <w:p w14:paraId="11D4F768" w14:textId="4B0E6980" w:rsidR="008C2E20" w:rsidDel="0029053D" w:rsidRDefault="008C2E20">
          <w:pPr>
            <w:pStyle w:val="TOC2"/>
            <w:tabs>
              <w:tab w:val="left" w:pos="800"/>
              <w:tab w:val="right" w:leader="dot" w:pos="9350"/>
            </w:tabs>
            <w:rPr>
              <w:del w:id="531" w:author="Michael Petite" w:date="2017-02-23T17:55:00Z"/>
              <w:rFonts w:asciiTheme="minorHAnsi" w:hAnsiTheme="minorHAnsi"/>
              <w:noProof/>
              <w:sz w:val="22"/>
              <w:szCs w:val="22"/>
            </w:rPr>
          </w:pPr>
          <w:del w:id="532" w:author="Michael Petite" w:date="2017-02-23T17:55:00Z">
            <w:r w:rsidRPr="0029053D" w:rsidDel="0029053D">
              <w:rPr>
                <w:rPrChange w:id="533" w:author="Michael Petite" w:date="2017-02-23T17:55:00Z">
                  <w:rPr>
                    <w:rStyle w:val="Hyperlink"/>
                    <w:noProof/>
                  </w:rPr>
                </w:rPrChange>
              </w:rPr>
              <w:delText>1.</w:delText>
            </w:r>
            <w:r w:rsidDel="0029053D">
              <w:rPr>
                <w:rFonts w:asciiTheme="minorHAnsi" w:hAnsiTheme="minorHAnsi"/>
                <w:noProof/>
                <w:sz w:val="22"/>
                <w:szCs w:val="22"/>
              </w:rPr>
              <w:tab/>
            </w:r>
            <w:r w:rsidRPr="0029053D" w:rsidDel="0029053D">
              <w:rPr>
                <w:rPrChange w:id="534" w:author="Michael Petite" w:date="2017-02-23T17:55:00Z">
                  <w:rPr>
                    <w:rStyle w:val="Hyperlink"/>
                    <w:noProof/>
                  </w:rPr>
                </w:rPrChange>
              </w:rPr>
              <w:delText>Purpose</w:delText>
            </w:r>
            <w:r w:rsidDel="0029053D">
              <w:rPr>
                <w:noProof/>
                <w:webHidden/>
              </w:rPr>
              <w:tab/>
              <w:delText>8</w:delText>
            </w:r>
          </w:del>
        </w:p>
        <w:p w14:paraId="32240A4A" w14:textId="49137C6C" w:rsidR="008C2E20" w:rsidDel="0029053D" w:rsidRDefault="008C2E20">
          <w:pPr>
            <w:pStyle w:val="TOC2"/>
            <w:tabs>
              <w:tab w:val="left" w:pos="800"/>
              <w:tab w:val="right" w:leader="dot" w:pos="9350"/>
            </w:tabs>
            <w:rPr>
              <w:del w:id="535" w:author="Michael Petite" w:date="2017-02-23T17:55:00Z"/>
              <w:rFonts w:asciiTheme="minorHAnsi" w:hAnsiTheme="minorHAnsi"/>
              <w:noProof/>
              <w:sz w:val="22"/>
              <w:szCs w:val="22"/>
            </w:rPr>
          </w:pPr>
          <w:del w:id="536" w:author="Michael Petite" w:date="2017-02-23T17:55:00Z">
            <w:r w:rsidRPr="0029053D" w:rsidDel="0029053D">
              <w:rPr>
                <w:rPrChange w:id="537" w:author="Michael Petite" w:date="2017-02-23T17:55:00Z">
                  <w:rPr>
                    <w:rStyle w:val="Hyperlink"/>
                    <w:noProof/>
                  </w:rPr>
                </w:rPrChange>
              </w:rPr>
              <w:delText>2.</w:delText>
            </w:r>
            <w:r w:rsidDel="0029053D">
              <w:rPr>
                <w:rFonts w:asciiTheme="minorHAnsi" w:hAnsiTheme="minorHAnsi"/>
                <w:noProof/>
                <w:sz w:val="22"/>
                <w:szCs w:val="22"/>
              </w:rPr>
              <w:tab/>
            </w:r>
            <w:r w:rsidRPr="0029053D" w:rsidDel="0029053D">
              <w:rPr>
                <w:rPrChange w:id="538" w:author="Michael Petite" w:date="2017-02-23T17:55:00Z">
                  <w:rPr>
                    <w:rStyle w:val="Hyperlink"/>
                    <w:noProof/>
                  </w:rPr>
                </w:rPrChange>
              </w:rPr>
              <w:delText>Scope</w:delText>
            </w:r>
            <w:r w:rsidDel="0029053D">
              <w:rPr>
                <w:noProof/>
                <w:webHidden/>
              </w:rPr>
              <w:tab/>
              <w:delText>8</w:delText>
            </w:r>
          </w:del>
        </w:p>
        <w:p w14:paraId="2BAB8F3D" w14:textId="72ECBF9D" w:rsidR="008C2E20" w:rsidDel="0029053D" w:rsidRDefault="008C2E20">
          <w:pPr>
            <w:pStyle w:val="TOC2"/>
            <w:tabs>
              <w:tab w:val="left" w:pos="800"/>
              <w:tab w:val="right" w:leader="dot" w:pos="9350"/>
            </w:tabs>
            <w:rPr>
              <w:del w:id="539" w:author="Michael Petite" w:date="2017-02-23T17:55:00Z"/>
              <w:rFonts w:asciiTheme="minorHAnsi" w:hAnsiTheme="minorHAnsi"/>
              <w:noProof/>
              <w:sz w:val="22"/>
              <w:szCs w:val="22"/>
            </w:rPr>
          </w:pPr>
          <w:del w:id="540" w:author="Michael Petite" w:date="2017-02-23T17:55:00Z">
            <w:r w:rsidRPr="0029053D" w:rsidDel="0029053D">
              <w:rPr>
                <w:rPrChange w:id="541" w:author="Michael Petite" w:date="2017-02-23T17:55:00Z">
                  <w:rPr>
                    <w:rStyle w:val="Hyperlink"/>
                    <w:noProof/>
                  </w:rPr>
                </w:rPrChange>
              </w:rPr>
              <w:delText>3.</w:delText>
            </w:r>
            <w:r w:rsidDel="0029053D">
              <w:rPr>
                <w:rFonts w:asciiTheme="minorHAnsi" w:hAnsiTheme="minorHAnsi"/>
                <w:noProof/>
                <w:sz w:val="22"/>
                <w:szCs w:val="22"/>
              </w:rPr>
              <w:tab/>
            </w:r>
            <w:r w:rsidRPr="0029053D" w:rsidDel="0029053D">
              <w:rPr>
                <w:rPrChange w:id="542" w:author="Michael Petite" w:date="2017-02-23T17:55:00Z">
                  <w:rPr>
                    <w:rStyle w:val="Hyperlink"/>
                    <w:noProof/>
                  </w:rPr>
                </w:rPrChange>
              </w:rPr>
              <w:delText>Assumptions</w:delText>
            </w:r>
            <w:r w:rsidDel="0029053D">
              <w:rPr>
                <w:noProof/>
                <w:webHidden/>
              </w:rPr>
              <w:tab/>
              <w:delText>8</w:delText>
            </w:r>
          </w:del>
        </w:p>
        <w:p w14:paraId="6FA2EAE4" w14:textId="48DC7D89" w:rsidR="008C2E20" w:rsidDel="0029053D" w:rsidRDefault="008C2E20">
          <w:pPr>
            <w:pStyle w:val="TOC2"/>
            <w:tabs>
              <w:tab w:val="left" w:pos="800"/>
              <w:tab w:val="right" w:leader="dot" w:pos="9350"/>
            </w:tabs>
            <w:rPr>
              <w:del w:id="543" w:author="Michael Petite" w:date="2017-02-23T17:55:00Z"/>
              <w:rFonts w:asciiTheme="minorHAnsi" w:hAnsiTheme="minorHAnsi"/>
              <w:noProof/>
              <w:sz w:val="22"/>
              <w:szCs w:val="22"/>
            </w:rPr>
          </w:pPr>
          <w:del w:id="544" w:author="Michael Petite" w:date="2017-02-23T17:55:00Z">
            <w:r w:rsidRPr="0029053D" w:rsidDel="0029053D">
              <w:rPr>
                <w:rPrChange w:id="545" w:author="Michael Petite" w:date="2017-02-23T17:55:00Z">
                  <w:rPr>
                    <w:rStyle w:val="Hyperlink"/>
                    <w:noProof/>
                  </w:rPr>
                </w:rPrChange>
              </w:rPr>
              <w:delText>4.</w:delText>
            </w:r>
            <w:r w:rsidDel="0029053D">
              <w:rPr>
                <w:rFonts w:asciiTheme="minorHAnsi" w:hAnsiTheme="minorHAnsi"/>
                <w:noProof/>
                <w:sz w:val="22"/>
                <w:szCs w:val="22"/>
              </w:rPr>
              <w:tab/>
            </w:r>
            <w:r w:rsidRPr="0029053D" w:rsidDel="0029053D">
              <w:rPr>
                <w:rPrChange w:id="546" w:author="Michael Petite" w:date="2017-02-23T17:55:00Z">
                  <w:rPr>
                    <w:rStyle w:val="Hyperlink"/>
                    <w:noProof/>
                  </w:rPr>
                </w:rPrChange>
              </w:rPr>
              <w:delText>Project Customizations</w:delText>
            </w:r>
            <w:r w:rsidDel="0029053D">
              <w:rPr>
                <w:noProof/>
                <w:webHidden/>
              </w:rPr>
              <w:tab/>
              <w:delText>10</w:delText>
            </w:r>
          </w:del>
        </w:p>
        <w:p w14:paraId="581A1936" w14:textId="7A6D61E2" w:rsidR="008C2E20" w:rsidDel="0029053D" w:rsidRDefault="008C2E20">
          <w:pPr>
            <w:pStyle w:val="TOC3"/>
            <w:tabs>
              <w:tab w:val="left" w:pos="1100"/>
              <w:tab w:val="right" w:leader="dot" w:pos="9350"/>
            </w:tabs>
            <w:rPr>
              <w:del w:id="547" w:author="Michael Petite" w:date="2017-02-23T17:55:00Z"/>
              <w:rFonts w:asciiTheme="minorHAnsi" w:hAnsiTheme="minorHAnsi"/>
              <w:noProof/>
              <w:sz w:val="22"/>
              <w:szCs w:val="22"/>
            </w:rPr>
          </w:pPr>
          <w:del w:id="548" w:author="Michael Petite" w:date="2017-02-23T17:55:00Z">
            <w:r w:rsidRPr="0029053D" w:rsidDel="0029053D">
              <w:rPr>
                <w:rPrChange w:id="549" w:author="Michael Petite" w:date="2017-02-23T17:55:00Z">
                  <w:rPr>
                    <w:rStyle w:val="Hyperlink"/>
                    <w:noProof/>
                  </w:rPr>
                </w:rPrChange>
              </w:rPr>
              <w:delText>4.1</w:delText>
            </w:r>
            <w:r w:rsidDel="0029053D">
              <w:rPr>
                <w:rFonts w:asciiTheme="minorHAnsi" w:hAnsiTheme="minorHAnsi"/>
                <w:noProof/>
                <w:sz w:val="22"/>
                <w:szCs w:val="22"/>
              </w:rPr>
              <w:tab/>
            </w:r>
            <w:r w:rsidRPr="0029053D" w:rsidDel="0029053D">
              <w:rPr>
                <w:rPrChange w:id="550" w:author="Michael Petite" w:date="2017-02-23T17:55:00Z">
                  <w:rPr>
                    <w:rStyle w:val="Hyperlink"/>
                    <w:noProof/>
                  </w:rPr>
                </w:rPrChange>
              </w:rPr>
              <w:delText>System Global Changes and Workflow changes</w:delText>
            </w:r>
            <w:r w:rsidDel="0029053D">
              <w:rPr>
                <w:noProof/>
                <w:webHidden/>
              </w:rPr>
              <w:tab/>
              <w:delText>10</w:delText>
            </w:r>
          </w:del>
        </w:p>
        <w:p w14:paraId="7C460FE5" w14:textId="38AB7F99" w:rsidR="008C2E20" w:rsidDel="0029053D" w:rsidRDefault="008C2E20">
          <w:pPr>
            <w:pStyle w:val="TOC4"/>
            <w:tabs>
              <w:tab w:val="left" w:pos="1320"/>
              <w:tab w:val="right" w:leader="dot" w:pos="9350"/>
            </w:tabs>
            <w:rPr>
              <w:del w:id="551" w:author="Michael Petite" w:date="2017-02-23T17:55:00Z"/>
              <w:rFonts w:asciiTheme="minorHAnsi" w:hAnsiTheme="minorHAnsi"/>
              <w:noProof/>
              <w:sz w:val="22"/>
              <w:szCs w:val="22"/>
            </w:rPr>
          </w:pPr>
          <w:del w:id="552" w:author="Michael Petite" w:date="2017-02-23T17:55:00Z">
            <w:r w:rsidRPr="0029053D" w:rsidDel="0029053D">
              <w:rPr>
                <w:rPrChange w:id="553" w:author="Michael Petite" w:date="2017-02-23T17:55:00Z">
                  <w:rPr>
                    <w:rStyle w:val="Hyperlink"/>
                    <w:noProof/>
                  </w:rPr>
                </w:rPrChange>
              </w:rPr>
              <w:delText>4.1.1</w:delText>
            </w:r>
            <w:r w:rsidDel="0029053D">
              <w:rPr>
                <w:rFonts w:asciiTheme="minorHAnsi" w:hAnsiTheme="minorHAnsi"/>
                <w:noProof/>
                <w:sz w:val="22"/>
                <w:szCs w:val="22"/>
              </w:rPr>
              <w:tab/>
            </w:r>
            <w:r w:rsidRPr="0029053D" w:rsidDel="0029053D">
              <w:rPr>
                <w:rPrChange w:id="554" w:author="Michael Petite" w:date="2017-02-23T17:55:00Z">
                  <w:rPr>
                    <w:rStyle w:val="Hyperlink"/>
                    <w:noProof/>
                  </w:rPr>
                </w:rPrChange>
              </w:rPr>
              <w:delText>Business Requirement Changes</w:delText>
            </w:r>
            <w:r w:rsidDel="0029053D">
              <w:rPr>
                <w:noProof/>
                <w:webHidden/>
              </w:rPr>
              <w:tab/>
              <w:delText>10</w:delText>
            </w:r>
          </w:del>
        </w:p>
        <w:p w14:paraId="26DCB7E2" w14:textId="52B4EE84" w:rsidR="008C2E20" w:rsidDel="0029053D" w:rsidRDefault="008C2E20">
          <w:pPr>
            <w:pStyle w:val="TOC4"/>
            <w:tabs>
              <w:tab w:val="left" w:pos="1320"/>
              <w:tab w:val="right" w:leader="dot" w:pos="9350"/>
            </w:tabs>
            <w:rPr>
              <w:del w:id="555" w:author="Michael Petite" w:date="2017-02-23T17:55:00Z"/>
              <w:rFonts w:asciiTheme="minorHAnsi" w:hAnsiTheme="minorHAnsi"/>
              <w:noProof/>
              <w:sz w:val="22"/>
              <w:szCs w:val="22"/>
            </w:rPr>
          </w:pPr>
          <w:del w:id="556" w:author="Michael Petite" w:date="2017-02-23T17:55:00Z">
            <w:r w:rsidRPr="0029053D" w:rsidDel="0029053D">
              <w:rPr>
                <w:rPrChange w:id="557" w:author="Michael Petite" w:date="2017-02-23T17:55:00Z">
                  <w:rPr>
                    <w:rStyle w:val="Hyperlink"/>
                    <w:noProof/>
                  </w:rPr>
                </w:rPrChange>
              </w:rPr>
              <w:delText>4.1.2</w:delText>
            </w:r>
            <w:r w:rsidDel="0029053D">
              <w:rPr>
                <w:rFonts w:asciiTheme="minorHAnsi" w:hAnsiTheme="minorHAnsi"/>
                <w:noProof/>
                <w:sz w:val="22"/>
                <w:szCs w:val="22"/>
              </w:rPr>
              <w:tab/>
            </w:r>
            <w:r w:rsidRPr="0029053D" w:rsidDel="0029053D">
              <w:rPr>
                <w:rPrChange w:id="558" w:author="Michael Petite" w:date="2017-02-23T17:55:00Z">
                  <w:rPr>
                    <w:rStyle w:val="Hyperlink"/>
                    <w:noProof/>
                  </w:rPr>
                </w:rPrChange>
              </w:rPr>
              <w:delText>Technical Customizations</w:delText>
            </w:r>
            <w:r w:rsidDel="0029053D">
              <w:rPr>
                <w:noProof/>
                <w:webHidden/>
              </w:rPr>
              <w:tab/>
              <w:delText>10</w:delText>
            </w:r>
          </w:del>
        </w:p>
        <w:p w14:paraId="7C871DF5" w14:textId="06536357" w:rsidR="008C2E20" w:rsidDel="0029053D" w:rsidRDefault="008C2E20">
          <w:pPr>
            <w:pStyle w:val="TOC5"/>
            <w:tabs>
              <w:tab w:val="right" w:leader="dot" w:pos="9350"/>
            </w:tabs>
            <w:rPr>
              <w:del w:id="559" w:author="Michael Petite" w:date="2017-02-23T17:55:00Z"/>
              <w:rFonts w:asciiTheme="minorHAnsi" w:hAnsiTheme="minorHAnsi"/>
              <w:noProof/>
              <w:sz w:val="22"/>
              <w:szCs w:val="22"/>
            </w:rPr>
          </w:pPr>
          <w:del w:id="560" w:author="Michael Petite" w:date="2017-02-23T17:55:00Z">
            <w:r w:rsidRPr="0029053D" w:rsidDel="0029053D">
              <w:rPr>
                <w:rPrChange w:id="561" w:author="Michael Petite" w:date="2017-02-23T17:55:00Z">
                  <w:rPr>
                    <w:rStyle w:val="Hyperlink"/>
                    <w:noProof/>
                  </w:rPr>
                </w:rPrChange>
              </w:rPr>
              <w:delText>Page Level Customizations</w:delText>
            </w:r>
            <w:r w:rsidDel="0029053D">
              <w:rPr>
                <w:noProof/>
                <w:webHidden/>
              </w:rPr>
              <w:tab/>
              <w:delText>10</w:delText>
            </w:r>
          </w:del>
        </w:p>
        <w:p w14:paraId="66953D6F" w14:textId="71D33E6F" w:rsidR="008C2E20" w:rsidDel="0029053D" w:rsidRDefault="008C2E20">
          <w:pPr>
            <w:pStyle w:val="TOC5"/>
            <w:tabs>
              <w:tab w:val="right" w:leader="dot" w:pos="9350"/>
            </w:tabs>
            <w:rPr>
              <w:del w:id="562" w:author="Michael Petite" w:date="2017-02-23T17:55:00Z"/>
              <w:rFonts w:asciiTheme="minorHAnsi" w:hAnsiTheme="minorHAnsi"/>
              <w:noProof/>
              <w:sz w:val="22"/>
              <w:szCs w:val="22"/>
            </w:rPr>
          </w:pPr>
          <w:del w:id="563" w:author="Michael Petite" w:date="2017-02-23T17:55:00Z">
            <w:r w:rsidRPr="0029053D" w:rsidDel="0029053D">
              <w:rPr>
                <w:rPrChange w:id="564" w:author="Michael Petite" w:date="2017-02-23T17:55:00Z">
                  <w:rPr>
                    <w:rStyle w:val="Hyperlink"/>
                    <w:noProof/>
                  </w:rPr>
                </w:rPrChange>
              </w:rPr>
              <w:delText>Technical Specification Changes</w:delText>
            </w:r>
            <w:r w:rsidDel="0029053D">
              <w:rPr>
                <w:noProof/>
                <w:webHidden/>
              </w:rPr>
              <w:tab/>
              <w:delText>10</w:delText>
            </w:r>
          </w:del>
        </w:p>
        <w:p w14:paraId="0662A7DD" w14:textId="1D8F2F19" w:rsidR="008C2E20" w:rsidDel="0029053D" w:rsidRDefault="008C2E20">
          <w:pPr>
            <w:pStyle w:val="TOC4"/>
            <w:tabs>
              <w:tab w:val="left" w:pos="1320"/>
              <w:tab w:val="right" w:leader="dot" w:pos="9350"/>
            </w:tabs>
            <w:rPr>
              <w:del w:id="565" w:author="Michael Petite" w:date="2017-02-23T17:55:00Z"/>
              <w:rFonts w:asciiTheme="minorHAnsi" w:hAnsiTheme="minorHAnsi"/>
              <w:noProof/>
              <w:sz w:val="22"/>
              <w:szCs w:val="22"/>
            </w:rPr>
          </w:pPr>
          <w:del w:id="566" w:author="Michael Petite" w:date="2017-02-23T17:55:00Z">
            <w:r w:rsidRPr="0029053D" w:rsidDel="0029053D">
              <w:rPr>
                <w:rPrChange w:id="567" w:author="Michael Petite" w:date="2017-02-23T17:55:00Z">
                  <w:rPr>
                    <w:rStyle w:val="Hyperlink"/>
                    <w:noProof/>
                  </w:rPr>
                </w:rPrChange>
              </w:rPr>
              <w:delText>4.1.3</w:delText>
            </w:r>
            <w:r w:rsidDel="0029053D">
              <w:rPr>
                <w:rFonts w:asciiTheme="minorHAnsi" w:hAnsiTheme="minorHAnsi"/>
                <w:noProof/>
                <w:sz w:val="22"/>
                <w:szCs w:val="22"/>
              </w:rPr>
              <w:tab/>
            </w:r>
            <w:r w:rsidRPr="0029053D" w:rsidDel="0029053D">
              <w:rPr>
                <w:rPrChange w:id="568" w:author="Michael Petite" w:date="2017-02-23T17:55:00Z">
                  <w:rPr>
                    <w:rStyle w:val="Hyperlink"/>
                    <w:noProof/>
                  </w:rPr>
                </w:rPrChange>
              </w:rPr>
              <w:delText>Wireframes</w:delText>
            </w:r>
            <w:r w:rsidDel="0029053D">
              <w:rPr>
                <w:noProof/>
                <w:webHidden/>
              </w:rPr>
              <w:tab/>
              <w:delText>11</w:delText>
            </w:r>
          </w:del>
        </w:p>
        <w:p w14:paraId="11CE8947" w14:textId="03C618A5" w:rsidR="008C2E20" w:rsidDel="0029053D" w:rsidRDefault="008C2E20">
          <w:pPr>
            <w:pStyle w:val="TOC3"/>
            <w:tabs>
              <w:tab w:val="left" w:pos="1100"/>
              <w:tab w:val="right" w:leader="dot" w:pos="9350"/>
            </w:tabs>
            <w:rPr>
              <w:del w:id="569" w:author="Michael Petite" w:date="2017-02-23T17:55:00Z"/>
              <w:rFonts w:asciiTheme="minorHAnsi" w:hAnsiTheme="minorHAnsi"/>
              <w:noProof/>
              <w:sz w:val="22"/>
              <w:szCs w:val="22"/>
            </w:rPr>
          </w:pPr>
          <w:del w:id="570" w:author="Michael Petite" w:date="2017-02-23T17:55:00Z">
            <w:r w:rsidRPr="0029053D" w:rsidDel="0029053D">
              <w:rPr>
                <w:rPrChange w:id="571" w:author="Michael Petite" w:date="2017-02-23T17:55:00Z">
                  <w:rPr>
                    <w:rStyle w:val="Hyperlink"/>
                    <w:noProof/>
                  </w:rPr>
                </w:rPrChange>
              </w:rPr>
              <w:delText>4.2</w:delText>
            </w:r>
            <w:r w:rsidDel="0029053D">
              <w:rPr>
                <w:rFonts w:asciiTheme="minorHAnsi" w:hAnsiTheme="minorHAnsi"/>
                <w:noProof/>
                <w:sz w:val="22"/>
                <w:szCs w:val="22"/>
              </w:rPr>
              <w:tab/>
            </w:r>
            <w:r w:rsidRPr="0029053D" w:rsidDel="0029053D">
              <w:rPr>
                <w:rPrChange w:id="572" w:author="Michael Petite" w:date="2017-02-23T17:55:00Z">
                  <w:rPr>
                    <w:rStyle w:val="Hyperlink"/>
                    <w:noProof/>
                  </w:rPr>
                </w:rPrChange>
              </w:rPr>
              <w:delText>Activity Overview</w:delText>
            </w:r>
            <w:r w:rsidDel="0029053D">
              <w:rPr>
                <w:noProof/>
                <w:webHidden/>
              </w:rPr>
              <w:tab/>
              <w:delText>11</w:delText>
            </w:r>
          </w:del>
        </w:p>
        <w:p w14:paraId="3B7520EA" w14:textId="6997835B" w:rsidR="008C2E20" w:rsidDel="0029053D" w:rsidRDefault="008C2E20">
          <w:pPr>
            <w:pStyle w:val="TOC4"/>
            <w:tabs>
              <w:tab w:val="left" w:pos="1320"/>
              <w:tab w:val="right" w:leader="dot" w:pos="9350"/>
            </w:tabs>
            <w:rPr>
              <w:del w:id="573" w:author="Michael Petite" w:date="2017-02-23T17:55:00Z"/>
              <w:rFonts w:asciiTheme="minorHAnsi" w:hAnsiTheme="minorHAnsi"/>
              <w:noProof/>
              <w:sz w:val="22"/>
              <w:szCs w:val="22"/>
            </w:rPr>
          </w:pPr>
          <w:del w:id="574" w:author="Michael Petite" w:date="2017-02-23T17:55:00Z">
            <w:r w:rsidRPr="0029053D" w:rsidDel="0029053D">
              <w:rPr>
                <w:rPrChange w:id="575" w:author="Michael Petite" w:date="2017-02-23T17:55:00Z">
                  <w:rPr>
                    <w:rStyle w:val="Hyperlink"/>
                    <w:noProof/>
                  </w:rPr>
                </w:rPrChange>
              </w:rPr>
              <w:delText>4.2.1</w:delText>
            </w:r>
            <w:r w:rsidDel="0029053D">
              <w:rPr>
                <w:rFonts w:asciiTheme="minorHAnsi" w:hAnsiTheme="minorHAnsi"/>
                <w:noProof/>
                <w:sz w:val="22"/>
                <w:szCs w:val="22"/>
              </w:rPr>
              <w:tab/>
            </w:r>
            <w:r w:rsidRPr="0029053D" w:rsidDel="0029053D">
              <w:rPr>
                <w:rPrChange w:id="576" w:author="Michael Petite" w:date="2017-02-23T17:55:00Z">
                  <w:rPr>
                    <w:rStyle w:val="Hyperlink"/>
                    <w:noProof/>
                  </w:rPr>
                </w:rPrChange>
              </w:rPr>
              <w:delText>Business Requirement Changes</w:delText>
            </w:r>
            <w:r w:rsidDel="0029053D">
              <w:rPr>
                <w:noProof/>
                <w:webHidden/>
              </w:rPr>
              <w:tab/>
              <w:delText>11</w:delText>
            </w:r>
          </w:del>
        </w:p>
        <w:p w14:paraId="177C8CB9" w14:textId="5293C90E" w:rsidR="008C2E20" w:rsidDel="0029053D" w:rsidRDefault="008C2E20">
          <w:pPr>
            <w:pStyle w:val="TOC4"/>
            <w:tabs>
              <w:tab w:val="left" w:pos="1320"/>
              <w:tab w:val="right" w:leader="dot" w:pos="9350"/>
            </w:tabs>
            <w:rPr>
              <w:del w:id="577" w:author="Michael Petite" w:date="2017-02-23T17:55:00Z"/>
              <w:rFonts w:asciiTheme="minorHAnsi" w:hAnsiTheme="minorHAnsi"/>
              <w:noProof/>
              <w:sz w:val="22"/>
              <w:szCs w:val="22"/>
            </w:rPr>
          </w:pPr>
          <w:del w:id="578" w:author="Michael Petite" w:date="2017-02-23T17:55:00Z">
            <w:r w:rsidRPr="0029053D" w:rsidDel="0029053D">
              <w:rPr>
                <w:rPrChange w:id="579" w:author="Michael Petite" w:date="2017-02-23T17:55:00Z">
                  <w:rPr>
                    <w:rStyle w:val="Hyperlink"/>
                    <w:noProof/>
                  </w:rPr>
                </w:rPrChange>
              </w:rPr>
              <w:delText>4.2.2</w:delText>
            </w:r>
            <w:r w:rsidDel="0029053D">
              <w:rPr>
                <w:rFonts w:asciiTheme="minorHAnsi" w:hAnsiTheme="minorHAnsi"/>
                <w:noProof/>
                <w:sz w:val="22"/>
                <w:szCs w:val="22"/>
              </w:rPr>
              <w:tab/>
            </w:r>
            <w:r w:rsidRPr="0029053D" w:rsidDel="0029053D">
              <w:rPr>
                <w:rPrChange w:id="580" w:author="Michael Petite" w:date="2017-02-23T17:55:00Z">
                  <w:rPr>
                    <w:rStyle w:val="Hyperlink"/>
                    <w:noProof/>
                  </w:rPr>
                </w:rPrChange>
              </w:rPr>
              <w:delText>Technical Customizations</w:delText>
            </w:r>
            <w:r w:rsidDel="0029053D">
              <w:rPr>
                <w:noProof/>
                <w:webHidden/>
              </w:rPr>
              <w:tab/>
              <w:delText>11</w:delText>
            </w:r>
          </w:del>
        </w:p>
        <w:p w14:paraId="202F5546" w14:textId="56882EA0" w:rsidR="008C2E20" w:rsidDel="0029053D" w:rsidRDefault="008C2E20">
          <w:pPr>
            <w:pStyle w:val="TOC5"/>
            <w:tabs>
              <w:tab w:val="right" w:leader="dot" w:pos="9350"/>
            </w:tabs>
            <w:rPr>
              <w:del w:id="581" w:author="Michael Petite" w:date="2017-02-23T17:55:00Z"/>
              <w:rFonts w:asciiTheme="minorHAnsi" w:hAnsiTheme="minorHAnsi"/>
              <w:noProof/>
              <w:sz w:val="22"/>
              <w:szCs w:val="22"/>
            </w:rPr>
          </w:pPr>
          <w:del w:id="582" w:author="Michael Petite" w:date="2017-02-23T17:55:00Z">
            <w:r w:rsidRPr="0029053D" w:rsidDel="0029053D">
              <w:rPr>
                <w:rPrChange w:id="583" w:author="Michael Petite" w:date="2017-02-23T17:55:00Z">
                  <w:rPr>
                    <w:rStyle w:val="Hyperlink"/>
                    <w:noProof/>
                  </w:rPr>
                </w:rPrChange>
              </w:rPr>
              <w:delText>Page Level Customizations</w:delText>
            </w:r>
            <w:r w:rsidDel="0029053D">
              <w:rPr>
                <w:noProof/>
                <w:webHidden/>
              </w:rPr>
              <w:tab/>
              <w:delText>11</w:delText>
            </w:r>
          </w:del>
        </w:p>
        <w:p w14:paraId="52E71D85" w14:textId="64CDA706" w:rsidR="008C2E20" w:rsidDel="0029053D" w:rsidRDefault="008C2E20">
          <w:pPr>
            <w:pStyle w:val="TOC5"/>
            <w:tabs>
              <w:tab w:val="right" w:leader="dot" w:pos="9350"/>
            </w:tabs>
            <w:rPr>
              <w:del w:id="584" w:author="Michael Petite" w:date="2017-02-23T17:55:00Z"/>
              <w:rFonts w:asciiTheme="minorHAnsi" w:hAnsiTheme="minorHAnsi"/>
              <w:noProof/>
              <w:sz w:val="22"/>
              <w:szCs w:val="22"/>
            </w:rPr>
          </w:pPr>
          <w:del w:id="585" w:author="Michael Petite" w:date="2017-02-23T17:55:00Z">
            <w:r w:rsidRPr="0029053D" w:rsidDel="0029053D">
              <w:rPr>
                <w:rPrChange w:id="586" w:author="Michael Petite" w:date="2017-02-23T17:55:00Z">
                  <w:rPr>
                    <w:rStyle w:val="Hyperlink"/>
                    <w:noProof/>
                  </w:rPr>
                </w:rPrChange>
              </w:rPr>
              <w:delText>Technical Specification Changes</w:delText>
            </w:r>
            <w:r w:rsidDel="0029053D">
              <w:rPr>
                <w:noProof/>
                <w:webHidden/>
              </w:rPr>
              <w:tab/>
              <w:delText>12</w:delText>
            </w:r>
          </w:del>
        </w:p>
        <w:p w14:paraId="07644EE9" w14:textId="433E6876" w:rsidR="008C2E20" w:rsidDel="0029053D" w:rsidRDefault="008C2E20">
          <w:pPr>
            <w:pStyle w:val="TOC4"/>
            <w:tabs>
              <w:tab w:val="left" w:pos="1540"/>
              <w:tab w:val="right" w:leader="dot" w:pos="9350"/>
            </w:tabs>
            <w:rPr>
              <w:del w:id="587" w:author="Michael Petite" w:date="2017-02-23T17:55:00Z"/>
              <w:rFonts w:asciiTheme="minorHAnsi" w:hAnsiTheme="minorHAnsi"/>
              <w:noProof/>
              <w:sz w:val="22"/>
              <w:szCs w:val="22"/>
            </w:rPr>
          </w:pPr>
          <w:del w:id="588" w:author="Michael Petite" w:date="2017-02-23T17:55:00Z">
            <w:r w:rsidRPr="0029053D" w:rsidDel="0029053D">
              <w:rPr>
                <w:rPrChange w:id="589" w:author="Michael Petite" w:date="2017-02-23T17:55:00Z">
                  <w:rPr>
                    <w:rStyle w:val="Hyperlink"/>
                    <w:noProof/>
                  </w:rPr>
                </w:rPrChange>
              </w:rPr>
              <w:delText>4.2.2.1</w:delText>
            </w:r>
            <w:r w:rsidDel="0029053D">
              <w:rPr>
                <w:rFonts w:asciiTheme="minorHAnsi" w:hAnsiTheme="minorHAnsi"/>
                <w:noProof/>
                <w:sz w:val="22"/>
                <w:szCs w:val="22"/>
              </w:rPr>
              <w:tab/>
            </w:r>
            <w:r w:rsidRPr="0029053D" w:rsidDel="0029053D">
              <w:rPr>
                <w:rPrChange w:id="590" w:author="Michael Petite" w:date="2017-02-23T17:55:00Z">
                  <w:rPr>
                    <w:rStyle w:val="Hyperlink"/>
                    <w:noProof/>
                  </w:rPr>
                </w:rPrChange>
              </w:rPr>
              <w:delText>Wireframes</w:delText>
            </w:r>
            <w:r w:rsidDel="0029053D">
              <w:rPr>
                <w:noProof/>
                <w:webHidden/>
              </w:rPr>
              <w:tab/>
              <w:delText>12</w:delText>
            </w:r>
          </w:del>
        </w:p>
        <w:p w14:paraId="2E340116" w14:textId="4943D587" w:rsidR="008C2E20" w:rsidDel="0029053D" w:rsidRDefault="008C2E20">
          <w:pPr>
            <w:pStyle w:val="TOC3"/>
            <w:tabs>
              <w:tab w:val="left" w:pos="1100"/>
              <w:tab w:val="right" w:leader="dot" w:pos="9350"/>
            </w:tabs>
            <w:rPr>
              <w:del w:id="591" w:author="Michael Petite" w:date="2017-02-23T17:55:00Z"/>
              <w:rFonts w:asciiTheme="minorHAnsi" w:hAnsiTheme="minorHAnsi"/>
              <w:noProof/>
              <w:sz w:val="22"/>
              <w:szCs w:val="22"/>
            </w:rPr>
          </w:pPr>
          <w:del w:id="592" w:author="Michael Petite" w:date="2017-02-23T17:55:00Z">
            <w:r w:rsidRPr="0029053D" w:rsidDel="0029053D">
              <w:rPr>
                <w:rPrChange w:id="593" w:author="Michael Petite" w:date="2017-02-23T17:55:00Z">
                  <w:rPr>
                    <w:rStyle w:val="Hyperlink"/>
                    <w:noProof/>
                  </w:rPr>
                </w:rPrChange>
              </w:rPr>
              <w:delText>4.3</w:delText>
            </w:r>
            <w:r w:rsidDel="0029053D">
              <w:rPr>
                <w:rFonts w:asciiTheme="minorHAnsi" w:hAnsiTheme="minorHAnsi"/>
                <w:noProof/>
                <w:sz w:val="22"/>
                <w:szCs w:val="22"/>
              </w:rPr>
              <w:tab/>
            </w:r>
            <w:r w:rsidRPr="0029053D" w:rsidDel="0029053D">
              <w:rPr>
                <w:rPrChange w:id="594" w:author="Michael Petite" w:date="2017-02-23T17:55:00Z">
                  <w:rPr>
                    <w:rStyle w:val="Hyperlink"/>
                    <w:noProof/>
                  </w:rPr>
                </w:rPrChange>
              </w:rPr>
              <w:delText>General</w:delText>
            </w:r>
            <w:r w:rsidDel="0029053D">
              <w:rPr>
                <w:noProof/>
                <w:webHidden/>
              </w:rPr>
              <w:tab/>
              <w:delText>12</w:delText>
            </w:r>
          </w:del>
        </w:p>
        <w:p w14:paraId="1C1A6490" w14:textId="31D197DD" w:rsidR="008C2E20" w:rsidDel="0029053D" w:rsidRDefault="008C2E20">
          <w:pPr>
            <w:pStyle w:val="TOC4"/>
            <w:tabs>
              <w:tab w:val="left" w:pos="1320"/>
              <w:tab w:val="right" w:leader="dot" w:pos="9350"/>
            </w:tabs>
            <w:rPr>
              <w:del w:id="595" w:author="Michael Petite" w:date="2017-02-23T17:55:00Z"/>
              <w:rFonts w:asciiTheme="minorHAnsi" w:hAnsiTheme="minorHAnsi"/>
              <w:noProof/>
              <w:sz w:val="22"/>
              <w:szCs w:val="22"/>
            </w:rPr>
          </w:pPr>
          <w:del w:id="596" w:author="Michael Petite" w:date="2017-02-23T17:55:00Z">
            <w:r w:rsidRPr="0029053D" w:rsidDel="0029053D">
              <w:rPr>
                <w:rPrChange w:id="597" w:author="Michael Petite" w:date="2017-02-23T17:55:00Z">
                  <w:rPr>
                    <w:rStyle w:val="Hyperlink"/>
                    <w:noProof/>
                  </w:rPr>
                </w:rPrChange>
              </w:rPr>
              <w:delText>4.3.1</w:delText>
            </w:r>
            <w:r w:rsidDel="0029053D">
              <w:rPr>
                <w:rFonts w:asciiTheme="minorHAnsi" w:hAnsiTheme="minorHAnsi"/>
                <w:noProof/>
                <w:sz w:val="22"/>
                <w:szCs w:val="22"/>
              </w:rPr>
              <w:tab/>
            </w:r>
            <w:r w:rsidRPr="0029053D" w:rsidDel="0029053D">
              <w:rPr>
                <w:rPrChange w:id="598" w:author="Michael Petite" w:date="2017-02-23T17:55:00Z">
                  <w:rPr>
                    <w:rStyle w:val="Hyperlink"/>
                    <w:noProof/>
                  </w:rPr>
                </w:rPrChange>
              </w:rPr>
              <w:delText>Business Requirement Changes</w:delText>
            </w:r>
            <w:r w:rsidDel="0029053D">
              <w:rPr>
                <w:noProof/>
                <w:webHidden/>
              </w:rPr>
              <w:tab/>
              <w:delText>12</w:delText>
            </w:r>
          </w:del>
        </w:p>
        <w:p w14:paraId="3B90AB4D" w14:textId="6E9CDB79" w:rsidR="008C2E20" w:rsidDel="0029053D" w:rsidRDefault="008C2E20">
          <w:pPr>
            <w:pStyle w:val="TOC4"/>
            <w:tabs>
              <w:tab w:val="left" w:pos="1320"/>
              <w:tab w:val="right" w:leader="dot" w:pos="9350"/>
            </w:tabs>
            <w:rPr>
              <w:del w:id="599" w:author="Michael Petite" w:date="2017-02-23T17:55:00Z"/>
              <w:rFonts w:asciiTheme="minorHAnsi" w:hAnsiTheme="minorHAnsi"/>
              <w:noProof/>
              <w:sz w:val="22"/>
              <w:szCs w:val="22"/>
            </w:rPr>
          </w:pPr>
          <w:del w:id="600" w:author="Michael Petite" w:date="2017-02-23T17:55:00Z">
            <w:r w:rsidRPr="0029053D" w:rsidDel="0029053D">
              <w:rPr>
                <w:rPrChange w:id="601" w:author="Michael Petite" w:date="2017-02-23T17:55:00Z">
                  <w:rPr>
                    <w:rStyle w:val="Hyperlink"/>
                    <w:noProof/>
                  </w:rPr>
                </w:rPrChange>
              </w:rPr>
              <w:delText>4.3.2</w:delText>
            </w:r>
            <w:r w:rsidDel="0029053D">
              <w:rPr>
                <w:rFonts w:asciiTheme="minorHAnsi" w:hAnsiTheme="minorHAnsi"/>
                <w:noProof/>
                <w:sz w:val="22"/>
                <w:szCs w:val="22"/>
              </w:rPr>
              <w:tab/>
            </w:r>
            <w:r w:rsidRPr="0029053D" w:rsidDel="0029053D">
              <w:rPr>
                <w:rPrChange w:id="602" w:author="Michael Petite" w:date="2017-02-23T17:55:00Z">
                  <w:rPr>
                    <w:rStyle w:val="Hyperlink"/>
                    <w:noProof/>
                  </w:rPr>
                </w:rPrChange>
              </w:rPr>
              <w:delText>Technical Customizations</w:delText>
            </w:r>
            <w:r w:rsidDel="0029053D">
              <w:rPr>
                <w:noProof/>
                <w:webHidden/>
              </w:rPr>
              <w:tab/>
              <w:delText>13</w:delText>
            </w:r>
          </w:del>
        </w:p>
        <w:p w14:paraId="38086B49" w14:textId="1BE432F0" w:rsidR="008C2E20" w:rsidDel="0029053D" w:rsidRDefault="008C2E20">
          <w:pPr>
            <w:pStyle w:val="TOC5"/>
            <w:tabs>
              <w:tab w:val="right" w:leader="dot" w:pos="9350"/>
            </w:tabs>
            <w:rPr>
              <w:del w:id="603" w:author="Michael Petite" w:date="2017-02-23T17:55:00Z"/>
              <w:rFonts w:asciiTheme="minorHAnsi" w:hAnsiTheme="minorHAnsi"/>
              <w:noProof/>
              <w:sz w:val="22"/>
              <w:szCs w:val="22"/>
            </w:rPr>
          </w:pPr>
          <w:del w:id="604" w:author="Michael Petite" w:date="2017-02-23T17:55:00Z">
            <w:r w:rsidRPr="0029053D" w:rsidDel="0029053D">
              <w:rPr>
                <w:rPrChange w:id="605" w:author="Michael Petite" w:date="2017-02-23T17:55:00Z">
                  <w:rPr>
                    <w:rStyle w:val="Hyperlink"/>
                    <w:noProof/>
                  </w:rPr>
                </w:rPrChange>
              </w:rPr>
              <w:delText>Page Level Customizations</w:delText>
            </w:r>
            <w:r w:rsidDel="0029053D">
              <w:rPr>
                <w:noProof/>
                <w:webHidden/>
              </w:rPr>
              <w:tab/>
              <w:delText>13</w:delText>
            </w:r>
          </w:del>
        </w:p>
        <w:p w14:paraId="36089FD8" w14:textId="2B551C93" w:rsidR="008C2E20" w:rsidDel="0029053D" w:rsidRDefault="008C2E20">
          <w:pPr>
            <w:pStyle w:val="TOC5"/>
            <w:tabs>
              <w:tab w:val="right" w:leader="dot" w:pos="9350"/>
            </w:tabs>
            <w:rPr>
              <w:del w:id="606" w:author="Michael Petite" w:date="2017-02-23T17:55:00Z"/>
              <w:rFonts w:asciiTheme="minorHAnsi" w:hAnsiTheme="minorHAnsi"/>
              <w:noProof/>
              <w:sz w:val="22"/>
              <w:szCs w:val="22"/>
            </w:rPr>
          </w:pPr>
          <w:del w:id="607" w:author="Michael Petite" w:date="2017-02-23T17:55:00Z">
            <w:r w:rsidRPr="0029053D" w:rsidDel="0029053D">
              <w:rPr>
                <w:rPrChange w:id="608" w:author="Michael Petite" w:date="2017-02-23T17:55:00Z">
                  <w:rPr>
                    <w:rStyle w:val="Hyperlink"/>
                    <w:noProof/>
                  </w:rPr>
                </w:rPrChange>
              </w:rPr>
              <w:delText>Technical Specification Changes</w:delText>
            </w:r>
            <w:r w:rsidDel="0029053D">
              <w:rPr>
                <w:noProof/>
                <w:webHidden/>
              </w:rPr>
              <w:tab/>
              <w:delText>14</w:delText>
            </w:r>
          </w:del>
        </w:p>
        <w:p w14:paraId="03E8F086" w14:textId="750431DF" w:rsidR="008C2E20" w:rsidDel="0029053D" w:rsidRDefault="008C2E20">
          <w:pPr>
            <w:pStyle w:val="TOC4"/>
            <w:tabs>
              <w:tab w:val="left" w:pos="1320"/>
              <w:tab w:val="right" w:leader="dot" w:pos="9350"/>
            </w:tabs>
            <w:rPr>
              <w:del w:id="609" w:author="Michael Petite" w:date="2017-02-23T17:55:00Z"/>
              <w:rFonts w:asciiTheme="minorHAnsi" w:hAnsiTheme="minorHAnsi"/>
              <w:noProof/>
              <w:sz w:val="22"/>
              <w:szCs w:val="22"/>
            </w:rPr>
          </w:pPr>
          <w:del w:id="610" w:author="Michael Petite" w:date="2017-02-23T17:55:00Z">
            <w:r w:rsidRPr="0029053D" w:rsidDel="0029053D">
              <w:rPr>
                <w:rPrChange w:id="611" w:author="Michael Petite" w:date="2017-02-23T17:55:00Z">
                  <w:rPr>
                    <w:rStyle w:val="Hyperlink"/>
                    <w:noProof/>
                  </w:rPr>
                </w:rPrChange>
              </w:rPr>
              <w:delText>4.3.3</w:delText>
            </w:r>
            <w:r w:rsidDel="0029053D">
              <w:rPr>
                <w:rFonts w:asciiTheme="minorHAnsi" w:hAnsiTheme="minorHAnsi"/>
                <w:noProof/>
                <w:sz w:val="22"/>
                <w:szCs w:val="22"/>
              </w:rPr>
              <w:tab/>
            </w:r>
            <w:r w:rsidRPr="0029053D" w:rsidDel="0029053D">
              <w:rPr>
                <w:rPrChange w:id="612" w:author="Michael Petite" w:date="2017-02-23T17:55:00Z">
                  <w:rPr>
                    <w:rStyle w:val="Hyperlink"/>
                    <w:noProof/>
                  </w:rPr>
                </w:rPrChange>
              </w:rPr>
              <w:delText>Wireframes</w:delText>
            </w:r>
            <w:r w:rsidDel="0029053D">
              <w:rPr>
                <w:noProof/>
                <w:webHidden/>
              </w:rPr>
              <w:tab/>
              <w:delText>14</w:delText>
            </w:r>
          </w:del>
        </w:p>
        <w:p w14:paraId="1A5FE9FF" w14:textId="5FCE2197" w:rsidR="008C2E20" w:rsidDel="0029053D" w:rsidRDefault="008C2E20">
          <w:pPr>
            <w:pStyle w:val="TOC3"/>
            <w:tabs>
              <w:tab w:val="left" w:pos="1100"/>
              <w:tab w:val="right" w:leader="dot" w:pos="9350"/>
            </w:tabs>
            <w:rPr>
              <w:del w:id="613" w:author="Michael Petite" w:date="2017-02-23T17:55:00Z"/>
              <w:rFonts w:asciiTheme="minorHAnsi" w:hAnsiTheme="minorHAnsi"/>
              <w:noProof/>
              <w:sz w:val="22"/>
              <w:szCs w:val="22"/>
            </w:rPr>
          </w:pPr>
          <w:del w:id="614" w:author="Michael Petite" w:date="2017-02-23T17:55:00Z">
            <w:r w:rsidRPr="0029053D" w:rsidDel="0029053D">
              <w:rPr>
                <w:rPrChange w:id="615" w:author="Michael Petite" w:date="2017-02-23T17:55:00Z">
                  <w:rPr>
                    <w:rStyle w:val="Hyperlink"/>
                    <w:noProof/>
                  </w:rPr>
                </w:rPrChange>
              </w:rPr>
              <w:delText>4.4</w:delText>
            </w:r>
            <w:r w:rsidDel="0029053D">
              <w:rPr>
                <w:rFonts w:asciiTheme="minorHAnsi" w:hAnsiTheme="minorHAnsi"/>
                <w:noProof/>
                <w:sz w:val="22"/>
                <w:szCs w:val="22"/>
              </w:rPr>
              <w:tab/>
            </w:r>
            <w:r w:rsidRPr="0029053D" w:rsidDel="0029053D">
              <w:rPr>
                <w:rPrChange w:id="616" w:author="Michael Petite" w:date="2017-02-23T17:55:00Z">
                  <w:rPr>
                    <w:rStyle w:val="Hyperlink"/>
                    <w:noProof/>
                  </w:rPr>
                </w:rPrChange>
              </w:rPr>
              <w:delText>Activity Category – Third Party Service Retention</w:delText>
            </w:r>
            <w:r w:rsidDel="0029053D">
              <w:rPr>
                <w:noProof/>
                <w:webHidden/>
              </w:rPr>
              <w:tab/>
              <w:delText>14</w:delText>
            </w:r>
          </w:del>
        </w:p>
        <w:p w14:paraId="6CA0A0A5" w14:textId="7CA116F8" w:rsidR="008C2E20" w:rsidDel="0029053D" w:rsidRDefault="008C2E20">
          <w:pPr>
            <w:pStyle w:val="TOC4"/>
            <w:tabs>
              <w:tab w:val="left" w:pos="1320"/>
              <w:tab w:val="right" w:leader="dot" w:pos="9350"/>
            </w:tabs>
            <w:rPr>
              <w:del w:id="617" w:author="Michael Petite" w:date="2017-02-23T17:55:00Z"/>
              <w:rFonts w:asciiTheme="minorHAnsi" w:hAnsiTheme="minorHAnsi"/>
              <w:noProof/>
              <w:sz w:val="22"/>
              <w:szCs w:val="22"/>
            </w:rPr>
          </w:pPr>
          <w:del w:id="618" w:author="Michael Petite" w:date="2017-02-23T17:55:00Z">
            <w:r w:rsidRPr="0029053D" w:rsidDel="0029053D">
              <w:rPr>
                <w:rPrChange w:id="619" w:author="Michael Petite" w:date="2017-02-23T17:55:00Z">
                  <w:rPr>
                    <w:rStyle w:val="Hyperlink"/>
                    <w:noProof/>
                  </w:rPr>
                </w:rPrChange>
              </w:rPr>
              <w:delText>4.4.1</w:delText>
            </w:r>
            <w:r w:rsidDel="0029053D">
              <w:rPr>
                <w:rFonts w:asciiTheme="minorHAnsi" w:hAnsiTheme="minorHAnsi"/>
                <w:noProof/>
                <w:sz w:val="22"/>
                <w:szCs w:val="22"/>
              </w:rPr>
              <w:tab/>
            </w:r>
            <w:r w:rsidRPr="0029053D" w:rsidDel="0029053D">
              <w:rPr>
                <w:rPrChange w:id="620" w:author="Michael Petite" w:date="2017-02-23T17:55:00Z">
                  <w:rPr>
                    <w:rStyle w:val="Hyperlink"/>
                    <w:noProof/>
                  </w:rPr>
                </w:rPrChange>
              </w:rPr>
              <w:delText>Business Requirement Changes</w:delText>
            </w:r>
            <w:r w:rsidDel="0029053D">
              <w:rPr>
                <w:noProof/>
                <w:webHidden/>
              </w:rPr>
              <w:tab/>
              <w:delText>14</w:delText>
            </w:r>
          </w:del>
        </w:p>
        <w:p w14:paraId="693FBEF1" w14:textId="049EC0C6" w:rsidR="008C2E20" w:rsidDel="0029053D" w:rsidRDefault="008C2E20">
          <w:pPr>
            <w:pStyle w:val="TOC4"/>
            <w:tabs>
              <w:tab w:val="left" w:pos="1320"/>
              <w:tab w:val="right" w:leader="dot" w:pos="9350"/>
            </w:tabs>
            <w:rPr>
              <w:del w:id="621" w:author="Michael Petite" w:date="2017-02-23T17:55:00Z"/>
              <w:rFonts w:asciiTheme="minorHAnsi" w:hAnsiTheme="minorHAnsi"/>
              <w:noProof/>
              <w:sz w:val="22"/>
              <w:szCs w:val="22"/>
            </w:rPr>
          </w:pPr>
          <w:del w:id="622" w:author="Michael Petite" w:date="2017-02-23T17:55:00Z">
            <w:r w:rsidRPr="0029053D" w:rsidDel="0029053D">
              <w:rPr>
                <w:rPrChange w:id="623" w:author="Michael Petite" w:date="2017-02-23T17:55:00Z">
                  <w:rPr>
                    <w:rStyle w:val="Hyperlink"/>
                    <w:noProof/>
                  </w:rPr>
                </w:rPrChange>
              </w:rPr>
              <w:delText>4.4.2</w:delText>
            </w:r>
            <w:r w:rsidDel="0029053D">
              <w:rPr>
                <w:rFonts w:asciiTheme="minorHAnsi" w:hAnsiTheme="minorHAnsi"/>
                <w:noProof/>
                <w:sz w:val="22"/>
                <w:szCs w:val="22"/>
              </w:rPr>
              <w:tab/>
            </w:r>
            <w:r w:rsidRPr="0029053D" w:rsidDel="0029053D">
              <w:rPr>
                <w:rPrChange w:id="624" w:author="Michael Petite" w:date="2017-02-23T17:55:00Z">
                  <w:rPr>
                    <w:rStyle w:val="Hyperlink"/>
                    <w:noProof/>
                  </w:rPr>
                </w:rPrChange>
              </w:rPr>
              <w:delText>Technical Customizations</w:delText>
            </w:r>
            <w:r w:rsidDel="0029053D">
              <w:rPr>
                <w:noProof/>
                <w:webHidden/>
              </w:rPr>
              <w:tab/>
              <w:delText>14</w:delText>
            </w:r>
          </w:del>
        </w:p>
        <w:p w14:paraId="4D8D1E0F" w14:textId="05500C0A" w:rsidR="008C2E20" w:rsidDel="0029053D" w:rsidRDefault="008C2E20">
          <w:pPr>
            <w:pStyle w:val="TOC5"/>
            <w:tabs>
              <w:tab w:val="right" w:leader="dot" w:pos="9350"/>
            </w:tabs>
            <w:rPr>
              <w:del w:id="625" w:author="Michael Petite" w:date="2017-02-23T17:55:00Z"/>
              <w:rFonts w:asciiTheme="minorHAnsi" w:hAnsiTheme="minorHAnsi"/>
              <w:noProof/>
              <w:sz w:val="22"/>
              <w:szCs w:val="22"/>
            </w:rPr>
          </w:pPr>
          <w:del w:id="626" w:author="Michael Petite" w:date="2017-02-23T17:55:00Z">
            <w:r w:rsidRPr="0029053D" w:rsidDel="0029053D">
              <w:rPr>
                <w:rPrChange w:id="627" w:author="Michael Petite" w:date="2017-02-23T17:55:00Z">
                  <w:rPr>
                    <w:rStyle w:val="Hyperlink"/>
                    <w:noProof/>
                  </w:rPr>
                </w:rPrChange>
              </w:rPr>
              <w:delText>Page Level Customizations</w:delText>
            </w:r>
            <w:r w:rsidDel="0029053D">
              <w:rPr>
                <w:noProof/>
                <w:webHidden/>
              </w:rPr>
              <w:tab/>
              <w:delText>15</w:delText>
            </w:r>
          </w:del>
        </w:p>
        <w:p w14:paraId="39C6FE9D" w14:textId="0125D99B" w:rsidR="008C2E20" w:rsidDel="0029053D" w:rsidRDefault="008C2E20">
          <w:pPr>
            <w:pStyle w:val="TOC5"/>
            <w:tabs>
              <w:tab w:val="right" w:leader="dot" w:pos="9350"/>
            </w:tabs>
            <w:rPr>
              <w:del w:id="628" w:author="Michael Petite" w:date="2017-02-23T17:55:00Z"/>
              <w:rFonts w:asciiTheme="minorHAnsi" w:hAnsiTheme="minorHAnsi"/>
              <w:noProof/>
              <w:sz w:val="22"/>
              <w:szCs w:val="22"/>
            </w:rPr>
          </w:pPr>
          <w:del w:id="629" w:author="Michael Petite" w:date="2017-02-23T17:55:00Z">
            <w:r w:rsidRPr="0029053D" w:rsidDel="0029053D">
              <w:rPr>
                <w:rPrChange w:id="630" w:author="Michael Petite" w:date="2017-02-23T17:55:00Z">
                  <w:rPr>
                    <w:rStyle w:val="Hyperlink"/>
                    <w:noProof/>
                  </w:rPr>
                </w:rPrChange>
              </w:rPr>
              <w:delText>Technical Specification Changes</w:delText>
            </w:r>
            <w:r w:rsidDel="0029053D">
              <w:rPr>
                <w:noProof/>
                <w:webHidden/>
              </w:rPr>
              <w:tab/>
              <w:delText>19</w:delText>
            </w:r>
          </w:del>
        </w:p>
        <w:p w14:paraId="2222ACB9" w14:textId="65F54FC1" w:rsidR="008C2E20" w:rsidDel="0029053D" w:rsidRDefault="008C2E20">
          <w:pPr>
            <w:pStyle w:val="TOC4"/>
            <w:tabs>
              <w:tab w:val="left" w:pos="1320"/>
              <w:tab w:val="right" w:leader="dot" w:pos="9350"/>
            </w:tabs>
            <w:rPr>
              <w:del w:id="631" w:author="Michael Petite" w:date="2017-02-23T17:55:00Z"/>
              <w:rFonts w:asciiTheme="minorHAnsi" w:hAnsiTheme="minorHAnsi"/>
              <w:noProof/>
              <w:sz w:val="22"/>
              <w:szCs w:val="22"/>
            </w:rPr>
          </w:pPr>
          <w:del w:id="632" w:author="Michael Petite" w:date="2017-02-23T17:55:00Z">
            <w:r w:rsidRPr="0029053D" w:rsidDel="0029053D">
              <w:rPr>
                <w:rPrChange w:id="633" w:author="Michael Petite" w:date="2017-02-23T17:55:00Z">
                  <w:rPr>
                    <w:rStyle w:val="Hyperlink"/>
                    <w:noProof/>
                  </w:rPr>
                </w:rPrChange>
              </w:rPr>
              <w:delText>4.4.3</w:delText>
            </w:r>
            <w:r w:rsidDel="0029053D">
              <w:rPr>
                <w:rFonts w:asciiTheme="minorHAnsi" w:hAnsiTheme="minorHAnsi"/>
                <w:noProof/>
                <w:sz w:val="22"/>
                <w:szCs w:val="22"/>
              </w:rPr>
              <w:tab/>
            </w:r>
            <w:r w:rsidRPr="0029053D" w:rsidDel="0029053D">
              <w:rPr>
                <w:rPrChange w:id="634" w:author="Michael Petite" w:date="2017-02-23T17:55:00Z">
                  <w:rPr>
                    <w:rStyle w:val="Hyperlink"/>
                    <w:noProof/>
                  </w:rPr>
                </w:rPrChange>
              </w:rPr>
              <w:delText>Wireframes</w:delText>
            </w:r>
            <w:r w:rsidDel="0029053D">
              <w:rPr>
                <w:noProof/>
                <w:webHidden/>
              </w:rPr>
              <w:tab/>
              <w:delText>19</w:delText>
            </w:r>
          </w:del>
        </w:p>
        <w:p w14:paraId="2748E6F6" w14:textId="7F857FA0" w:rsidR="008C2E20" w:rsidDel="0029053D" w:rsidRDefault="008C2E20">
          <w:pPr>
            <w:pStyle w:val="TOC3"/>
            <w:tabs>
              <w:tab w:val="left" w:pos="1100"/>
              <w:tab w:val="right" w:leader="dot" w:pos="9350"/>
            </w:tabs>
            <w:rPr>
              <w:del w:id="635" w:author="Michael Petite" w:date="2017-02-23T17:55:00Z"/>
              <w:rFonts w:asciiTheme="minorHAnsi" w:hAnsiTheme="minorHAnsi"/>
              <w:noProof/>
              <w:sz w:val="22"/>
              <w:szCs w:val="22"/>
            </w:rPr>
          </w:pPr>
          <w:del w:id="636" w:author="Michael Petite" w:date="2017-02-23T17:55:00Z">
            <w:r w:rsidRPr="0029053D" w:rsidDel="0029053D">
              <w:rPr>
                <w:rPrChange w:id="637" w:author="Michael Petite" w:date="2017-02-23T17:55:00Z">
                  <w:rPr>
                    <w:rStyle w:val="Hyperlink"/>
                    <w:noProof/>
                  </w:rPr>
                </w:rPrChange>
              </w:rPr>
              <w:delText>4.5</w:delText>
            </w:r>
            <w:r w:rsidDel="0029053D">
              <w:rPr>
                <w:rFonts w:asciiTheme="minorHAnsi" w:hAnsiTheme="minorHAnsi"/>
                <w:noProof/>
                <w:sz w:val="22"/>
                <w:szCs w:val="22"/>
              </w:rPr>
              <w:tab/>
            </w:r>
            <w:r w:rsidRPr="0029053D" w:rsidDel="0029053D">
              <w:rPr>
                <w:rPrChange w:id="638" w:author="Michael Petite" w:date="2017-02-23T17:55:00Z">
                  <w:rPr>
                    <w:rStyle w:val="Hyperlink"/>
                    <w:noProof/>
                  </w:rPr>
                </w:rPrChange>
              </w:rPr>
              <w:delText>Activity Category – Teva Sponsored Research Activity</w:delText>
            </w:r>
            <w:r w:rsidDel="0029053D">
              <w:rPr>
                <w:noProof/>
                <w:webHidden/>
              </w:rPr>
              <w:tab/>
              <w:delText>22</w:delText>
            </w:r>
          </w:del>
        </w:p>
        <w:p w14:paraId="32D13639" w14:textId="6E8DD528" w:rsidR="008C2E20" w:rsidDel="0029053D" w:rsidRDefault="008C2E20">
          <w:pPr>
            <w:pStyle w:val="TOC4"/>
            <w:tabs>
              <w:tab w:val="left" w:pos="1320"/>
              <w:tab w:val="right" w:leader="dot" w:pos="9350"/>
            </w:tabs>
            <w:rPr>
              <w:del w:id="639" w:author="Michael Petite" w:date="2017-02-23T17:55:00Z"/>
              <w:rFonts w:asciiTheme="minorHAnsi" w:hAnsiTheme="minorHAnsi"/>
              <w:noProof/>
              <w:sz w:val="22"/>
              <w:szCs w:val="22"/>
            </w:rPr>
          </w:pPr>
          <w:del w:id="640" w:author="Michael Petite" w:date="2017-02-23T17:55:00Z">
            <w:r w:rsidRPr="0029053D" w:rsidDel="0029053D">
              <w:rPr>
                <w:rPrChange w:id="641" w:author="Michael Petite" w:date="2017-02-23T17:55:00Z">
                  <w:rPr>
                    <w:rStyle w:val="Hyperlink"/>
                    <w:noProof/>
                  </w:rPr>
                </w:rPrChange>
              </w:rPr>
              <w:delText>4.5.1</w:delText>
            </w:r>
            <w:r w:rsidDel="0029053D">
              <w:rPr>
                <w:rFonts w:asciiTheme="minorHAnsi" w:hAnsiTheme="minorHAnsi"/>
                <w:noProof/>
                <w:sz w:val="22"/>
                <w:szCs w:val="22"/>
              </w:rPr>
              <w:tab/>
            </w:r>
            <w:r w:rsidRPr="0029053D" w:rsidDel="0029053D">
              <w:rPr>
                <w:rPrChange w:id="642" w:author="Michael Petite" w:date="2017-02-23T17:55:00Z">
                  <w:rPr>
                    <w:rStyle w:val="Hyperlink"/>
                    <w:noProof/>
                  </w:rPr>
                </w:rPrChange>
              </w:rPr>
              <w:delText>Business Requirement Changes</w:delText>
            </w:r>
            <w:r w:rsidDel="0029053D">
              <w:rPr>
                <w:noProof/>
                <w:webHidden/>
              </w:rPr>
              <w:tab/>
              <w:delText>22</w:delText>
            </w:r>
          </w:del>
        </w:p>
        <w:p w14:paraId="1F19EDCB" w14:textId="44BF075C" w:rsidR="008C2E20" w:rsidDel="0029053D" w:rsidRDefault="008C2E20">
          <w:pPr>
            <w:pStyle w:val="TOC4"/>
            <w:tabs>
              <w:tab w:val="left" w:pos="1320"/>
              <w:tab w:val="right" w:leader="dot" w:pos="9350"/>
            </w:tabs>
            <w:rPr>
              <w:del w:id="643" w:author="Michael Petite" w:date="2017-02-23T17:55:00Z"/>
              <w:rFonts w:asciiTheme="minorHAnsi" w:hAnsiTheme="minorHAnsi"/>
              <w:noProof/>
              <w:sz w:val="22"/>
              <w:szCs w:val="22"/>
            </w:rPr>
          </w:pPr>
          <w:del w:id="644" w:author="Michael Petite" w:date="2017-02-23T17:55:00Z">
            <w:r w:rsidRPr="0029053D" w:rsidDel="0029053D">
              <w:rPr>
                <w:rPrChange w:id="645" w:author="Michael Petite" w:date="2017-02-23T17:55:00Z">
                  <w:rPr>
                    <w:rStyle w:val="Hyperlink"/>
                    <w:noProof/>
                  </w:rPr>
                </w:rPrChange>
              </w:rPr>
              <w:delText>4.5.2</w:delText>
            </w:r>
            <w:r w:rsidDel="0029053D">
              <w:rPr>
                <w:rFonts w:asciiTheme="minorHAnsi" w:hAnsiTheme="minorHAnsi"/>
                <w:noProof/>
                <w:sz w:val="22"/>
                <w:szCs w:val="22"/>
              </w:rPr>
              <w:tab/>
            </w:r>
            <w:r w:rsidRPr="0029053D" w:rsidDel="0029053D">
              <w:rPr>
                <w:rPrChange w:id="646" w:author="Michael Petite" w:date="2017-02-23T17:55:00Z">
                  <w:rPr>
                    <w:rStyle w:val="Hyperlink"/>
                    <w:noProof/>
                  </w:rPr>
                </w:rPrChange>
              </w:rPr>
              <w:delText>Technical Customizations</w:delText>
            </w:r>
            <w:r w:rsidDel="0029053D">
              <w:rPr>
                <w:noProof/>
                <w:webHidden/>
              </w:rPr>
              <w:tab/>
              <w:delText>22</w:delText>
            </w:r>
          </w:del>
        </w:p>
        <w:p w14:paraId="40C44A5B" w14:textId="0D9D5ED4" w:rsidR="008C2E20" w:rsidDel="0029053D" w:rsidRDefault="008C2E20">
          <w:pPr>
            <w:pStyle w:val="TOC5"/>
            <w:tabs>
              <w:tab w:val="right" w:leader="dot" w:pos="9350"/>
            </w:tabs>
            <w:rPr>
              <w:del w:id="647" w:author="Michael Petite" w:date="2017-02-23T17:55:00Z"/>
              <w:rFonts w:asciiTheme="minorHAnsi" w:hAnsiTheme="minorHAnsi"/>
              <w:noProof/>
              <w:sz w:val="22"/>
              <w:szCs w:val="22"/>
            </w:rPr>
          </w:pPr>
          <w:del w:id="648" w:author="Michael Petite" w:date="2017-02-23T17:55:00Z">
            <w:r w:rsidRPr="0029053D" w:rsidDel="0029053D">
              <w:rPr>
                <w:rPrChange w:id="649" w:author="Michael Petite" w:date="2017-02-23T17:55:00Z">
                  <w:rPr>
                    <w:rStyle w:val="Hyperlink"/>
                    <w:noProof/>
                  </w:rPr>
                </w:rPrChange>
              </w:rPr>
              <w:delText>Page Level Customizations</w:delText>
            </w:r>
            <w:r w:rsidDel="0029053D">
              <w:rPr>
                <w:noProof/>
                <w:webHidden/>
              </w:rPr>
              <w:tab/>
              <w:delText>22</w:delText>
            </w:r>
          </w:del>
        </w:p>
        <w:p w14:paraId="45655515" w14:textId="7D540C94" w:rsidR="008C2E20" w:rsidDel="0029053D" w:rsidRDefault="008C2E20">
          <w:pPr>
            <w:pStyle w:val="TOC5"/>
            <w:tabs>
              <w:tab w:val="right" w:leader="dot" w:pos="9350"/>
            </w:tabs>
            <w:rPr>
              <w:del w:id="650" w:author="Michael Petite" w:date="2017-02-23T17:55:00Z"/>
              <w:rFonts w:asciiTheme="minorHAnsi" w:hAnsiTheme="minorHAnsi"/>
              <w:noProof/>
              <w:sz w:val="22"/>
              <w:szCs w:val="22"/>
            </w:rPr>
          </w:pPr>
          <w:del w:id="651" w:author="Michael Petite" w:date="2017-02-23T17:55:00Z">
            <w:r w:rsidRPr="0029053D" w:rsidDel="0029053D">
              <w:rPr>
                <w:rPrChange w:id="652" w:author="Michael Petite" w:date="2017-02-23T17:55:00Z">
                  <w:rPr>
                    <w:rStyle w:val="Hyperlink"/>
                    <w:noProof/>
                  </w:rPr>
                </w:rPrChange>
              </w:rPr>
              <w:delText>Technical Specification Changes</w:delText>
            </w:r>
            <w:r w:rsidDel="0029053D">
              <w:rPr>
                <w:noProof/>
                <w:webHidden/>
              </w:rPr>
              <w:tab/>
              <w:delText>23</w:delText>
            </w:r>
          </w:del>
        </w:p>
        <w:p w14:paraId="5B7DE02B" w14:textId="1EA39578" w:rsidR="008C2E20" w:rsidDel="0029053D" w:rsidRDefault="008C2E20">
          <w:pPr>
            <w:pStyle w:val="TOC4"/>
            <w:tabs>
              <w:tab w:val="left" w:pos="1320"/>
              <w:tab w:val="right" w:leader="dot" w:pos="9350"/>
            </w:tabs>
            <w:rPr>
              <w:del w:id="653" w:author="Michael Petite" w:date="2017-02-23T17:55:00Z"/>
              <w:rFonts w:asciiTheme="minorHAnsi" w:hAnsiTheme="minorHAnsi"/>
              <w:noProof/>
              <w:sz w:val="22"/>
              <w:szCs w:val="22"/>
            </w:rPr>
          </w:pPr>
          <w:del w:id="654" w:author="Michael Petite" w:date="2017-02-23T17:55:00Z">
            <w:r w:rsidRPr="0029053D" w:rsidDel="0029053D">
              <w:rPr>
                <w:rPrChange w:id="655" w:author="Michael Petite" w:date="2017-02-23T17:55:00Z">
                  <w:rPr>
                    <w:rStyle w:val="Hyperlink"/>
                    <w:noProof/>
                  </w:rPr>
                </w:rPrChange>
              </w:rPr>
              <w:delText>4.5.3</w:delText>
            </w:r>
            <w:r w:rsidDel="0029053D">
              <w:rPr>
                <w:rFonts w:asciiTheme="minorHAnsi" w:hAnsiTheme="minorHAnsi"/>
                <w:noProof/>
                <w:sz w:val="22"/>
                <w:szCs w:val="22"/>
              </w:rPr>
              <w:tab/>
            </w:r>
            <w:r w:rsidRPr="0029053D" w:rsidDel="0029053D">
              <w:rPr>
                <w:rPrChange w:id="656" w:author="Michael Petite" w:date="2017-02-23T17:55:00Z">
                  <w:rPr>
                    <w:rStyle w:val="Hyperlink"/>
                    <w:noProof/>
                  </w:rPr>
                </w:rPrChange>
              </w:rPr>
              <w:delText>Wireframes</w:delText>
            </w:r>
            <w:r w:rsidDel="0029053D">
              <w:rPr>
                <w:noProof/>
                <w:webHidden/>
              </w:rPr>
              <w:tab/>
              <w:delText>23</w:delText>
            </w:r>
          </w:del>
        </w:p>
        <w:p w14:paraId="070DADC9" w14:textId="28D0C0D8" w:rsidR="008C2E20" w:rsidDel="0029053D" w:rsidRDefault="008C2E20">
          <w:pPr>
            <w:pStyle w:val="TOC3"/>
            <w:tabs>
              <w:tab w:val="left" w:pos="1100"/>
              <w:tab w:val="right" w:leader="dot" w:pos="9350"/>
            </w:tabs>
            <w:rPr>
              <w:del w:id="657" w:author="Michael Petite" w:date="2017-02-23T17:55:00Z"/>
              <w:rFonts w:asciiTheme="minorHAnsi" w:hAnsiTheme="minorHAnsi"/>
              <w:noProof/>
              <w:sz w:val="22"/>
              <w:szCs w:val="22"/>
            </w:rPr>
          </w:pPr>
          <w:del w:id="658" w:author="Michael Petite" w:date="2017-02-23T17:55:00Z">
            <w:r w:rsidRPr="0029053D" w:rsidDel="0029053D">
              <w:rPr>
                <w:rPrChange w:id="659" w:author="Michael Petite" w:date="2017-02-23T17:55:00Z">
                  <w:rPr>
                    <w:rStyle w:val="Hyperlink"/>
                    <w:noProof/>
                  </w:rPr>
                </w:rPrChange>
              </w:rPr>
              <w:delText>4.6</w:delText>
            </w:r>
            <w:r w:rsidDel="0029053D">
              <w:rPr>
                <w:rFonts w:asciiTheme="minorHAnsi" w:hAnsiTheme="minorHAnsi"/>
                <w:noProof/>
                <w:sz w:val="22"/>
                <w:szCs w:val="22"/>
              </w:rPr>
              <w:tab/>
            </w:r>
            <w:r w:rsidRPr="0029053D" w:rsidDel="0029053D">
              <w:rPr>
                <w:rPrChange w:id="660" w:author="Michael Petite" w:date="2017-02-23T17:55:00Z">
                  <w:rPr>
                    <w:rStyle w:val="Hyperlink"/>
                    <w:noProof/>
                  </w:rPr>
                </w:rPrChange>
              </w:rPr>
              <w:delText>Activity Category – Educational Sponsorships</w:delText>
            </w:r>
            <w:r w:rsidDel="0029053D">
              <w:rPr>
                <w:noProof/>
                <w:webHidden/>
              </w:rPr>
              <w:tab/>
              <w:delText>24</w:delText>
            </w:r>
          </w:del>
        </w:p>
        <w:p w14:paraId="32D0BB88" w14:textId="56B2A167" w:rsidR="008C2E20" w:rsidDel="0029053D" w:rsidRDefault="008C2E20">
          <w:pPr>
            <w:pStyle w:val="TOC4"/>
            <w:tabs>
              <w:tab w:val="left" w:pos="1320"/>
              <w:tab w:val="right" w:leader="dot" w:pos="9350"/>
            </w:tabs>
            <w:rPr>
              <w:del w:id="661" w:author="Michael Petite" w:date="2017-02-23T17:55:00Z"/>
              <w:rFonts w:asciiTheme="minorHAnsi" w:hAnsiTheme="minorHAnsi"/>
              <w:noProof/>
              <w:sz w:val="22"/>
              <w:szCs w:val="22"/>
            </w:rPr>
          </w:pPr>
          <w:del w:id="662" w:author="Michael Petite" w:date="2017-02-23T17:55:00Z">
            <w:r w:rsidRPr="0029053D" w:rsidDel="0029053D">
              <w:rPr>
                <w:rPrChange w:id="663" w:author="Michael Petite" w:date="2017-02-23T17:55:00Z">
                  <w:rPr>
                    <w:rStyle w:val="Hyperlink"/>
                    <w:noProof/>
                  </w:rPr>
                </w:rPrChange>
              </w:rPr>
              <w:delText>4.6.1</w:delText>
            </w:r>
            <w:r w:rsidDel="0029053D">
              <w:rPr>
                <w:rFonts w:asciiTheme="minorHAnsi" w:hAnsiTheme="minorHAnsi"/>
                <w:noProof/>
                <w:sz w:val="22"/>
                <w:szCs w:val="22"/>
              </w:rPr>
              <w:tab/>
            </w:r>
            <w:r w:rsidRPr="0029053D" w:rsidDel="0029053D">
              <w:rPr>
                <w:rPrChange w:id="664" w:author="Michael Petite" w:date="2017-02-23T17:55:00Z">
                  <w:rPr>
                    <w:rStyle w:val="Hyperlink"/>
                    <w:noProof/>
                  </w:rPr>
                </w:rPrChange>
              </w:rPr>
              <w:delText>Business Requirement Changes</w:delText>
            </w:r>
            <w:r w:rsidDel="0029053D">
              <w:rPr>
                <w:noProof/>
                <w:webHidden/>
              </w:rPr>
              <w:tab/>
              <w:delText>24</w:delText>
            </w:r>
          </w:del>
        </w:p>
        <w:p w14:paraId="0CB71D23" w14:textId="09CFC800" w:rsidR="008C2E20" w:rsidDel="0029053D" w:rsidRDefault="008C2E20">
          <w:pPr>
            <w:pStyle w:val="TOC4"/>
            <w:tabs>
              <w:tab w:val="left" w:pos="1320"/>
              <w:tab w:val="right" w:leader="dot" w:pos="9350"/>
            </w:tabs>
            <w:rPr>
              <w:del w:id="665" w:author="Michael Petite" w:date="2017-02-23T17:55:00Z"/>
              <w:rFonts w:asciiTheme="minorHAnsi" w:hAnsiTheme="minorHAnsi"/>
              <w:noProof/>
              <w:sz w:val="22"/>
              <w:szCs w:val="22"/>
            </w:rPr>
          </w:pPr>
          <w:del w:id="666" w:author="Michael Petite" w:date="2017-02-23T17:55:00Z">
            <w:r w:rsidRPr="0029053D" w:rsidDel="0029053D">
              <w:rPr>
                <w:rPrChange w:id="667" w:author="Michael Petite" w:date="2017-02-23T17:55:00Z">
                  <w:rPr>
                    <w:rStyle w:val="Hyperlink"/>
                    <w:noProof/>
                  </w:rPr>
                </w:rPrChange>
              </w:rPr>
              <w:delText>4.6.2</w:delText>
            </w:r>
            <w:r w:rsidDel="0029053D">
              <w:rPr>
                <w:rFonts w:asciiTheme="minorHAnsi" w:hAnsiTheme="minorHAnsi"/>
                <w:noProof/>
                <w:sz w:val="22"/>
                <w:szCs w:val="22"/>
              </w:rPr>
              <w:tab/>
            </w:r>
            <w:r w:rsidRPr="0029053D" w:rsidDel="0029053D">
              <w:rPr>
                <w:rPrChange w:id="668" w:author="Michael Petite" w:date="2017-02-23T17:55:00Z">
                  <w:rPr>
                    <w:rStyle w:val="Hyperlink"/>
                    <w:noProof/>
                  </w:rPr>
                </w:rPrChange>
              </w:rPr>
              <w:delText>Technical Customizations</w:delText>
            </w:r>
            <w:r w:rsidDel="0029053D">
              <w:rPr>
                <w:noProof/>
                <w:webHidden/>
              </w:rPr>
              <w:tab/>
              <w:delText>24</w:delText>
            </w:r>
          </w:del>
        </w:p>
        <w:p w14:paraId="67E57B30" w14:textId="615A9A14" w:rsidR="008C2E20" w:rsidDel="0029053D" w:rsidRDefault="008C2E20">
          <w:pPr>
            <w:pStyle w:val="TOC5"/>
            <w:tabs>
              <w:tab w:val="right" w:leader="dot" w:pos="9350"/>
            </w:tabs>
            <w:rPr>
              <w:del w:id="669" w:author="Michael Petite" w:date="2017-02-23T17:55:00Z"/>
              <w:rFonts w:asciiTheme="minorHAnsi" w:hAnsiTheme="minorHAnsi"/>
              <w:noProof/>
              <w:sz w:val="22"/>
              <w:szCs w:val="22"/>
            </w:rPr>
          </w:pPr>
          <w:del w:id="670" w:author="Michael Petite" w:date="2017-02-23T17:55:00Z">
            <w:r w:rsidRPr="0029053D" w:rsidDel="0029053D">
              <w:rPr>
                <w:rPrChange w:id="671" w:author="Michael Petite" w:date="2017-02-23T17:55:00Z">
                  <w:rPr>
                    <w:rStyle w:val="Hyperlink"/>
                    <w:noProof/>
                  </w:rPr>
                </w:rPrChange>
              </w:rPr>
              <w:delText>Page Level Customizations</w:delText>
            </w:r>
            <w:r w:rsidDel="0029053D">
              <w:rPr>
                <w:noProof/>
                <w:webHidden/>
              </w:rPr>
              <w:tab/>
              <w:delText>24</w:delText>
            </w:r>
          </w:del>
        </w:p>
        <w:p w14:paraId="69B3D878" w14:textId="39F6C908" w:rsidR="008C2E20" w:rsidDel="0029053D" w:rsidRDefault="008C2E20">
          <w:pPr>
            <w:pStyle w:val="TOC5"/>
            <w:tabs>
              <w:tab w:val="right" w:leader="dot" w:pos="9350"/>
            </w:tabs>
            <w:rPr>
              <w:del w:id="672" w:author="Michael Petite" w:date="2017-02-23T17:55:00Z"/>
              <w:rFonts w:asciiTheme="minorHAnsi" w:hAnsiTheme="minorHAnsi"/>
              <w:noProof/>
              <w:sz w:val="22"/>
              <w:szCs w:val="22"/>
            </w:rPr>
          </w:pPr>
          <w:del w:id="673" w:author="Michael Petite" w:date="2017-02-23T17:55:00Z">
            <w:r w:rsidRPr="0029053D" w:rsidDel="0029053D">
              <w:rPr>
                <w:rPrChange w:id="674" w:author="Michael Petite" w:date="2017-02-23T17:55:00Z">
                  <w:rPr>
                    <w:rStyle w:val="Hyperlink"/>
                    <w:noProof/>
                  </w:rPr>
                </w:rPrChange>
              </w:rPr>
              <w:delText>Technical Specification Changes</w:delText>
            </w:r>
            <w:r w:rsidDel="0029053D">
              <w:rPr>
                <w:noProof/>
                <w:webHidden/>
              </w:rPr>
              <w:tab/>
              <w:delText>26</w:delText>
            </w:r>
          </w:del>
        </w:p>
        <w:p w14:paraId="33847359" w14:textId="587D6CD5" w:rsidR="008C2E20" w:rsidDel="0029053D" w:rsidRDefault="008C2E20">
          <w:pPr>
            <w:pStyle w:val="TOC4"/>
            <w:tabs>
              <w:tab w:val="left" w:pos="1320"/>
              <w:tab w:val="right" w:leader="dot" w:pos="9350"/>
            </w:tabs>
            <w:rPr>
              <w:del w:id="675" w:author="Michael Petite" w:date="2017-02-23T17:55:00Z"/>
              <w:rFonts w:asciiTheme="minorHAnsi" w:hAnsiTheme="minorHAnsi"/>
              <w:noProof/>
              <w:sz w:val="22"/>
              <w:szCs w:val="22"/>
            </w:rPr>
          </w:pPr>
          <w:del w:id="676" w:author="Michael Petite" w:date="2017-02-23T17:55:00Z">
            <w:r w:rsidRPr="0029053D" w:rsidDel="0029053D">
              <w:rPr>
                <w:rPrChange w:id="677" w:author="Michael Petite" w:date="2017-02-23T17:55:00Z">
                  <w:rPr>
                    <w:rStyle w:val="Hyperlink"/>
                    <w:noProof/>
                  </w:rPr>
                </w:rPrChange>
              </w:rPr>
              <w:delText>4.6.3</w:delText>
            </w:r>
            <w:r w:rsidDel="0029053D">
              <w:rPr>
                <w:rFonts w:asciiTheme="minorHAnsi" w:hAnsiTheme="minorHAnsi"/>
                <w:noProof/>
                <w:sz w:val="22"/>
                <w:szCs w:val="22"/>
              </w:rPr>
              <w:tab/>
            </w:r>
            <w:r w:rsidRPr="0029053D" w:rsidDel="0029053D">
              <w:rPr>
                <w:rPrChange w:id="678" w:author="Michael Petite" w:date="2017-02-23T17:55:00Z">
                  <w:rPr>
                    <w:rStyle w:val="Hyperlink"/>
                    <w:noProof/>
                  </w:rPr>
                </w:rPrChange>
              </w:rPr>
              <w:delText>Wireframes</w:delText>
            </w:r>
            <w:r w:rsidDel="0029053D">
              <w:rPr>
                <w:noProof/>
                <w:webHidden/>
              </w:rPr>
              <w:tab/>
              <w:delText>26</w:delText>
            </w:r>
          </w:del>
        </w:p>
        <w:p w14:paraId="7B49EB8E" w14:textId="5CFC7C47" w:rsidR="008C2E20" w:rsidDel="0029053D" w:rsidRDefault="008C2E20">
          <w:pPr>
            <w:pStyle w:val="TOC3"/>
            <w:tabs>
              <w:tab w:val="left" w:pos="1100"/>
              <w:tab w:val="right" w:leader="dot" w:pos="9350"/>
            </w:tabs>
            <w:rPr>
              <w:del w:id="679" w:author="Michael Petite" w:date="2017-02-23T17:55:00Z"/>
              <w:rFonts w:asciiTheme="minorHAnsi" w:hAnsiTheme="minorHAnsi"/>
              <w:noProof/>
              <w:sz w:val="22"/>
              <w:szCs w:val="22"/>
            </w:rPr>
          </w:pPr>
          <w:del w:id="680" w:author="Michael Petite" w:date="2017-02-23T17:55:00Z">
            <w:r w:rsidRPr="0029053D" w:rsidDel="0029053D">
              <w:rPr>
                <w:rPrChange w:id="681" w:author="Michael Petite" w:date="2017-02-23T17:55:00Z">
                  <w:rPr>
                    <w:rStyle w:val="Hyperlink"/>
                    <w:noProof/>
                  </w:rPr>
                </w:rPrChange>
              </w:rPr>
              <w:delText>4.7</w:delText>
            </w:r>
            <w:r w:rsidDel="0029053D">
              <w:rPr>
                <w:rFonts w:asciiTheme="minorHAnsi" w:hAnsiTheme="minorHAnsi"/>
                <w:noProof/>
                <w:sz w:val="22"/>
                <w:szCs w:val="22"/>
              </w:rPr>
              <w:tab/>
            </w:r>
            <w:r w:rsidRPr="0029053D" w:rsidDel="0029053D">
              <w:rPr>
                <w:rPrChange w:id="682" w:author="Michael Petite" w:date="2017-02-23T17:55:00Z">
                  <w:rPr>
                    <w:rStyle w:val="Hyperlink"/>
                    <w:noProof/>
                  </w:rPr>
                </w:rPrChange>
              </w:rPr>
              <w:delText>Activity Category- Advisory Board/ Expert Meeting Activity</w:delText>
            </w:r>
            <w:r w:rsidDel="0029053D">
              <w:rPr>
                <w:noProof/>
                <w:webHidden/>
              </w:rPr>
              <w:tab/>
              <w:delText>27</w:delText>
            </w:r>
          </w:del>
        </w:p>
        <w:p w14:paraId="5DDE98B3" w14:textId="473FDFFB" w:rsidR="008C2E20" w:rsidDel="0029053D" w:rsidRDefault="008C2E20">
          <w:pPr>
            <w:pStyle w:val="TOC4"/>
            <w:tabs>
              <w:tab w:val="left" w:pos="1320"/>
              <w:tab w:val="right" w:leader="dot" w:pos="9350"/>
            </w:tabs>
            <w:rPr>
              <w:del w:id="683" w:author="Michael Petite" w:date="2017-02-23T17:55:00Z"/>
              <w:rFonts w:asciiTheme="minorHAnsi" w:hAnsiTheme="minorHAnsi"/>
              <w:noProof/>
              <w:sz w:val="22"/>
              <w:szCs w:val="22"/>
            </w:rPr>
          </w:pPr>
          <w:del w:id="684" w:author="Michael Petite" w:date="2017-02-23T17:55:00Z">
            <w:r w:rsidRPr="0029053D" w:rsidDel="0029053D">
              <w:rPr>
                <w:rPrChange w:id="685" w:author="Michael Petite" w:date="2017-02-23T17:55:00Z">
                  <w:rPr>
                    <w:rStyle w:val="Hyperlink"/>
                    <w:noProof/>
                  </w:rPr>
                </w:rPrChange>
              </w:rPr>
              <w:delText>4.7.1</w:delText>
            </w:r>
            <w:r w:rsidDel="0029053D">
              <w:rPr>
                <w:rFonts w:asciiTheme="minorHAnsi" w:hAnsiTheme="minorHAnsi"/>
                <w:noProof/>
                <w:sz w:val="22"/>
                <w:szCs w:val="22"/>
              </w:rPr>
              <w:tab/>
            </w:r>
            <w:r w:rsidRPr="0029053D" w:rsidDel="0029053D">
              <w:rPr>
                <w:rPrChange w:id="686" w:author="Michael Petite" w:date="2017-02-23T17:55:00Z">
                  <w:rPr>
                    <w:rStyle w:val="Hyperlink"/>
                    <w:noProof/>
                  </w:rPr>
                </w:rPrChange>
              </w:rPr>
              <w:delText>Business Requirements Changes</w:delText>
            </w:r>
            <w:r w:rsidDel="0029053D">
              <w:rPr>
                <w:noProof/>
                <w:webHidden/>
              </w:rPr>
              <w:tab/>
              <w:delText>27</w:delText>
            </w:r>
          </w:del>
        </w:p>
        <w:p w14:paraId="3F94FD71" w14:textId="6090C410" w:rsidR="008C2E20" w:rsidDel="0029053D" w:rsidRDefault="008C2E20">
          <w:pPr>
            <w:pStyle w:val="TOC4"/>
            <w:tabs>
              <w:tab w:val="left" w:pos="1320"/>
              <w:tab w:val="right" w:leader="dot" w:pos="9350"/>
            </w:tabs>
            <w:rPr>
              <w:del w:id="687" w:author="Michael Petite" w:date="2017-02-23T17:55:00Z"/>
              <w:rFonts w:asciiTheme="minorHAnsi" w:hAnsiTheme="minorHAnsi"/>
              <w:noProof/>
              <w:sz w:val="22"/>
              <w:szCs w:val="22"/>
            </w:rPr>
          </w:pPr>
          <w:del w:id="688" w:author="Michael Petite" w:date="2017-02-23T17:55:00Z">
            <w:r w:rsidRPr="0029053D" w:rsidDel="0029053D">
              <w:rPr>
                <w:rPrChange w:id="689" w:author="Michael Petite" w:date="2017-02-23T17:55:00Z">
                  <w:rPr>
                    <w:rStyle w:val="Hyperlink"/>
                    <w:noProof/>
                  </w:rPr>
                </w:rPrChange>
              </w:rPr>
              <w:delText>4.7.2</w:delText>
            </w:r>
            <w:r w:rsidDel="0029053D">
              <w:rPr>
                <w:rFonts w:asciiTheme="minorHAnsi" w:hAnsiTheme="minorHAnsi"/>
                <w:noProof/>
                <w:sz w:val="22"/>
                <w:szCs w:val="22"/>
              </w:rPr>
              <w:tab/>
            </w:r>
            <w:r w:rsidRPr="0029053D" w:rsidDel="0029053D">
              <w:rPr>
                <w:rPrChange w:id="690" w:author="Michael Petite" w:date="2017-02-23T17:55:00Z">
                  <w:rPr>
                    <w:rStyle w:val="Hyperlink"/>
                    <w:noProof/>
                  </w:rPr>
                </w:rPrChange>
              </w:rPr>
              <w:delText>Technical Customizations</w:delText>
            </w:r>
            <w:r w:rsidDel="0029053D">
              <w:rPr>
                <w:noProof/>
                <w:webHidden/>
              </w:rPr>
              <w:tab/>
              <w:delText>28</w:delText>
            </w:r>
          </w:del>
        </w:p>
        <w:p w14:paraId="51CBBFE7" w14:textId="55823CBD" w:rsidR="008C2E20" w:rsidDel="0029053D" w:rsidRDefault="008C2E20">
          <w:pPr>
            <w:pStyle w:val="TOC5"/>
            <w:tabs>
              <w:tab w:val="right" w:leader="dot" w:pos="9350"/>
            </w:tabs>
            <w:rPr>
              <w:del w:id="691" w:author="Michael Petite" w:date="2017-02-23T17:55:00Z"/>
              <w:rFonts w:asciiTheme="minorHAnsi" w:hAnsiTheme="minorHAnsi"/>
              <w:noProof/>
              <w:sz w:val="22"/>
              <w:szCs w:val="22"/>
            </w:rPr>
          </w:pPr>
          <w:del w:id="692" w:author="Michael Petite" w:date="2017-02-23T17:55:00Z">
            <w:r w:rsidRPr="0029053D" w:rsidDel="0029053D">
              <w:rPr>
                <w:rPrChange w:id="693" w:author="Michael Petite" w:date="2017-02-23T17:55:00Z">
                  <w:rPr>
                    <w:rStyle w:val="Hyperlink"/>
                    <w:noProof/>
                  </w:rPr>
                </w:rPrChange>
              </w:rPr>
              <w:delText>Page Level Customizations</w:delText>
            </w:r>
            <w:r w:rsidDel="0029053D">
              <w:rPr>
                <w:noProof/>
                <w:webHidden/>
              </w:rPr>
              <w:tab/>
              <w:delText>28</w:delText>
            </w:r>
          </w:del>
        </w:p>
        <w:p w14:paraId="108DD152" w14:textId="7B447578" w:rsidR="008C2E20" w:rsidDel="0029053D" w:rsidRDefault="008C2E20">
          <w:pPr>
            <w:pStyle w:val="TOC5"/>
            <w:tabs>
              <w:tab w:val="right" w:leader="dot" w:pos="9350"/>
            </w:tabs>
            <w:rPr>
              <w:del w:id="694" w:author="Michael Petite" w:date="2017-02-23T17:55:00Z"/>
              <w:rFonts w:asciiTheme="minorHAnsi" w:hAnsiTheme="minorHAnsi"/>
              <w:noProof/>
              <w:sz w:val="22"/>
              <w:szCs w:val="22"/>
            </w:rPr>
          </w:pPr>
          <w:del w:id="695" w:author="Michael Petite" w:date="2017-02-23T17:55:00Z">
            <w:r w:rsidRPr="0029053D" w:rsidDel="0029053D">
              <w:rPr>
                <w:rPrChange w:id="696" w:author="Michael Petite" w:date="2017-02-23T17:55:00Z">
                  <w:rPr>
                    <w:rStyle w:val="Hyperlink"/>
                    <w:noProof/>
                  </w:rPr>
                </w:rPrChange>
              </w:rPr>
              <w:delText>Technical Specification Changes</w:delText>
            </w:r>
            <w:r w:rsidDel="0029053D">
              <w:rPr>
                <w:noProof/>
                <w:webHidden/>
              </w:rPr>
              <w:tab/>
              <w:delText>32</w:delText>
            </w:r>
          </w:del>
        </w:p>
        <w:p w14:paraId="2BA3E672" w14:textId="4E1CFB8F" w:rsidR="008C2E20" w:rsidDel="0029053D" w:rsidRDefault="008C2E20">
          <w:pPr>
            <w:pStyle w:val="TOC4"/>
            <w:tabs>
              <w:tab w:val="left" w:pos="1320"/>
              <w:tab w:val="right" w:leader="dot" w:pos="9350"/>
            </w:tabs>
            <w:rPr>
              <w:del w:id="697" w:author="Michael Petite" w:date="2017-02-23T17:55:00Z"/>
              <w:rFonts w:asciiTheme="minorHAnsi" w:hAnsiTheme="minorHAnsi"/>
              <w:noProof/>
              <w:sz w:val="22"/>
              <w:szCs w:val="22"/>
            </w:rPr>
          </w:pPr>
          <w:del w:id="698" w:author="Michael Petite" w:date="2017-02-23T17:55:00Z">
            <w:r w:rsidRPr="0029053D" w:rsidDel="0029053D">
              <w:rPr>
                <w:rPrChange w:id="699" w:author="Michael Petite" w:date="2017-02-23T17:55:00Z">
                  <w:rPr>
                    <w:rStyle w:val="Hyperlink"/>
                    <w:noProof/>
                  </w:rPr>
                </w:rPrChange>
              </w:rPr>
              <w:delText>4.7.3</w:delText>
            </w:r>
            <w:r w:rsidDel="0029053D">
              <w:rPr>
                <w:rFonts w:asciiTheme="minorHAnsi" w:hAnsiTheme="minorHAnsi"/>
                <w:noProof/>
                <w:sz w:val="22"/>
                <w:szCs w:val="22"/>
              </w:rPr>
              <w:tab/>
            </w:r>
            <w:r w:rsidRPr="0029053D" w:rsidDel="0029053D">
              <w:rPr>
                <w:rPrChange w:id="700" w:author="Michael Petite" w:date="2017-02-23T17:55:00Z">
                  <w:rPr>
                    <w:rStyle w:val="Hyperlink"/>
                    <w:noProof/>
                  </w:rPr>
                </w:rPrChange>
              </w:rPr>
              <w:delText>Wireframes</w:delText>
            </w:r>
            <w:r w:rsidDel="0029053D">
              <w:rPr>
                <w:noProof/>
                <w:webHidden/>
              </w:rPr>
              <w:tab/>
              <w:delText>32</w:delText>
            </w:r>
          </w:del>
        </w:p>
        <w:p w14:paraId="49CC6AF8" w14:textId="06BAC491" w:rsidR="008C2E20" w:rsidDel="0029053D" w:rsidRDefault="008C2E20">
          <w:pPr>
            <w:pStyle w:val="TOC3"/>
            <w:tabs>
              <w:tab w:val="left" w:pos="1100"/>
              <w:tab w:val="right" w:leader="dot" w:pos="9350"/>
            </w:tabs>
            <w:rPr>
              <w:del w:id="701" w:author="Michael Petite" w:date="2017-02-23T17:55:00Z"/>
              <w:rFonts w:asciiTheme="minorHAnsi" w:hAnsiTheme="minorHAnsi"/>
              <w:noProof/>
              <w:sz w:val="22"/>
              <w:szCs w:val="22"/>
            </w:rPr>
          </w:pPr>
          <w:del w:id="702" w:author="Michael Petite" w:date="2017-02-23T17:55:00Z">
            <w:r w:rsidRPr="0029053D" w:rsidDel="0029053D">
              <w:rPr>
                <w:rPrChange w:id="703" w:author="Michael Petite" w:date="2017-02-23T17:55:00Z">
                  <w:rPr>
                    <w:rStyle w:val="Hyperlink"/>
                    <w:noProof/>
                  </w:rPr>
                </w:rPrChange>
              </w:rPr>
              <w:delText>4.8</w:delText>
            </w:r>
            <w:r w:rsidDel="0029053D">
              <w:rPr>
                <w:rFonts w:asciiTheme="minorHAnsi" w:hAnsiTheme="minorHAnsi"/>
                <w:noProof/>
                <w:sz w:val="22"/>
                <w:szCs w:val="22"/>
              </w:rPr>
              <w:tab/>
            </w:r>
            <w:r w:rsidRPr="0029053D" w:rsidDel="0029053D">
              <w:rPr>
                <w:rPrChange w:id="704" w:author="Michael Petite" w:date="2017-02-23T17:55:00Z">
                  <w:rPr>
                    <w:rStyle w:val="Hyperlink"/>
                    <w:noProof/>
                  </w:rPr>
                </w:rPrChange>
              </w:rPr>
              <w:delText>Activity Category- Items/Gifts Activity</w:delText>
            </w:r>
            <w:r w:rsidDel="0029053D">
              <w:rPr>
                <w:noProof/>
                <w:webHidden/>
              </w:rPr>
              <w:tab/>
              <w:delText>33</w:delText>
            </w:r>
          </w:del>
        </w:p>
        <w:p w14:paraId="423097D7" w14:textId="460511DD" w:rsidR="008C2E20" w:rsidDel="0029053D" w:rsidRDefault="008C2E20">
          <w:pPr>
            <w:pStyle w:val="TOC4"/>
            <w:tabs>
              <w:tab w:val="left" w:pos="1320"/>
              <w:tab w:val="right" w:leader="dot" w:pos="9350"/>
            </w:tabs>
            <w:rPr>
              <w:del w:id="705" w:author="Michael Petite" w:date="2017-02-23T17:55:00Z"/>
              <w:rFonts w:asciiTheme="minorHAnsi" w:hAnsiTheme="minorHAnsi"/>
              <w:noProof/>
              <w:sz w:val="22"/>
              <w:szCs w:val="22"/>
            </w:rPr>
          </w:pPr>
          <w:del w:id="706" w:author="Michael Petite" w:date="2017-02-23T17:55:00Z">
            <w:r w:rsidRPr="0029053D" w:rsidDel="0029053D">
              <w:rPr>
                <w:rPrChange w:id="707" w:author="Michael Petite" w:date="2017-02-23T17:55:00Z">
                  <w:rPr>
                    <w:rStyle w:val="Hyperlink"/>
                    <w:noProof/>
                  </w:rPr>
                </w:rPrChange>
              </w:rPr>
              <w:delText>4.8.1</w:delText>
            </w:r>
            <w:r w:rsidDel="0029053D">
              <w:rPr>
                <w:rFonts w:asciiTheme="minorHAnsi" w:hAnsiTheme="minorHAnsi"/>
                <w:noProof/>
                <w:sz w:val="22"/>
                <w:szCs w:val="22"/>
              </w:rPr>
              <w:tab/>
            </w:r>
            <w:r w:rsidRPr="0029053D" w:rsidDel="0029053D">
              <w:rPr>
                <w:rPrChange w:id="708" w:author="Michael Petite" w:date="2017-02-23T17:55:00Z">
                  <w:rPr>
                    <w:rStyle w:val="Hyperlink"/>
                    <w:noProof/>
                  </w:rPr>
                </w:rPrChange>
              </w:rPr>
              <w:delText>Business Requirements Changes</w:delText>
            </w:r>
            <w:r w:rsidDel="0029053D">
              <w:rPr>
                <w:noProof/>
                <w:webHidden/>
              </w:rPr>
              <w:tab/>
              <w:delText>33</w:delText>
            </w:r>
          </w:del>
        </w:p>
        <w:p w14:paraId="5D3DF496" w14:textId="5BF74828" w:rsidR="008C2E20" w:rsidDel="0029053D" w:rsidRDefault="008C2E20">
          <w:pPr>
            <w:pStyle w:val="TOC4"/>
            <w:tabs>
              <w:tab w:val="left" w:pos="1320"/>
              <w:tab w:val="right" w:leader="dot" w:pos="9350"/>
            </w:tabs>
            <w:rPr>
              <w:del w:id="709" w:author="Michael Petite" w:date="2017-02-23T17:55:00Z"/>
              <w:rFonts w:asciiTheme="minorHAnsi" w:hAnsiTheme="minorHAnsi"/>
              <w:noProof/>
              <w:sz w:val="22"/>
              <w:szCs w:val="22"/>
            </w:rPr>
          </w:pPr>
          <w:del w:id="710" w:author="Michael Petite" w:date="2017-02-23T17:55:00Z">
            <w:r w:rsidRPr="0029053D" w:rsidDel="0029053D">
              <w:rPr>
                <w:rPrChange w:id="711" w:author="Michael Petite" w:date="2017-02-23T17:55:00Z">
                  <w:rPr>
                    <w:rStyle w:val="Hyperlink"/>
                    <w:noProof/>
                  </w:rPr>
                </w:rPrChange>
              </w:rPr>
              <w:delText>4.8.2</w:delText>
            </w:r>
            <w:r w:rsidDel="0029053D">
              <w:rPr>
                <w:rFonts w:asciiTheme="minorHAnsi" w:hAnsiTheme="minorHAnsi"/>
                <w:noProof/>
                <w:sz w:val="22"/>
                <w:szCs w:val="22"/>
              </w:rPr>
              <w:tab/>
            </w:r>
            <w:r w:rsidRPr="0029053D" w:rsidDel="0029053D">
              <w:rPr>
                <w:rPrChange w:id="712" w:author="Michael Petite" w:date="2017-02-23T17:55:00Z">
                  <w:rPr>
                    <w:rStyle w:val="Hyperlink"/>
                    <w:noProof/>
                  </w:rPr>
                </w:rPrChange>
              </w:rPr>
              <w:delText>Technical Customizations</w:delText>
            </w:r>
            <w:r w:rsidDel="0029053D">
              <w:rPr>
                <w:noProof/>
                <w:webHidden/>
              </w:rPr>
              <w:tab/>
              <w:delText>34</w:delText>
            </w:r>
          </w:del>
        </w:p>
        <w:p w14:paraId="2CDD0465" w14:textId="12B9F2F5" w:rsidR="008C2E20" w:rsidDel="0029053D" w:rsidRDefault="008C2E20">
          <w:pPr>
            <w:pStyle w:val="TOC5"/>
            <w:tabs>
              <w:tab w:val="right" w:leader="dot" w:pos="9350"/>
            </w:tabs>
            <w:rPr>
              <w:del w:id="713" w:author="Michael Petite" w:date="2017-02-23T17:55:00Z"/>
              <w:rFonts w:asciiTheme="minorHAnsi" w:hAnsiTheme="minorHAnsi"/>
              <w:noProof/>
              <w:sz w:val="22"/>
              <w:szCs w:val="22"/>
            </w:rPr>
          </w:pPr>
          <w:del w:id="714" w:author="Michael Petite" w:date="2017-02-23T17:55:00Z">
            <w:r w:rsidRPr="0029053D" w:rsidDel="0029053D">
              <w:rPr>
                <w:rPrChange w:id="715" w:author="Michael Petite" w:date="2017-02-23T17:55:00Z">
                  <w:rPr>
                    <w:rStyle w:val="Hyperlink"/>
                    <w:noProof/>
                  </w:rPr>
                </w:rPrChange>
              </w:rPr>
              <w:delText>Page Level Customizations</w:delText>
            </w:r>
            <w:r w:rsidDel="0029053D">
              <w:rPr>
                <w:noProof/>
                <w:webHidden/>
              </w:rPr>
              <w:tab/>
              <w:delText>34</w:delText>
            </w:r>
          </w:del>
        </w:p>
        <w:p w14:paraId="35FE71BB" w14:textId="62FB7891" w:rsidR="008C2E20" w:rsidDel="0029053D" w:rsidRDefault="008C2E20">
          <w:pPr>
            <w:pStyle w:val="TOC5"/>
            <w:tabs>
              <w:tab w:val="right" w:leader="dot" w:pos="9350"/>
            </w:tabs>
            <w:rPr>
              <w:del w:id="716" w:author="Michael Petite" w:date="2017-02-23T17:55:00Z"/>
              <w:rFonts w:asciiTheme="minorHAnsi" w:hAnsiTheme="minorHAnsi"/>
              <w:noProof/>
              <w:sz w:val="22"/>
              <w:szCs w:val="22"/>
            </w:rPr>
          </w:pPr>
          <w:del w:id="717" w:author="Michael Petite" w:date="2017-02-23T17:55:00Z">
            <w:r w:rsidRPr="0029053D" w:rsidDel="0029053D">
              <w:rPr>
                <w:rPrChange w:id="718" w:author="Michael Petite" w:date="2017-02-23T17:55:00Z">
                  <w:rPr>
                    <w:rStyle w:val="Hyperlink"/>
                    <w:noProof/>
                  </w:rPr>
                </w:rPrChange>
              </w:rPr>
              <w:delText>Technical Specification Changes</w:delText>
            </w:r>
            <w:r w:rsidDel="0029053D">
              <w:rPr>
                <w:noProof/>
                <w:webHidden/>
              </w:rPr>
              <w:tab/>
              <w:delText>34</w:delText>
            </w:r>
          </w:del>
        </w:p>
        <w:p w14:paraId="7D5DE101" w14:textId="1743C4BC" w:rsidR="008C2E20" w:rsidDel="0029053D" w:rsidRDefault="008C2E20">
          <w:pPr>
            <w:pStyle w:val="TOC4"/>
            <w:tabs>
              <w:tab w:val="left" w:pos="1320"/>
              <w:tab w:val="right" w:leader="dot" w:pos="9350"/>
            </w:tabs>
            <w:rPr>
              <w:del w:id="719" w:author="Michael Petite" w:date="2017-02-23T17:55:00Z"/>
              <w:rFonts w:asciiTheme="minorHAnsi" w:hAnsiTheme="minorHAnsi"/>
              <w:noProof/>
              <w:sz w:val="22"/>
              <w:szCs w:val="22"/>
            </w:rPr>
          </w:pPr>
          <w:del w:id="720" w:author="Michael Petite" w:date="2017-02-23T17:55:00Z">
            <w:r w:rsidRPr="0029053D" w:rsidDel="0029053D">
              <w:rPr>
                <w:rPrChange w:id="721" w:author="Michael Petite" w:date="2017-02-23T17:55:00Z">
                  <w:rPr>
                    <w:rStyle w:val="Hyperlink"/>
                    <w:noProof/>
                  </w:rPr>
                </w:rPrChange>
              </w:rPr>
              <w:delText>4.8.3</w:delText>
            </w:r>
            <w:r w:rsidDel="0029053D">
              <w:rPr>
                <w:rFonts w:asciiTheme="minorHAnsi" w:hAnsiTheme="minorHAnsi"/>
                <w:noProof/>
                <w:sz w:val="22"/>
                <w:szCs w:val="22"/>
              </w:rPr>
              <w:tab/>
            </w:r>
            <w:r w:rsidRPr="0029053D" w:rsidDel="0029053D">
              <w:rPr>
                <w:rPrChange w:id="722" w:author="Michael Petite" w:date="2017-02-23T17:55:00Z">
                  <w:rPr>
                    <w:rStyle w:val="Hyperlink"/>
                    <w:noProof/>
                  </w:rPr>
                </w:rPrChange>
              </w:rPr>
              <w:delText>Wireframes</w:delText>
            </w:r>
            <w:r w:rsidDel="0029053D">
              <w:rPr>
                <w:noProof/>
                <w:webHidden/>
              </w:rPr>
              <w:tab/>
              <w:delText>35</w:delText>
            </w:r>
          </w:del>
        </w:p>
        <w:p w14:paraId="158DEDE9" w14:textId="016D9395" w:rsidR="008C2E20" w:rsidDel="0029053D" w:rsidRDefault="008C2E20">
          <w:pPr>
            <w:pStyle w:val="TOC3"/>
            <w:tabs>
              <w:tab w:val="left" w:pos="1100"/>
              <w:tab w:val="right" w:leader="dot" w:pos="9350"/>
            </w:tabs>
            <w:rPr>
              <w:del w:id="723" w:author="Michael Petite" w:date="2017-02-23T17:55:00Z"/>
              <w:rFonts w:asciiTheme="minorHAnsi" w:hAnsiTheme="minorHAnsi"/>
              <w:noProof/>
              <w:sz w:val="22"/>
              <w:szCs w:val="22"/>
            </w:rPr>
          </w:pPr>
          <w:del w:id="724" w:author="Michael Petite" w:date="2017-02-23T17:55:00Z">
            <w:r w:rsidRPr="0029053D" w:rsidDel="0029053D">
              <w:rPr>
                <w:rPrChange w:id="725" w:author="Michael Petite" w:date="2017-02-23T17:55:00Z">
                  <w:rPr>
                    <w:rStyle w:val="Hyperlink"/>
                    <w:noProof/>
                  </w:rPr>
                </w:rPrChange>
              </w:rPr>
              <w:delText>4.9</w:delText>
            </w:r>
            <w:r w:rsidDel="0029053D">
              <w:rPr>
                <w:rFonts w:asciiTheme="minorHAnsi" w:hAnsiTheme="minorHAnsi"/>
                <w:noProof/>
                <w:sz w:val="22"/>
                <w:szCs w:val="22"/>
              </w:rPr>
              <w:tab/>
            </w:r>
            <w:r w:rsidRPr="0029053D" w:rsidDel="0029053D">
              <w:rPr>
                <w:rPrChange w:id="726" w:author="Michael Petite" w:date="2017-02-23T17:55:00Z">
                  <w:rPr>
                    <w:rStyle w:val="Hyperlink"/>
                    <w:noProof/>
                  </w:rPr>
                </w:rPrChange>
              </w:rPr>
              <w:delText>Activity Category- Hospitality Activity</w:delText>
            </w:r>
            <w:r w:rsidDel="0029053D">
              <w:rPr>
                <w:noProof/>
                <w:webHidden/>
              </w:rPr>
              <w:tab/>
              <w:delText>35</w:delText>
            </w:r>
          </w:del>
        </w:p>
        <w:p w14:paraId="00ECB194" w14:textId="14D3FA10" w:rsidR="008C2E20" w:rsidDel="0029053D" w:rsidRDefault="008C2E20">
          <w:pPr>
            <w:pStyle w:val="TOC4"/>
            <w:tabs>
              <w:tab w:val="left" w:pos="1320"/>
              <w:tab w:val="right" w:leader="dot" w:pos="9350"/>
            </w:tabs>
            <w:rPr>
              <w:del w:id="727" w:author="Michael Petite" w:date="2017-02-23T17:55:00Z"/>
              <w:rFonts w:asciiTheme="minorHAnsi" w:hAnsiTheme="minorHAnsi"/>
              <w:noProof/>
              <w:sz w:val="22"/>
              <w:szCs w:val="22"/>
            </w:rPr>
          </w:pPr>
          <w:del w:id="728" w:author="Michael Petite" w:date="2017-02-23T17:55:00Z">
            <w:r w:rsidRPr="0029053D" w:rsidDel="0029053D">
              <w:rPr>
                <w:rPrChange w:id="729" w:author="Michael Petite" w:date="2017-02-23T17:55:00Z">
                  <w:rPr>
                    <w:rStyle w:val="Hyperlink"/>
                    <w:noProof/>
                  </w:rPr>
                </w:rPrChange>
              </w:rPr>
              <w:delText>4.9.1</w:delText>
            </w:r>
            <w:r w:rsidDel="0029053D">
              <w:rPr>
                <w:rFonts w:asciiTheme="minorHAnsi" w:hAnsiTheme="minorHAnsi"/>
                <w:noProof/>
                <w:sz w:val="22"/>
                <w:szCs w:val="22"/>
              </w:rPr>
              <w:tab/>
            </w:r>
            <w:r w:rsidRPr="0029053D" w:rsidDel="0029053D">
              <w:rPr>
                <w:rPrChange w:id="730" w:author="Michael Petite" w:date="2017-02-23T17:55:00Z">
                  <w:rPr>
                    <w:rStyle w:val="Hyperlink"/>
                    <w:noProof/>
                  </w:rPr>
                </w:rPrChange>
              </w:rPr>
              <w:delText>Business Requirements Changes</w:delText>
            </w:r>
            <w:r w:rsidDel="0029053D">
              <w:rPr>
                <w:noProof/>
                <w:webHidden/>
              </w:rPr>
              <w:tab/>
              <w:delText>35</w:delText>
            </w:r>
          </w:del>
        </w:p>
        <w:p w14:paraId="13653B82" w14:textId="47193D68" w:rsidR="008C2E20" w:rsidDel="0029053D" w:rsidRDefault="008C2E20">
          <w:pPr>
            <w:pStyle w:val="TOC4"/>
            <w:tabs>
              <w:tab w:val="left" w:pos="1320"/>
              <w:tab w:val="right" w:leader="dot" w:pos="9350"/>
            </w:tabs>
            <w:rPr>
              <w:del w:id="731" w:author="Michael Petite" w:date="2017-02-23T17:55:00Z"/>
              <w:rFonts w:asciiTheme="minorHAnsi" w:hAnsiTheme="minorHAnsi"/>
              <w:noProof/>
              <w:sz w:val="22"/>
              <w:szCs w:val="22"/>
            </w:rPr>
          </w:pPr>
          <w:del w:id="732" w:author="Michael Petite" w:date="2017-02-23T17:55:00Z">
            <w:r w:rsidRPr="0029053D" w:rsidDel="0029053D">
              <w:rPr>
                <w:rPrChange w:id="733" w:author="Michael Petite" w:date="2017-02-23T17:55:00Z">
                  <w:rPr>
                    <w:rStyle w:val="Hyperlink"/>
                    <w:noProof/>
                  </w:rPr>
                </w:rPrChange>
              </w:rPr>
              <w:delText>4.9.2</w:delText>
            </w:r>
            <w:r w:rsidDel="0029053D">
              <w:rPr>
                <w:rFonts w:asciiTheme="minorHAnsi" w:hAnsiTheme="minorHAnsi"/>
                <w:noProof/>
                <w:sz w:val="22"/>
                <w:szCs w:val="22"/>
              </w:rPr>
              <w:tab/>
            </w:r>
            <w:r w:rsidRPr="0029053D" w:rsidDel="0029053D">
              <w:rPr>
                <w:rPrChange w:id="734" w:author="Michael Petite" w:date="2017-02-23T17:55:00Z">
                  <w:rPr>
                    <w:rStyle w:val="Hyperlink"/>
                    <w:noProof/>
                  </w:rPr>
                </w:rPrChange>
              </w:rPr>
              <w:delText>Technical Customizations</w:delText>
            </w:r>
            <w:r w:rsidDel="0029053D">
              <w:rPr>
                <w:noProof/>
                <w:webHidden/>
              </w:rPr>
              <w:tab/>
              <w:delText>36</w:delText>
            </w:r>
          </w:del>
        </w:p>
        <w:p w14:paraId="2DA89B4F" w14:textId="6152055C" w:rsidR="008C2E20" w:rsidDel="0029053D" w:rsidRDefault="008C2E20">
          <w:pPr>
            <w:pStyle w:val="TOC5"/>
            <w:tabs>
              <w:tab w:val="right" w:leader="dot" w:pos="9350"/>
            </w:tabs>
            <w:rPr>
              <w:del w:id="735" w:author="Michael Petite" w:date="2017-02-23T17:55:00Z"/>
              <w:rFonts w:asciiTheme="minorHAnsi" w:hAnsiTheme="minorHAnsi"/>
              <w:noProof/>
              <w:sz w:val="22"/>
              <w:szCs w:val="22"/>
            </w:rPr>
          </w:pPr>
          <w:del w:id="736" w:author="Michael Petite" w:date="2017-02-23T17:55:00Z">
            <w:r w:rsidRPr="0029053D" w:rsidDel="0029053D">
              <w:rPr>
                <w:rPrChange w:id="737" w:author="Michael Petite" w:date="2017-02-23T17:55:00Z">
                  <w:rPr>
                    <w:rStyle w:val="Hyperlink"/>
                    <w:noProof/>
                  </w:rPr>
                </w:rPrChange>
              </w:rPr>
              <w:delText>Page Level Customizations</w:delText>
            </w:r>
            <w:r w:rsidDel="0029053D">
              <w:rPr>
                <w:noProof/>
                <w:webHidden/>
              </w:rPr>
              <w:tab/>
              <w:delText>36</w:delText>
            </w:r>
          </w:del>
        </w:p>
        <w:p w14:paraId="385AE3B4" w14:textId="7C01CE54" w:rsidR="008C2E20" w:rsidDel="0029053D" w:rsidRDefault="008C2E20">
          <w:pPr>
            <w:pStyle w:val="TOC5"/>
            <w:tabs>
              <w:tab w:val="right" w:leader="dot" w:pos="9350"/>
            </w:tabs>
            <w:rPr>
              <w:del w:id="738" w:author="Michael Petite" w:date="2017-02-23T17:55:00Z"/>
              <w:rFonts w:asciiTheme="minorHAnsi" w:hAnsiTheme="minorHAnsi"/>
              <w:noProof/>
              <w:sz w:val="22"/>
              <w:szCs w:val="22"/>
            </w:rPr>
          </w:pPr>
          <w:del w:id="739" w:author="Michael Petite" w:date="2017-02-23T17:55:00Z">
            <w:r w:rsidRPr="0029053D" w:rsidDel="0029053D">
              <w:rPr>
                <w:rPrChange w:id="740" w:author="Michael Petite" w:date="2017-02-23T17:55:00Z">
                  <w:rPr>
                    <w:rStyle w:val="Hyperlink"/>
                    <w:noProof/>
                  </w:rPr>
                </w:rPrChange>
              </w:rPr>
              <w:delText>Technical Specification Changes</w:delText>
            </w:r>
            <w:r w:rsidDel="0029053D">
              <w:rPr>
                <w:noProof/>
                <w:webHidden/>
              </w:rPr>
              <w:tab/>
              <w:delText>39</w:delText>
            </w:r>
          </w:del>
        </w:p>
        <w:p w14:paraId="11DE42DA" w14:textId="545C6629" w:rsidR="008C2E20" w:rsidDel="0029053D" w:rsidRDefault="008C2E20">
          <w:pPr>
            <w:pStyle w:val="TOC4"/>
            <w:tabs>
              <w:tab w:val="left" w:pos="1320"/>
              <w:tab w:val="right" w:leader="dot" w:pos="9350"/>
            </w:tabs>
            <w:rPr>
              <w:del w:id="741" w:author="Michael Petite" w:date="2017-02-23T17:55:00Z"/>
              <w:rFonts w:asciiTheme="minorHAnsi" w:hAnsiTheme="minorHAnsi"/>
              <w:noProof/>
              <w:sz w:val="22"/>
              <w:szCs w:val="22"/>
            </w:rPr>
          </w:pPr>
          <w:del w:id="742" w:author="Michael Petite" w:date="2017-02-23T17:55:00Z">
            <w:r w:rsidRPr="0029053D" w:rsidDel="0029053D">
              <w:rPr>
                <w:rPrChange w:id="743" w:author="Michael Petite" w:date="2017-02-23T17:55:00Z">
                  <w:rPr>
                    <w:rStyle w:val="Hyperlink"/>
                    <w:noProof/>
                  </w:rPr>
                </w:rPrChange>
              </w:rPr>
              <w:delText>4.9.3</w:delText>
            </w:r>
            <w:r w:rsidDel="0029053D">
              <w:rPr>
                <w:rFonts w:asciiTheme="minorHAnsi" w:hAnsiTheme="minorHAnsi"/>
                <w:noProof/>
                <w:sz w:val="22"/>
                <w:szCs w:val="22"/>
              </w:rPr>
              <w:tab/>
            </w:r>
            <w:r w:rsidRPr="0029053D" w:rsidDel="0029053D">
              <w:rPr>
                <w:rPrChange w:id="744" w:author="Michael Petite" w:date="2017-02-23T17:55:00Z">
                  <w:rPr>
                    <w:rStyle w:val="Hyperlink"/>
                    <w:noProof/>
                  </w:rPr>
                </w:rPrChange>
              </w:rPr>
              <w:delText>Wireframes</w:delText>
            </w:r>
            <w:r w:rsidDel="0029053D">
              <w:rPr>
                <w:noProof/>
                <w:webHidden/>
              </w:rPr>
              <w:tab/>
              <w:delText>39</w:delText>
            </w:r>
          </w:del>
        </w:p>
        <w:p w14:paraId="16B767E2" w14:textId="690494DD" w:rsidR="008C2E20" w:rsidDel="0029053D" w:rsidRDefault="008C2E20">
          <w:pPr>
            <w:pStyle w:val="TOC3"/>
            <w:tabs>
              <w:tab w:val="left" w:pos="1100"/>
              <w:tab w:val="right" w:leader="dot" w:pos="9350"/>
            </w:tabs>
            <w:rPr>
              <w:del w:id="745" w:author="Michael Petite" w:date="2017-02-23T17:55:00Z"/>
              <w:rFonts w:asciiTheme="minorHAnsi" w:hAnsiTheme="minorHAnsi"/>
              <w:noProof/>
              <w:sz w:val="22"/>
              <w:szCs w:val="22"/>
            </w:rPr>
          </w:pPr>
          <w:del w:id="746" w:author="Michael Petite" w:date="2017-02-23T17:55:00Z">
            <w:r w:rsidRPr="0029053D" w:rsidDel="0029053D">
              <w:rPr>
                <w:rPrChange w:id="747" w:author="Michael Petite" w:date="2017-02-23T17:55:00Z">
                  <w:rPr>
                    <w:rStyle w:val="Hyperlink"/>
                    <w:noProof/>
                  </w:rPr>
                </w:rPrChange>
              </w:rPr>
              <w:delText>4.10</w:delText>
            </w:r>
            <w:r w:rsidDel="0029053D">
              <w:rPr>
                <w:rFonts w:asciiTheme="minorHAnsi" w:hAnsiTheme="minorHAnsi"/>
                <w:noProof/>
                <w:sz w:val="22"/>
                <w:szCs w:val="22"/>
              </w:rPr>
              <w:tab/>
            </w:r>
            <w:r w:rsidRPr="0029053D" w:rsidDel="0029053D">
              <w:rPr>
                <w:rPrChange w:id="748" w:author="Michael Petite" w:date="2017-02-23T17:55:00Z">
                  <w:rPr>
                    <w:rStyle w:val="Hyperlink"/>
                    <w:noProof/>
                  </w:rPr>
                </w:rPrChange>
              </w:rPr>
              <w:delText>Activity Category- Sponsorship of Third Party Event/ Activity</w:delText>
            </w:r>
            <w:r w:rsidDel="0029053D">
              <w:rPr>
                <w:noProof/>
                <w:webHidden/>
              </w:rPr>
              <w:tab/>
              <w:delText>40</w:delText>
            </w:r>
          </w:del>
        </w:p>
        <w:p w14:paraId="151915E8" w14:textId="032CC4A4" w:rsidR="008C2E20" w:rsidDel="0029053D" w:rsidRDefault="008C2E20">
          <w:pPr>
            <w:pStyle w:val="TOC4"/>
            <w:tabs>
              <w:tab w:val="left" w:pos="1540"/>
              <w:tab w:val="right" w:leader="dot" w:pos="9350"/>
            </w:tabs>
            <w:rPr>
              <w:del w:id="749" w:author="Michael Petite" w:date="2017-02-23T17:55:00Z"/>
              <w:rFonts w:asciiTheme="minorHAnsi" w:hAnsiTheme="minorHAnsi"/>
              <w:noProof/>
              <w:sz w:val="22"/>
              <w:szCs w:val="22"/>
            </w:rPr>
          </w:pPr>
          <w:del w:id="750" w:author="Michael Petite" w:date="2017-02-23T17:55:00Z">
            <w:r w:rsidRPr="0029053D" w:rsidDel="0029053D">
              <w:rPr>
                <w:rPrChange w:id="751" w:author="Michael Petite" w:date="2017-02-23T17:55:00Z">
                  <w:rPr>
                    <w:rStyle w:val="Hyperlink"/>
                    <w:noProof/>
                  </w:rPr>
                </w:rPrChange>
              </w:rPr>
              <w:delText>4.10.1</w:delText>
            </w:r>
            <w:r w:rsidDel="0029053D">
              <w:rPr>
                <w:rFonts w:asciiTheme="minorHAnsi" w:hAnsiTheme="minorHAnsi"/>
                <w:noProof/>
                <w:sz w:val="22"/>
                <w:szCs w:val="22"/>
              </w:rPr>
              <w:tab/>
            </w:r>
            <w:r w:rsidRPr="0029053D" w:rsidDel="0029053D">
              <w:rPr>
                <w:rPrChange w:id="752" w:author="Michael Petite" w:date="2017-02-23T17:55:00Z">
                  <w:rPr>
                    <w:rStyle w:val="Hyperlink"/>
                    <w:noProof/>
                  </w:rPr>
                </w:rPrChange>
              </w:rPr>
              <w:delText>Business Requirements Changes</w:delText>
            </w:r>
            <w:r w:rsidDel="0029053D">
              <w:rPr>
                <w:noProof/>
                <w:webHidden/>
              </w:rPr>
              <w:tab/>
              <w:delText>40</w:delText>
            </w:r>
          </w:del>
        </w:p>
        <w:p w14:paraId="7E6A1FB9" w14:textId="6BD1F1DE" w:rsidR="008C2E20" w:rsidDel="0029053D" w:rsidRDefault="008C2E20">
          <w:pPr>
            <w:pStyle w:val="TOC4"/>
            <w:tabs>
              <w:tab w:val="left" w:pos="1540"/>
              <w:tab w:val="right" w:leader="dot" w:pos="9350"/>
            </w:tabs>
            <w:rPr>
              <w:del w:id="753" w:author="Michael Petite" w:date="2017-02-23T17:55:00Z"/>
              <w:rFonts w:asciiTheme="minorHAnsi" w:hAnsiTheme="minorHAnsi"/>
              <w:noProof/>
              <w:sz w:val="22"/>
              <w:szCs w:val="22"/>
            </w:rPr>
          </w:pPr>
          <w:del w:id="754" w:author="Michael Petite" w:date="2017-02-23T17:55:00Z">
            <w:r w:rsidRPr="0029053D" w:rsidDel="0029053D">
              <w:rPr>
                <w:rPrChange w:id="755" w:author="Michael Petite" w:date="2017-02-23T17:55:00Z">
                  <w:rPr>
                    <w:rStyle w:val="Hyperlink"/>
                    <w:noProof/>
                  </w:rPr>
                </w:rPrChange>
              </w:rPr>
              <w:delText>4.10.2</w:delText>
            </w:r>
            <w:r w:rsidDel="0029053D">
              <w:rPr>
                <w:rFonts w:asciiTheme="minorHAnsi" w:hAnsiTheme="minorHAnsi"/>
                <w:noProof/>
                <w:sz w:val="22"/>
                <w:szCs w:val="22"/>
              </w:rPr>
              <w:tab/>
            </w:r>
            <w:r w:rsidRPr="0029053D" w:rsidDel="0029053D">
              <w:rPr>
                <w:rPrChange w:id="756" w:author="Michael Petite" w:date="2017-02-23T17:55:00Z">
                  <w:rPr>
                    <w:rStyle w:val="Hyperlink"/>
                    <w:noProof/>
                  </w:rPr>
                </w:rPrChange>
              </w:rPr>
              <w:delText>Technical Customizations</w:delText>
            </w:r>
            <w:r w:rsidDel="0029053D">
              <w:rPr>
                <w:noProof/>
                <w:webHidden/>
              </w:rPr>
              <w:tab/>
              <w:delText>41</w:delText>
            </w:r>
          </w:del>
        </w:p>
        <w:p w14:paraId="484FF01F" w14:textId="31751CC6" w:rsidR="008C2E20" w:rsidDel="0029053D" w:rsidRDefault="008C2E20">
          <w:pPr>
            <w:pStyle w:val="TOC5"/>
            <w:tabs>
              <w:tab w:val="right" w:leader="dot" w:pos="9350"/>
            </w:tabs>
            <w:rPr>
              <w:del w:id="757" w:author="Michael Petite" w:date="2017-02-23T17:55:00Z"/>
              <w:rFonts w:asciiTheme="minorHAnsi" w:hAnsiTheme="minorHAnsi"/>
              <w:noProof/>
              <w:sz w:val="22"/>
              <w:szCs w:val="22"/>
            </w:rPr>
          </w:pPr>
          <w:del w:id="758" w:author="Michael Petite" w:date="2017-02-23T17:55:00Z">
            <w:r w:rsidRPr="0029053D" w:rsidDel="0029053D">
              <w:rPr>
                <w:rPrChange w:id="759" w:author="Michael Petite" w:date="2017-02-23T17:55:00Z">
                  <w:rPr>
                    <w:rStyle w:val="Hyperlink"/>
                    <w:noProof/>
                  </w:rPr>
                </w:rPrChange>
              </w:rPr>
              <w:delText>Page Level Customizations</w:delText>
            </w:r>
            <w:r w:rsidDel="0029053D">
              <w:rPr>
                <w:noProof/>
                <w:webHidden/>
              </w:rPr>
              <w:tab/>
              <w:delText>41</w:delText>
            </w:r>
          </w:del>
        </w:p>
        <w:p w14:paraId="3DBBAF1A" w14:textId="4796DBAC" w:rsidR="008C2E20" w:rsidDel="0029053D" w:rsidRDefault="008C2E20">
          <w:pPr>
            <w:pStyle w:val="TOC5"/>
            <w:tabs>
              <w:tab w:val="right" w:leader="dot" w:pos="9350"/>
            </w:tabs>
            <w:rPr>
              <w:del w:id="760" w:author="Michael Petite" w:date="2017-02-23T17:55:00Z"/>
              <w:rFonts w:asciiTheme="minorHAnsi" w:hAnsiTheme="minorHAnsi"/>
              <w:noProof/>
              <w:sz w:val="22"/>
              <w:szCs w:val="22"/>
            </w:rPr>
          </w:pPr>
          <w:del w:id="761" w:author="Michael Petite" w:date="2017-02-23T17:55:00Z">
            <w:r w:rsidRPr="0029053D" w:rsidDel="0029053D">
              <w:rPr>
                <w:rPrChange w:id="762" w:author="Michael Petite" w:date="2017-02-23T17:55:00Z">
                  <w:rPr>
                    <w:rStyle w:val="Hyperlink"/>
                    <w:noProof/>
                  </w:rPr>
                </w:rPrChange>
              </w:rPr>
              <w:delText>Technical Specification Changes</w:delText>
            </w:r>
            <w:r w:rsidDel="0029053D">
              <w:rPr>
                <w:noProof/>
                <w:webHidden/>
              </w:rPr>
              <w:tab/>
              <w:delText>42</w:delText>
            </w:r>
          </w:del>
        </w:p>
        <w:p w14:paraId="64394A1E" w14:textId="6EC2E235" w:rsidR="008C2E20" w:rsidDel="0029053D" w:rsidRDefault="008C2E20">
          <w:pPr>
            <w:pStyle w:val="TOC4"/>
            <w:tabs>
              <w:tab w:val="left" w:pos="1540"/>
              <w:tab w:val="right" w:leader="dot" w:pos="9350"/>
            </w:tabs>
            <w:rPr>
              <w:del w:id="763" w:author="Michael Petite" w:date="2017-02-23T17:55:00Z"/>
              <w:rFonts w:asciiTheme="minorHAnsi" w:hAnsiTheme="minorHAnsi"/>
              <w:noProof/>
              <w:sz w:val="22"/>
              <w:szCs w:val="22"/>
            </w:rPr>
          </w:pPr>
          <w:del w:id="764" w:author="Michael Petite" w:date="2017-02-23T17:55:00Z">
            <w:r w:rsidRPr="0029053D" w:rsidDel="0029053D">
              <w:rPr>
                <w:rPrChange w:id="765" w:author="Michael Petite" w:date="2017-02-23T17:55:00Z">
                  <w:rPr>
                    <w:rStyle w:val="Hyperlink"/>
                    <w:noProof/>
                  </w:rPr>
                </w:rPrChange>
              </w:rPr>
              <w:delText>4.10.3</w:delText>
            </w:r>
            <w:r w:rsidDel="0029053D">
              <w:rPr>
                <w:rFonts w:asciiTheme="minorHAnsi" w:hAnsiTheme="minorHAnsi"/>
                <w:noProof/>
                <w:sz w:val="22"/>
                <w:szCs w:val="22"/>
              </w:rPr>
              <w:tab/>
            </w:r>
            <w:r w:rsidRPr="0029053D" w:rsidDel="0029053D">
              <w:rPr>
                <w:rPrChange w:id="766" w:author="Michael Petite" w:date="2017-02-23T17:55:00Z">
                  <w:rPr>
                    <w:rStyle w:val="Hyperlink"/>
                    <w:noProof/>
                  </w:rPr>
                </w:rPrChange>
              </w:rPr>
              <w:delText>Wireframes</w:delText>
            </w:r>
            <w:r w:rsidDel="0029053D">
              <w:rPr>
                <w:noProof/>
                <w:webHidden/>
              </w:rPr>
              <w:tab/>
              <w:delText>42</w:delText>
            </w:r>
          </w:del>
        </w:p>
        <w:p w14:paraId="04DD3A4B" w14:textId="1F10AC56" w:rsidR="008C2E20" w:rsidDel="0029053D" w:rsidRDefault="008C2E20">
          <w:pPr>
            <w:pStyle w:val="TOC3"/>
            <w:tabs>
              <w:tab w:val="left" w:pos="1100"/>
              <w:tab w:val="right" w:leader="dot" w:pos="9350"/>
            </w:tabs>
            <w:rPr>
              <w:del w:id="767" w:author="Michael Petite" w:date="2017-02-23T17:55:00Z"/>
              <w:rFonts w:asciiTheme="minorHAnsi" w:hAnsiTheme="minorHAnsi"/>
              <w:noProof/>
              <w:sz w:val="22"/>
              <w:szCs w:val="22"/>
            </w:rPr>
          </w:pPr>
          <w:del w:id="768" w:author="Michael Petite" w:date="2017-02-23T17:55:00Z">
            <w:r w:rsidRPr="0029053D" w:rsidDel="0029053D">
              <w:rPr>
                <w:rPrChange w:id="769" w:author="Michael Petite" w:date="2017-02-23T17:55:00Z">
                  <w:rPr>
                    <w:rStyle w:val="Hyperlink"/>
                    <w:noProof/>
                  </w:rPr>
                </w:rPrChange>
              </w:rPr>
              <w:delText>4.11</w:delText>
            </w:r>
            <w:r w:rsidDel="0029053D">
              <w:rPr>
                <w:rFonts w:asciiTheme="minorHAnsi" w:hAnsiTheme="minorHAnsi"/>
                <w:noProof/>
                <w:sz w:val="22"/>
                <w:szCs w:val="22"/>
              </w:rPr>
              <w:tab/>
            </w:r>
            <w:r w:rsidRPr="0029053D" w:rsidDel="0029053D">
              <w:rPr>
                <w:rPrChange w:id="770" w:author="Michael Petite" w:date="2017-02-23T17:55:00Z">
                  <w:rPr>
                    <w:rStyle w:val="Hyperlink"/>
                    <w:noProof/>
                  </w:rPr>
                </w:rPrChange>
              </w:rPr>
              <w:delText>Activity Category- Community Donation</w:delText>
            </w:r>
            <w:r w:rsidDel="0029053D">
              <w:rPr>
                <w:noProof/>
                <w:webHidden/>
              </w:rPr>
              <w:tab/>
              <w:delText>43</w:delText>
            </w:r>
          </w:del>
        </w:p>
        <w:p w14:paraId="3611F71C" w14:textId="0B3EC975" w:rsidR="008C2E20" w:rsidDel="0029053D" w:rsidRDefault="008C2E20">
          <w:pPr>
            <w:pStyle w:val="TOC4"/>
            <w:tabs>
              <w:tab w:val="left" w:pos="1540"/>
              <w:tab w:val="right" w:leader="dot" w:pos="9350"/>
            </w:tabs>
            <w:rPr>
              <w:del w:id="771" w:author="Michael Petite" w:date="2017-02-23T17:55:00Z"/>
              <w:rFonts w:asciiTheme="minorHAnsi" w:hAnsiTheme="minorHAnsi"/>
              <w:noProof/>
              <w:sz w:val="22"/>
              <w:szCs w:val="22"/>
            </w:rPr>
          </w:pPr>
          <w:del w:id="772" w:author="Michael Petite" w:date="2017-02-23T17:55:00Z">
            <w:r w:rsidRPr="0029053D" w:rsidDel="0029053D">
              <w:rPr>
                <w:rPrChange w:id="773" w:author="Michael Petite" w:date="2017-02-23T17:55:00Z">
                  <w:rPr>
                    <w:rStyle w:val="Hyperlink"/>
                    <w:noProof/>
                  </w:rPr>
                </w:rPrChange>
              </w:rPr>
              <w:delText>4.11.1</w:delText>
            </w:r>
            <w:r w:rsidDel="0029053D">
              <w:rPr>
                <w:rFonts w:asciiTheme="minorHAnsi" w:hAnsiTheme="minorHAnsi"/>
                <w:noProof/>
                <w:sz w:val="22"/>
                <w:szCs w:val="22"/>
              </w:rPr>
              <w:tab/>
            </w:r>
            <w:r w:rsidRPr="0029053D" w:rsidDel="0029053D">
              <w:rPr>
                <w:rPrChange w:id="774" w:author="Michael Petite" w:date="2017-02-23T17:55:00Z">
                  <w:rPr>
                    <w:rStyle w:val="Hyperlink"/>
                    <w:noProof/>
                  </w:rPr>
                </w:rPrChange>
              </w:rPr>
              <w:delText>Business Requirements Changes</w:delText>
            </w:r>
            <w:r w:rsidDel="0029053D">
              <w:rPr>
                <w:noProof/>
                <w:webHidden/>
              </w:rPr>
              <w:tab/>
              <w:delText>43</w:delText>
            </w:r>
          </w:del>
        </w:p>
        <w:p w14:paraId="6A41B8EC" w14:textId="68713459" w:rsidR="008C2E20" w:rsidDel="0029053D" w:rsidRDefault="008C2E20">
          <w:pPr>
            <w:pStyle w:val="TOC4"/>
            <w:tabs>
              <w:tab w:val="left" w:pos="1540"/>
              <w:tab w:val="right" w:leader="dot" w:pos="9350"/>
            </w:tabs>
            <w:rPr>
              <w:del w:id="775" w:author="Michael Petite" w:date="2017-02-23T17:55:00Z"/>
              <w:rFonts w:asciiTheme="minorHAnsi" w:hAnsiTheme="minorHAnsi"/>
              <w:noProof/>
              <w:sz w:val="22"/>
              <w:szCs w:val="22"/>
            </w:rPr>
          </w:pPr>
          <w:del w:id="776" w:author="Michael Petite" w:date="2017-02-23T17:55:00Z">
            <w:r w:rsidRPr="0029053D" w:rsidDel="0029053D">
              <w:rPr>
                <w:rPrChange w:id="777" w:author="Michael Petite" w:date="2017-02-23T17:55:00Z">
                  <w:rPr>
                    <w:rStyle w:val="Hyperlink"/>
                    <w:noProof/>
                  </w:rPr>
                </w:rPrChange>
              </w:rPr>
              <w:delText>4.11.2</w:delText>
            </w:r>
            <w:r w:rsidDel="0029053D">
              <w:rPr>
                <w:rFonts w:asciiTheme="minorHAnsi" w:hAnsiTheme="minorHAnsi"/>
                <w:noProof/>
                <w:sz w:val="22"/>
                <w:szCs w:val="22"/>
              </w:rPr>
              <w:tab/>
            </w:r>
            <w:r w:rsidRPr="0029053D" w:rsidDel="0029053D">
              <w:rPr>
                <w:rPrChange w:id="778" w:author="Michael Petite" w:date="2017-02-23T17:55:00Z">
                  <w:rPr>
                    <w:rStyle w:val="Hyperlink"/>
                    <w:noProof/>
                  </w:rPr>
                </w:rPrChange>
              </w:rPr>
              <w:delText>Technical Customizations</w:delText>
            </w:r>
            <w:r w:rsidDel="0029053D">
              <w:rPr>
                <w:noProof/>
                <w:webHidden/>
              </w:rPr>
              <w:tab/>
              <w:delText>44</w:delText>
            </w:r>
          </w:del>
        </w:p>
        <w:p w14:paraId="76602812" w14:textId="46B782B2" w:rsidR="008C2E20" w:rsidDel="0029053D" w:rsidRDefault="008C2E20">
          <w:pPr>
            <w:pStyle w:val="TOC5"/>
            <w:tabs>
              <w:tab w:val="right" w:leader="dot" w:pos="9350"/>
            </w:tabs>
            <w:rPr>
              <w:del w:id="779" w:author="Michael Petite" w:date="2017-02-23T17:55:00Z"/>
              <w:rFonts w:asciiTheme="minorHAnsi" w:hAnsiTheme="minorHAnsi"/>
              <w:noProof/>
              <w:sz w:val="22"/>
              <w:szCs w:val="22"/>
            </w:rPr>
          </w:pPr>
          <w:del w:id="780" w:author="Michael Petite" w:date="2017-02-23T17:55:00Z">
            <w:r w:rsidRPr="0029053D" w:rsidDel="0029053D">
              <w:rPr>
                <w:rPrChange w:id="781" w:author="Michael Petite" w:date="2017-02-23T17:55:00Z">
                  <w:rPr>
                    <w:rStyle w:val="Hyperlink"/>
                    <w:noProof/>
                  </w:rPr>
                </w:rPrChange>
              </w:rPr>
              <w:delText>Page Level Customizations</w:delText>
            </w:r>
            <w:r w:rsidDel="0029053D">
              <w:rPr>
                <w:noProof/>
                <w:webHidden/>
              </w:rPr>
              <w:tab/>
              <w:delText>44</w:delText>
            </w:r>
          </w:del>
        </w:p>
        <w:p w14:paraId="61EE41C8" w14:textId="62BECFCC" w:rsidR="008C2E20" w:rsidDel="0029053D" w:rsidRDefault="008C2E20">
          <w:pPr>
            <w:pStyle w:val="TOC5"/>
            <w:tabs>
              <w:tab w:val="right" w:leader="dot" w:pos="9350"/>
            </w:tabs>
            <w:rPr>
              <w:del w:id="782" w:author="Michael Petite" w:date="2017-02-23T17:55:00Z"/>
              <w:rFonts w:asciiTheme="minorHAnsi" w:hAnsiTheme="minorHAnsi"/>
              <w:noProof/>
              <w:sz w:val="22"/>
              <w:szCs w:val="22"/>
            </w:rPr>
          </w:pPr>
          <w:del w:id="783" w:author="Michael Petite" w:date="2017-02-23T17:55:00Z">
            <w:r w:rsidRPr="0029053D" w:rsidDel="0029053D">
              <w:rPr>
                <w:rPrChange w:id="784" w:author="Michael Petite" w:date="2017-02-23T17:55:00Z">
                  <w:rPr>
                    <w:rStyle w:val="Hyperlink"/>
                    <w:noProof/>
                  </w:rPr>
                </w:rPrChange>
              </w:rPr>
              <w:delText>Technical Specification Changes</w:delText>
            </w:r>
            <w:r w:rsidDel="0029053D">
              <w:rPr>
                <w:noProof/>
                <w:webHidden/>
              </w:rPr>
              <w:tab/>
              <w:delText>45</w:delText>
            </w:r>
          </w:del>
        </w:p>
        <w:p w14:paraId="0C5E909E" w14:textId="3F370397" w:rsidR="008C2E20" w:rsidDel="0029053D" w:rsidRDefault="008C2E20">
          <w:pPr>
            <w:pStyle w:val="TOC4"/>
            <w:tabs>
              <w:tab w:val="left" w:pos="1540"/>
              <w:tab w:val="right" w:leader="dot" w:pos="9350"/>
            </w:tabs>
            <w:rPr>
              <w:del w:id="785" w:author="Michael Petite" w:date="2017-02-23T17:55:00Z"/>
              <w:rFonts w:asciiTheme="minorHAnsi" w:hAnsiTheme="minorHAnsi"/>
              <w:noProof/>
              <w:sz w:val="22"/>
              <w:szCs w:val="22"/>
            </w:rPr>
          </w:pPr>
          <w:del w:id="786" w:author="Michael Petite" w:date="2017-02-23T17:55:00Z">
            <w:r w:rsidRPr="0029053D" w:rsidDel="0029053D">
              <w:rPr>
                <w:rPrChange w:id="787" w:author="Michael Petite" w:date="2017-02-23T17:55:00Z">
                  <w:rPr>
                    <w:rStyle w:val="Hyperlink"/>
                    <w:noProof/>
                  </w:rPr>
                </w:rPrChange>
              </w:rPr>
              <w:delText>4.11.3</w:delText>
            </w:r>
            <w:r w:rsidDel="0029053D">
              <w:rPr>
                <w:rFonts w:asciiTheme="minorHAnsi" w:hAnsiTheme="minorHAnsi"/>
                <w:noProof/>
                <w:sz w:val="22"/>
                <w:szCs w:val="22"/>
              </w:rPr>
              <w:tab/>
            </w:r>
            <w:r w:rsidRPr="0029053D" w:rsidDel="0029053D">
              <w:rPr>
                <w:rPrChange w:id="788" w:author="Michael Petite" w:date="2017-02-23T17:55:00Z">
                  <w:rPr>
                    <w:rStyle w:val="Hyperlink"/>
                    <w:noProof/>
                  </w:rPr>
                </w:rPrChange>
              </w:rPr>
              <w:delText>Wireframes</w:delText>
            </w:r>
            <w:r w:rsidDel="0029053D">
              <w:rPr>
                <w:noProof/>
                <w:webHidden/>
              </w:rPr>
              <w:tab/>
              <w:delText>45</w:delText>
            </w:r>
          </w:del>
        </w:p>
        <w:p w14:paraId="22DEB3A6" w14:textId="726A5239" w:rsidR="008C2E20" w:rsidDel="0029053D" w:rsidRDefault="008C2E20">
          <w:pPr>
            <w:pStyle w:val="TOC3"/>
            <w:tabs>
              <w:tab w:val="left" w:pos="1100"/>
              <w:tab w:val="right" w:leader="dot" w:pos="9350"/>
            </w:tabs>
            <w:rPr>
              <w:del w:id="789" w:author="Michael Petite" w:date="2017-02-23T17:55:00Z"/>
              <w:rFonts w:asciiTheme="minorHAnsi" w:hAnsiTheme="minorHAnsi"/>
              <w:noProof/>
              <w:sz w:val="22"/>
              <w:szCs w:val="22"/>
            </w:rPr>
          </w:pPr>
          <w:del w:id="790" w:author="Michael Petite" w:date="2017-02-23T17:55:00Z">
            <w:r w:rsidRPr="0029053D" w:rsidDel="0029053D">
              <w:rPr>
                <w:rPrChange w:id="791" w:author="Michael Petite" w:date="2017-02-23T17:55:00Z">
                  <w:rPr>
                    <w:rStyle w:val="Hyperlink"/>
                    <w:noProof/>
                  </w:rPr>
                </w:rPrChange>
              </w:rPr>
              <w:delText>4.12</w:delText>
            </w:r>
            <w:r w:rsidDel="0029053D">
              <w:rPr>
                <w:rFonts w:asciiTheme="minorHAnsi" w:hAnsiTheme="minorHAnsi"/>
                <w:noProof/>
                <w:sz w:val="22"/>
                <w:szCs w:val="22"/>
              </w:rPr>
              <w:tab/>
            </w:r>
            <w:r w:rsidRPr="0029053D" w:rsidDel="0029053D">
              <w:rPr>
                <w:rPrChange w:id="792" w:author="Michael Petite" w:date="2017-02-23T17:55:00Z">
                  <w:rPr>
                    <w:rStyle w:val="Hyperlink"/>
                    <w:noProof/>
                  </w:rPr>
                </w:rPrChange>
              </w:rPr>
              <w:delText>Activity Category- Research Grants</w:delText>
            </w:r>
            <w:r w:rsidDel="0029053D">
              <w:rPr>
                <w:noProof/>
                <w:webHidden/>
              </w:rPr>
              <w:tab/>
              <w:delText>46</w:delText>
            </w:r>
          </w:del>
        </w:p>
        <w:p w14:paraId="549EAE43" w14:textId="0079E9A2" w:rsidR="008C2E20" w:rsidDel="0029053D" w:rsidRDefault="008C2E20">
          <w:pPr>
            <w:pStyle w:val="TOC4"/>
            <w:tabs>
              <w:tab w:val="left" w:pos="1540"/>
              <w:tab w:val="right" w:leader="dot" w:pos="9350"/>
            </w:tabs>
            <w:rPr>
              <w:del w:id="793" w:author="Michael Petite" w:date="2017-02-23T17:55:00Z"/>
              <w:rFonts w:asciiTheme="minorHAnsi" w:hAnsiTheme="minorHAnsi"/>
              <w:noProof/>
              <w:sz w:val="22"/>
              <w:szCs w:val="22"/>
            </w:rPr>
          </w:pPr>
          <w:del w:id="794" w:author="Michael Petite" w:date="2017-02-23T17:55:00Z">
            <w:r w:rsidRPr="0029053D" w:rsidDel="0029053D">
              <w:rPr>
                <w:rPrChange w:id="795" w:author="Michael Petite" w:date="2017-02-23T17:55:00Z">
                  <w:rPr>
                    <w:rStyle w:val="Hyperlink"/>
                    <w:noProof/>
                  </w:rPr>
                </w:rPrChange>
              </w:rPr>
              <w:delText>4.12.1</w:delText>
            </w:r>
            <w:r w:rsidDel="0029053D">
              <w:rPr>
                <w:rFonts w:asciiTheme="minorHAnsi" w:hAnsiTheme="minorHAnsi"/>
                <w:noProof/>
                <w:sz w:val="22"/>
                <w:szCs w:val="22"/>
              </w:rPr>
              <w:tab/>
            </w:r>
            <w:r w:rsidRPr="0029053D" w:rsidDel="0029053D">
              <w:rPr>
                <w:rPrChange w:id="796" w:author="Michael Petite" w:date="2017-02-23T17:55:00Z">
                  <w:rPr>
                    <w:rStyle w:val="Hyperlink"/>
                    <w:noProof/>
                  </w:rPr>
                </w:rPrChange>
              </w:rPr>
              <w:delText>Business Requirements Changes</w:delText>
            </w:r>
            <w:r w:rsidDel="0029053D">
              <w:rPr>
                <w:noProof/>
                <w:webHidden/>
              </w:rPr>
              <w:tab/>
              <w:delText>46</w:delText>
            </w:r>
          </w:del>
        </w:p>
        <w:p w14:paraId="66901AB4" w14:textId="48DA85C2" w:rsidR="008C2E20" w:rsidDel="0029053D" w:rsidRDefault="008C2E20">
          <w:pPr>
            <w:pStyle w:val="TOC4"/>
            <w:tabs>
              <w:tab w:val="left" w:pos="1540"/>
              <w:tab w:val="right" w:leader="dot" w:pos="9350"/>
            </w:tabs>
            <w:rPr>
              <w:del w:id="797" w:author="Michael Petite" w:date="2017-02-23T17:55:00Z"/>
              <w:rFonts w:asciiTheme="minorHAnsi" w:hAnsiTheme="minorHAnsi"/>
              <w:noProof/>
              <w:sz w:val="22"/>
              <w:szCs w:val="22"/>
            </w:rPr>
          </w:pPr>
          <w:del w:id="798" w:author="Michael Petite" w:date="2017-02-23T17:55:00Z">
            <w:r w:rsidRPr="0029053D" w:rsidDel="0029053D">
              <w:rPr>
                <w:rPrChange w:id="799" w:author="Michael Petite" w:date="2017-02-23T17:55:00Z">
                  <w:rPr>
                    <w:rStyle w:val="Hyperlink"/>
                    <w:noProof/>
                  </w:rPr>
                </w:rPrChange>
              </w:rPr>
              <w:delText>4.12.2</w:delText>
            </w:r>
            <w:r w:rsidDel="0029053D">
              <w:rPr>
                <w:rFonts w:asciiTheme="minorHAnsi" w:hAnsiTheme="minorHAnsi"/>
                <w:noProof/>
                <w:sz w:val="22"/>
                <w:szCs w:val="22"/>
              </w:rPr>
              <w:tab/>
            </w:r>
            <w:r w:rsidRPr="0029053D" w:rsidDel="0029053D">
              <w:rPr>
                <w:rPrChange w:id="800" w:author="Michael Petite" w:date="2017-02-23T17:55:00Z">
                  <w:rPr>
                    <w:rStyle w:val="Hyperlink"/>
                    <w:noProof/>
                  </w:rPr>
                </w:rPrChange>
              </w:rPr>
              <w:delText>Technical Customizations</w:delText>
            </w:r>
            <w:r w:rsidDel="0029053D">
              <w:rPr>
                <w:noProof/>
                <w:webHidden/>
              </w:rPr>
              <w:tab/>
              <w:delText>47</w:delText>
            </w:r>
          </w:del>
        </w:p>
        <w:p w14:paraId="415D477A" w14:textId="30C5E0E2" w:rsidR="008C2E20" w:rsidDel="0029053D" w:rsidRDefault="008C2E20">
          <w:pPr>
            <w:pStyle w:val="TOC5"/>
            <w:tabs>
              <w:tab w:val="right" w:leader="dot" w:pos="9350"/>
            </w:tabs>
            <w:rPr>
              <w:del w:id="801" w:author="Michael Petite" w:date="2017-02-23T17:55:00Z"/>
              <w:rFonts w:asciiTheme="minorHAnsi" w:hAnsiTheme="minorHAnsi"/>
              <w:noProof/>
              <w:sz w:val="22"/>
              <w:szCs w:val="22"/>
            </w:rPr>
          </w:pPr>
          <w:del w:id="802" w:author="Michael Petite" w:date="2017-02-23T17:55:00Z">
            <w:r w:rsidRPr="0029053D" w:rsidDel="0029053D">
              <w:rPr>
                <w:rPrChange w:id="803" w:author="Michael Petite" w:date="2017-02-23T17:55:00Z">
                  <w:rPr>
                    <w:rStyle w:val="Hyperlink"/>
                    <w:noProof/>
                  </w:rPr>
                </w:rPrChange>
              </w:rPr>
              <w:delText>Page Level Customizations</w:delText>
            </w:r>
            <w:r w:rsidDel="0029053D">
              <w:rPr>
                <w:noProof/>
                <w:webHidden/>
              </w:rPr>
              <w:tab/>
              <w:delText>47</w:delText>
            </w:r>
          </w:del>
        </w:p>
        <w:p w14:paraId="328BF63A" w14:textId="054CB30F" w:rsidR="008C2E20" w:rsidDel="0029053D" w:rsidRDefault="008C2E20">
          <w:pPr>
            <w:pStyle w:val="TOC5"/>
            <w:tabs>
              <w:tab w:val="right" w:leader="dot" w:pos="9350"/>
            </w:tabs>
            <w:rPr>
              <w:del w:id="804" w:author="Michael Petite" w:date="2017-02-23T17:55:00Z"/>
              <w:rFonts w:asciiTheme="minorHAnsi" w:hAnsiTheme="minorHAnsi"/>
              <w:noProof/>
              <w:sz w:val="22"/>
              <w:szCs w:val="22"/>
            </w:rPr>
          </w:pPr>
          <w:del w:id="805" w:author="Michael Petite" w:date="2017-02-23T17:55:00Z">
            <w:r w:rsidRPr="0029053D" w:rsidDel="0029053D">
              <w:rPr>
                <w:rPrChange w:id="806" w:author="Michael Petite" w:date="2017-02-23T17:55:00Z">
                  <w:rPr>
                    <w:rStyle w:val="Hyperlink"/>
                    <w:noProof/>
                  </w:rPr>
                </w:rPrChange>
              </w:rPr>
              <w:delText>Technical Specification Changes</w:delText>
            </w:r>
            <w:r w:rsidDel="0029053D">
              <w:rPr>
                <w:noProof/>
                <w:webHidden/>
              </w:rPr>
              <w:tab/>
              <w:delText>48</w:delText>
            </w:r>
          </w:del>
        </w:p>
        <w:p w14:paraId="3E71DFEB" w14:textId="277E9181" w:rsidR="008C2E20" w:rsidDel="0029053D" w:rsidRDefault="008C2E20">
          <w:pPr>
            <w:pStyle w:val="TOC4"/>
            <w:tabs>
              <w:tab w:val="left" w:pos="1540"/>
              <w:tab w:val="right" w:leader="dot" w:pos="9350"/>
            </w:tabs>
            <w:rPr>
              <w:del w:id="807" w:author="Michael Petite" w:date="2017-02-23T17:55:00Z"/>
              <w:rFonts w:asciiTheme="minorHAnsi" w:hAnsiTheme="minorHAnsi"/>
              <w:noProof/>
              <w:sz w:val="22"/>
              <w:szCs w:val="22"/>
            </w:rPr>
          </w:pPr>
          <w:del w:id="808" w:author="Michael Petite" w:date="2017-02-23T17:55:00Z">
            <w:r w:rsidRPr="0029053D" w:rsidDel="0029053D">
              <w:rPr>
                <w:rPrChange w:id="809" w:author="Michael Petite" w:date="2017-02-23T17:55:00Z">
                  <w:rPr>
                    <w:rStyle w:val="Hyperlink"/>
                    <w:noProof/>
                  </w:rPr>
                </w:rPrChange>
              </w:rPr>
              <w:delText>4.12.3</w:delText>
            </w:r>
            <w:r w:rsidDel="0029053D">
              <w:rPr>
                <w:rFonts w:asciiTheme="minorHAnsi" w:hAnsiTheme="minorHAnsi"/>
                <w:noProof/>
                <w:sz w:val="22"/>
                <w:szCs w:val="22"/>
              </w:rPr>
              <w:tab/>
            </w:r>
            <w:r w:rsidRPr="0029053D" w:rsidDel="0029053D">
              <w:rPr>
                <w:rPrChange w:id="810" w:author="Michael Petite" w:date="2017-02-23T17:55:00Z">
                  <w:rPr>
                    <w:rStyle w:val="Hyperlink"/>
                    <w:noProof/>
                  </w:rPr>
                </w:rPrChange>
              </w:rPr>
              <w:delText>Wireframes</w:delText>
            </w:r>
            <w:r w:rsidDel="0029053D">
              <w:rPr>
                <w:noProof/>
                <w:webHidden/>
              </w:rPr>
              <w:tab/>
              <w:delText>48</w:delText>
            </w:r>
          </w:del>
        </w:p>
        <w:p w14:paraId="31A813D6" w14:textId="3B061FC6" w:rsidR="008C2E20" w:rsidDel="0029053D" w:rsidRDefault="008C2E20">
          <w:pPr>
            <w:pStyle w:val="TOC3"/>
            <w:tabs>
              <w:tab w:val="left" w:pos="1100"/>
              <w:tab w:val="right" w:leader="dot" w:pos="9350"/>
            </w:tabs>
            <w:rPr>
              <w:del w:id="811" w:author="Michael Petite" w:date="2017-02-23T17:55:00Z"/>
              <w:rFonts w:asciiTheme="minorHAnsi" w:hAnsiTheme="minorHAnsi"/>
              <w:noProof/>
              <w:sz w:val="22"/>
              <w:szCs w:val="22"/>
            </w:rPr>
          </w:pPr>
          <w:del w:id="812" w:author="Michael Petite" w:date="2017-02-23T17:55:00Z">
            <w:r w:rsidRPr="0029053D" w:rsidDel="0029053D">
              <w:rPr>
                <w:rPrChange w:id="813" w:author="Michael Petite" w:date="2017-02-23T17:55:00Z">
                  <w:rPr>
                    <w:rStyle w:val="Hyperlink"/>
                    <w:noProof/>
                  </w:rPr>
                </w:rPrChange>
              </w:rPr>
              <w:delText>4.13</w:delText>
            </w:r>
            <w:r w:rsidDel="0029053D">
              <w:rPr>
                <w:rFonts w:asciiTheme="minorHAnsi" w:hAnsiTheme="minorHAnsi"/>
                <w:noProof/>
                <w:sz w:val="22"/>
                <w:szCs w:val="22"/>
              </w:rPr>
              <w:tab/>
            </w:r>
            <w:r w:rsidRPr="0029053D" w:rsidDel="0029053D">
              <w:rPr>
                <w:rPrChange w:id="814" w:author="Michael Petite" w:date="2017-02-23T17:55:00Z">
                  <w:rPr>
                    <w:rStyle w:val="Hyperlink"/>
                    <w:noProof/>
                  </w:rPr>
                </w:rPrChange>
              </w:rPr>
              <w:delText>Activity Category- Corporate Membership</w:delText>
            </w:r>
            <w:r w:rsidDel="0029053D">
              <w:rPr>
                <w:noProof/>
                <w:webHidden/>
              </w:rPr>
              <w:tab/>
              <w:delText>49</w:delText>
            </w:r>
          </w:del>
        </w:p>
        <w:p w14:paraId="180DCDF0" w14:textId="395CDFD5" w:rsidR="008C2E20" w:rsidDel="0029053D" w:rsidRDefault="008C2E20">
          <w:pPr>
            <w:pStyle w:val="TOC4"/>
            <w:tabs>
              <w:tab w:val="left" w:pos="1540"/>
              <w:tab w:val="right" w:leader="dot" w:pos="9350"/>
            </w:tabs>
            <w:rPr>
              <w:del w:id="815" w:author="Michael Petite" w:date="2017-02-23T17:55:00Z"/>
              <w:rFonts w:asciiTheme="minorHAnsi" w:hAnsiTheme="minorHAnsi"/>
              <w:noProof/>
              <w:sz w:val="22"/>
              <w:szCs w:val="22"/>
            </w:rPr>
          </w:pPr>
          <w:del w:id="816" w:author="Michael Petite" w:date="2017-02-23T17:55:00Z">
            <w:r w:rsidRPr="0029053D" w:rsidDel="0029053D">
              <w:rPr>
                <w:rPrChange w:id="817" w:author="Michael Petite" w:date="2017-02-23T17:55:00Z">
                  <w:rPr>
                    <w:rStyle w:val="Hyperlink"/>
                    <w:noProof/>
                  </w:rPr>
                </w:rPrChange>
              </w:rPr>
              <w:delText>4.13.1</w:delText>
            </w:r>
            <w:r w:rsidDel="0029053D">
              <w:rPr>
                <w:rFonts w:asciiTheme="minorHAnsi" w:hAnsiTheme="minorHAnsi"/>
                <w:noProof/>
                <w:sz w:val="22"/>
                <w:szCs w:val="22"/>
              </w:rPr>
              <w:tab/>
            </w:r>
            <w:r w:rsidRPr="0029053D" w:rsidDel="0029053D">
              <w:rPr>
                <w:rPrChange w:id="818" w:author="Michael Petite" w:date="2017-02-23T17:55:00Z">
                  <w:rPr>
                    <w:rStyle w:val="Hyperlink"/>
                    <w:noProof/>
                  </w:rPr>
                </w:rPrChange>
              </w:rPr>
              <w:delText>Business Requirements Changes</w:delText>
            </w:r>
            <w:r w:rsidDel="0029053D">
              <w:rPr>
                <w:noProof/>
                <w:webHidden/>
              </w:rPr>
              <w:tab/>
              <w:delText>49</w:delText>
            </w:r>
          </w:del>
        </w:p>
        <w:p w14:paraId="64A237D1" w14:textId="1FCF0B75" w:rsidR="008C2E20" w:rsidDel="0029053D" w:rsidRDefault="008C2E20">
          <w:pPr>
            <w:pStyle w:val="TOC4"/>
            <w:tabs>
              <w:tab w:val="left" w:pos="1540"/>
              <w:tab w:val="right" w:leader="dot" w:pos="9350"/>
            </w:tabs>
            <w:rPr>
              <w:del w:id="819" w:author="Michael Petite" w:date="2017-02-23T17:55:00Z"/>
              <w:rFonts w:asciiTheme="minorHAnsi" w:hAnsiTheme="minorHAnsi"/>
              <w:noProof/>
              <w:sz w:val="22"/>
              <w:szCs w:val="22"/>
            </w:rPr>
          </w:pPr>
          <w:del w:id="820" w:author="Michael Petite" w:date="2017-02-23T17:55:00Z">
            <w:r w:rsidRPr="0029053D" w:rsidDel="0029053D">
              <w:rPr>
                <w:rPrChange w:id="821" w:author="Michael Petite" w:date="2017-02-23T17:55:00Z">
                  <w:rPr>
                    <w:rStyle w:val="Hyperlink"/>
                    <w:noProof/>
                  </w:rPr>
                </w:rPrChange>
              </w:rPr>
              <w:delText>4.13.2</w:delText>
            </w:r>
            <w:r w:rsidDel="0029053D">
              <w:rPr>
                <w:rFonts w:asciiTheme="minorHAnsi" w:hAnsiTheme="minorHAnsi"/>
                <w:noProof/>
                <w:sz w:val="22"/>
                <w:szCs w:val="22"/>
              </w:rPr>
              <w:tab/>
            </w:r>
            <w:r w:rsidRPr="0029053D" w:rsidDel="0029053D">
              <w:rPr>
                <w:rPrChange w:id="822" w:author="Michael Petite" w:date="2017-02-23T17:55:00Z">
                  <w:rPr>
                    <w:rStyle w:val="Hyperlink"/>
                    <w:noProof/>
                  </w:rPr>
                </w:rPrChange>
              </w:rPr>
              <w:delText>Technical Customizations</w:delText>
            </w:r>
            <w:r w:rsidDel="0029053D">
              <w:rPr>
                <w:noProof/>
                <w:webHidden/>
              </w:rPr>
              <w:tab/>
              <w:delText>49</w:delText>
            </w:r>
          </w:del>
        </w:p>
        <w:p w14:paraId="3E443FA4" w14:textId="145D18FC" w:rsidR="008C2E20" w:rsidDel="0029053D" w:rsidRDefault="008C2E20">
          <w:pPr>
            <w:pStyle w:val="TOC5"/>
            <w:tabs>
              <w:tab w:val="right" w:leader="dot" w:pos="9350"/>
            </w:tabs>
            <w:rPr>
              <w:del w:id="823" w:author="Michael Petite" w:date="2017-02-23T17:55:00Z"/>
              <w:rFonts w:asciiTheme="minorHAnsi" w:hAnsiTheme="minorHAnsi"/>
              <w:noProof/>
              <w:sz w:val="22"/>
              <w:szCs w:val="22"/>
            </w:rPr>
          </w:pPr>
          <w:del w:id="824" w:author="Michael Petite" w:date="2017-02-23T17:55:00Z">
            <w:r w:rsidRPr="0029053D" w:rsidDel="0029053D">
              <w:rPr>
                <w:rPrChange w:id="825" w:author="Michael Petite" w:date="2017-02-23T17:55:00Z">
                  <w:rPr>
                    <w:rStyle w:val="Hyperlink"/>
                    <w:noProof/>
                  </w:rPr>
                </w:rPrChange>
              </w:rPr>
              <w:delText>Page Level Customizations</w:delText>
            </w:r>
            <w:r w:rsidDel="0029053D">
              <w:rPr>
                <w:noProof/>
                <w:webHidden/>
              </w:rPr>
              <w:tab/>
              <w:delText>50</w:delText>
            </w:r>
          </w:del>
        </w:p>
        <w:p w14:paraId="5B4A53F0" w14:textId="3FB4A31B" w:rsidR="008C2E20" w:rsidDel="0029053D" w:rsidRDefault="008C2E20">
          <w:pPr>
            <w:pStyle w:val="TOC5"/>
            <w:tabs>
              <w:tab w:val="right" w:leader="dot" w:pos="9350"/>
            </w:tabs>
            <w:rPr>
              <w:del w:id="826" w:author="Michael Petite" w:date="2017-02-23T17:55:00Z"/>
              <w:rFonts w:asciiTheme="minorHAnsi" w:hAnsiTheme="minorHAnsi"/>
              <w:noProof/>
              <w:sz w:val="22"/>
              <w:szCs w:val="22"/>
            </w:rPr>
          </w:pPr>
          <w:del w:id="827" w:author="Michael Petite" w:date="2017-02-23T17:55:00Z">
            <w:r w:rsidRPr="0029053D" w:rsidDel="0029053D">
              <w:rPr>
                <w:rPrChange w:id="828" w:author="Michael Petite" w:date="2017-02-23T17:55:00Z">
                  <w:rPr>
                    <w:rStyle w:val="Hyperlink"/>
                    <w:noProof/>
                  </w:rPr>
                </w:rPrChange>
              </w:rPr>
              <w:delText>Technical Specification Changes</w:delText>
            </w:r>
            <w:r w:rsidDel="0029053D">
              <w:rPr>
                <w:noProof/>
                <w:webHidden/>
              </w:rPr>
              <w:tab/>
              <w:delText>51</w:delText>
            </w:r>
          </w:del>
        </w:p>
        <w:p w14:paraId="4D830477" w14:textId="0AEF944E" w:rsidR="008C2E20" w:rsidDel="0029053D" w:rsidRDefault="008C2E20">
          <w:pPr>
            <w:pStyle w:val="TOC4"/>
            <w:tabs>
              <w:tab w:val="left" w:pos="1540"/>
              <w:tab w:val="right" w:leader="dot" w:pos="9350"/>
            </w:tabs>
            <w:rPr>
              <w:del w:id="829" w:author="Michael Petite" w:date="2017-02-23T17:55:00Z"/>
              <w:rFonts w:asciiTheme="minorHAnsi" w:hAnsiTheme="minorHAnsi"/>
              <w:noProof/>
              <w:sz w:val="22"/>
              <w:szCs w:val="22"/>
            </w:rPr>
          </w:pPr>
          <w:del w:id="830" w:author="Michael Petite" w:date="2017-02-23T17:55:00Z">
            <w:r w:rsidRPr="0029053D" w:rsidDel="0029053D">
              <w:rPr>
                <w:rPrChange w:id="831" w:author="Michael Petite" w:date="2017-02-23T17:55:00Z">
                  <w:rPr>
                    <w:rStyle w:val="Hyperlink"/>
                    <w:noProof/>
                  </w:rPr>
                </w:rPrChange>
              </w:rPr>
              <w:delText>4.13.3</w:delText>
            </w:r>
            <w:r w:rsidDel="0029053D">
              <w:rPr>
                <w:rFonts w:asciiTheme="minorHAnsi" w:hAnsiTheme="minorHAnsi"/>
                <w:noProof/>
                <w:sz w:val="22"/>
                <w:szCs w:val="22"/>
              </w:rPr>
              <w:tab/>
            </w:r>
            <w:r w:rsidRPr="0029053D" w:rsidDel="0029053D">
              <w:rPr>
                <w:rPrChange w:id="832" w:author="Michael Petite" w:date="2017-02-23T17:55:00Z">
                  <w:rPr>
                    <w:rStyle w:val="Hyperlink"/>
                    <w:noProof/>
                  </w:rPr>
                </w:rPrChange>
              </w:rPr>
              <w:delText>Wireframes</w:delText>
            </w:r>
            <w:r w:rsidDel="0029053D">
              <w:rPr>
                <w:noProof/>
                <w:webHidden/>
              </w:rPr>
              <w:tab/>
              <w:delText>51</w:delText>
            </w:r>
          </w:del>
        </w:p>
        <w:p w14:paraId="364F20BF" w14:textId="3E1ABC93" w:rsidR="008C2E20" w:rsidDel="0029053D" w:rsidRDefault="008C2E20">
          <w:pPr>
            <w:pStyle w:val="TOC3"/>
            <w:tabs>
              <w:tab w:val="left" w:pos="1100"/>
              <w:tab w:val="right" w:leader="dot" w:pos="9350"/>
            </w:tabs>
            <w:rPr>
              <w:del w:id="833" w:author="Michael Petite" w:date="2017-02-23T17:55:00Z"/>
              <w:rFonts w:asciiTheme="minorHAnsi" w:hAnsiTheme="minorHAnsi"/>
              <w:noProof/>
              <w:sz w:val="22"/>
              <w:szCs w:val="22"/>
            </w:rPr>
          </w:pPr>
          <w:del w:id="834" w:author="Michael Petite" w:date="2017-02-23T17:55:00Z">
            <w:r w:rsidRPr="0029053D" w:rsidDel="0029053D">
              <w:rPr>
                <w:rPrChange w:id="835" w:author="Michael Petite" w:date="2017-02-23T17:55:00Z">
                  <w:rPr>
                    <w:rStyle w:val="Hyperlink"/>
                    <w:noProof/>
                  </w:rPr>
                </w:rPrChange>
              </w:rPr>
              <w:delText>4.14</w:delText>
            </w:r>
            <w:r w:rsidDel="0029053D">
              <w:rPr>
                <w:rFonts w:asciiTheme="minorHAnsi" w:hAnsiTheme="minorHAnsi"/>
                <w:noProof/>
                <w:sz w:val="22"/>
                <w:szCs w:val="22"/>
              </w:rPr>
              <w:tab/>
            </w:r>
            <w:r w:rsidRPr="0029053D" w:rsidDel="0029053D">
              <w:rPr>
                <w:rPrChange w:id="836" w:author="Michael Petite" w:date="2017-02-23T17:55:00Z">
                  <w:rPr>
                    <w:rStyle w:val="Hyperlink"/>
                    <w:noProof/>
                  </w:rPr>
                </w:rPrChange>
              </w:rPr>
              <w:delText>Activity Category- Educational Grants/Scholarships</w:delText>
            </w:r>
            <w:r w:rsidDel="0029053D">
              <w:rPr>
                <w:noProof/>
                <w:webHidden/>
              </w:rPr>
              <w:tab/>
              <w:delText>52</w:delText>
            </w:r>
          </w:del>
        </w:p>
        <w:p w14:paraId="14A81F39" w14:textId="258803E1" w:rsidR="008C2E20" w:rsidDel="0029053D" w:rsidRDefault="008C2E20">
          <w:pPr>
            <w:pStyle w:val="TOC4"/>
            <w:tabs>
              <w:tab w:val="left" w:pos="1540"/>
              <w:tab w:val="right" w:leader="dot" w:pos="9350"/>
            </w:tabs>
            <w:rPr>
              <w:del w:id="837" w:author="Michael Petite" w:date="2017-02-23T17:55:00Z"/>
              <w:rFonts w:asciiTheme="minorHAnsi" w:hAnsiTheme="minorHAnsi"/>
              <w:noProof/>
              <w:sz w:val="22"/>
              <w:szCs w:val="22"/>
            </w:rPr>
          </w:pPr>
          <w:del w:id="838" w:author="Michael Petite" w:date="2017-02-23T17:55:00Z">
            <w:r w:rsidRPr="0029053D" w:rsidDel="0029053D">
              <w:rPr>
                <w:rPrChange w:id="839" w:author="Michael Petite" w:date="2017-02-23T17:55:00Z">
                  <w:rPr>
                    <w:rStyle w:val="Hyperlink"/>
                    <w:noProof/>
                  </w:rPr>
                </w:rPrChange>
              </w:rPr>
              <w:delText>4.14.1</w:delText>
            </w:r>
            <w:r w:rsidDel="0029053D">
              <w:rPr>
                <w:rFonts w:asciiTheme="minorHAnsi" w:hAnsiTheme="minorHAnsi"/>
                <w:noProof/>
                <w:sz w:val="22"/>
                <w:szCs w:val="22"/>
              </w:rPr>
              <w:tab/>
            </w:r>
            <w:r w:rsidRPr="0029053D" w:rsidDel="0029053D">
              <w:rPr>
                <w:rPrChange w:id="840" w:author="Michael Petite" w:date="2017-02-23T17:55:00Z">
                  <w:rPr>
                    <w:rStyle w:val="Hyperlink"/>
                    <w:noProof/>
                  </w:rPr>
                </w:rPrChange>
              </w:rPr>
              <w:delText>Business Requirements Changes</w:delText>
            </w:r>
            <w:r w:rsidDel="0029053D">
              <w:rPr>
                <w:noProof/>
                <w:webHidden/>
              </w:rPr>
              <w:tab/>
              <w:delText>52</w:delText>
            </w:r>
          </w:del>
        </w:p>
        <w:p w14:paraId="10C28D66" w14:textId="303EE79A" w:rsidR="008C2E20" w:rsidDel="0029053D" w:rsidRDefault="008C2E20">
          <w:pPr>
            <w:pStyle w:val="TOC4"/>
            <w:tabs>
              <w:tab w:val="left" w:pos="1540"/>
              <w:tab w:val="right" w:leader="dot" w:pos="9350"/>
            </w:tabs>
            <w:rPr>
              <w:del w:id="841" w:author="Michael Petite" w:date="2017-02-23T17:55:00Z"/>
              <w:rFonts w:asciiTheme="minorHAnsi" w:hAnsiTheme="minorHAnsi"/>
              <w:noProof/>
              <w:sz w:val="22"/>
              <w:szCs w:val="22"/>
            </w:rPr>
          </w:pPr>
          <w:del w:id="842" w:author="Michael Petite" w:date="2017-02-23T17:55:00Z">
            <w:r w:rsidRPr="0029053D" w:rsidDel="0029053D">
              <w:rPr>
                <w:rPrChange w:id="843" w:author="Michael Petite" w:date="2017-02-23T17:55:00Z">
                  <w:rPr>
                    <w:rStyle w:val="Hyperlink"/>
                    <w:noProof/>
                  </w:rPr>
                </w:rPrChange>
              </w:rPr>
              <w:delText>4.14.2</w:delText>
            </w:r>
            <w:r w:rsidDel="0029053D">
              <w:rPr>
                <w:rFonts w:asciiTheme="minorHAnsi" w:hAnsiTheme="minorHAnsi"/>
                <w:noProof/>
                <w:sz w:val="22"/>
                <w:szCs w:val="22"/>
              </w:rPr>
              <w:tab/>
            </w:r>
            <w:r w:rsidRPr="0029053D" w:rsidDel="0029053D">
              <w:rPr>
                <w:rPrChange w:id="844" w:author="Michael Petite" w:date="2017-02-23T17:55:00Z">
                  <w:rPr>
                    <w:rStyle w:val="Hyperlink"/>
                    <w:noProof/>
                  </w:rPr>
                </w:rPrChange>
              </w:rPr>
              <w:delText>Technical Customizations</w:delText>
            </w:r>
            <w:r w:rsidDel="0029053D">
              <w:rPr>
                <w:noProof/>
                <w:webHidden/>
              </w:rPr>
              <w:tab/>
              <w:delText>52</w:delText>
            </w:r>
          </w:del>
        </w:p>
        <w:p w14:paraId="12B744AB" w14:textId="40EE2975" w:rsidR="008C2E20" w:rsidDel="0029053D" w:rsidRDefault="008C2E20">
          <w:pPr>
            <w:pStyle w:val="TOC5"/>
            <w:tabs>
              <w:tab w:val="right" w:leader="dot" w:pos="9350"/>
            </w:tabs>
            <w:rPr>
              <w:del w:id="845" w:author="Michael Petite" w:date="2017-02-23T17:55:00Z"/>
              <w:rFonts w:asciiTheme="minorHAnsi" w:hAnsiTheme="minorHAnsi"/>
              <w:noProof/>
              <w:sz w:val="22"/>
              <w:szCs w:val="22"/>
            </w:rPr>
          </w:pPr>
          <w:del w:id="846" w:author="Michael Petite" w:date="2017-02-23T17:55:00Z">
            <w:r w:rsidRPr="0029053D" w:rsidDel="0029053D">
              <w:rPr>
                <w:rPrChange w:id="847" w:author="Michael Petite" w:date="2017-02-23T17:55:00Z">
                  <w:rPr>
                    <w:rStyle w:val="Hyperlink"/>
                    <w:noProof/>
                  </w:rPr>
                </w:rPrChange>
              </w:rPr>
              <w:delText>Page Level Customizations</w:delText>
            </w:r>
            <w:r w:rsidDel="0029053D">
              <w:rPr>
                <w:noProof/>
                <w:webHidden/>
              </w:rPr>
              <w:tab/>
              <w:delText>52</w:delText>
            </w:r>
          </w:del>
        </w:p>
        <w:p w14:paraId="1BD219F5" w14:textId="6D382CA6" w:rsidR="008C2E20" w:rsidDel="0029053D" w:rsidRDefault="008C2E20">
          <w:pPr>
            <w:pStyle w:val="TOC5"/>
            <w:tabs>
              <w:tab w:val="right" w:leader="dot" w:pos="9350"/>
            </w:tabs>
            <w:rPr>
              <w:del w:id="848" w:author="Michael Petite" w:date="2017-02-23T17:55:00Z"/>
              <w:rFonts w:asciiTheme="minorHAnsi" w:hAnsiTheme="minorHAnsi"/>
              <w:noProof/>
              <w:sz w:val="22"/>
              <w:szCs w:val="22"/>
            </w:rPr>
          </w:pPr>
          <w:del w:id="849" w:author="Michael Petite" w:date="2017-02-23T17:55:00Z">
            <w:r w:rsidRPr="0029053D" w:rsidDel="0029053D">
              <w:rPr>
                <w:rPrChange w:id="850" w:author="Michael Petite" w:date="2017-02-23T17:55:00Z">
                  <w:rPr>
                    <w:rStyle w:val="Hyperlink"/>
                    <w:noProof/>
                  </w:rPr>
                </w:rPrChange>
              </w:rPr>
              <w:delText>Technical Specification Changes</w:delText>
            </w:r>
            <w:r w:rsidDel="0029053D">
              <w:rPr>
                <w:noProof/>
                <w:webHidden/>
              </w:rPr>
              <w:tab/>
              <w:delText>53</w:delText>
            </w:r>
          </w:del>
        </w:p>
        <w:p w14:paraId="663A8A91" w14:textId="136FD175" w:rsidR="008C2E20" w:rsidDel="0029053D" w:rsidRDefault="008C2E20">
          <w:pPr>
            <w:pStyle w:val="TOC4"/>
            <w:tabs>
              <w:tab w:val="left" w:pos="1540"/>
              <w:tab w:val="right" w:leader="dot" w:pos="9350"/>
            </w:tabs>
            <w:rPr>
              <w:del w:id="851" w:author="Michael Petite" w:date="2017-02-23T17:55:00Z"/>
              <w:rFonts w:asciiTheme="minorHAnsi" w:hAnsiTheme="minorHAnsi"/>
              <w:noProof/>
              <w:sz w:val="22"/>
              <w:szCs w:val="22"/>
            </w:rPr>
          </w:pPr>
          <w:del w:id="852" w:author="Michael Petite" w:date="2017-02-23T17:55:00Z">
            <w:r w:rsidRPr="0029053D" w:rsidDel="0029053D">
              <w:rPr>
                <w:rPrChange w:id="853" w:author="Michael Petite" w:date="2017-02-23T17:55:00Z">
                  <w:rPr>
                    <w:rStyle w:val="Hyperlink"/>
                    <w:noProof/>
                  </w:rPr>
                </w:rPrChange>
              </w:rPr>
              <w:delText>4.14.3</w:delText>
            </w:r>
            <w:r w:rsidDel="0029053D">
              <w:rPr>
                <w:rFonts w:asciiTheme="minorHAnsi" w:hAnsiTheme="minorHAnsi"/>
                <w:noProof/>
                <w:sz w:val="22"/>
                <w:szCs w:val="22"/>
              </w:rPr>
              <w:tab/>
            </w:r>
            <w:r w:rsidRPr="0029053D" w:rsidDel="0029053D">
              <w:rPr>
                <w:rPrChange w:id="854" w:author="Michael Petite" w:date="2017-02-23T17:55:00Z">
                  <w:rPr>
                    <w:rStyle w:val="Hyperlink"/>
                    <w:noProof/>
                  </w:rPr>
                </w:rPrChange>
              </w:rPr>
              <w:delText>Wireframes</w:delText>
            </w:r>
            <w:r w:rsidDel="0029053D">
              <w:rPr>
                <w:noProof/>
                <w:webHidden/>
              </w:rPr>
              <w:tab/>
              <w:delText>53</w:delText>
            </w:r>
          </w:del>
        </w:p>
        <w:p w14:paraId="6EE2D036" w14:textId="613A2B43" w:rsidR="008C2E20" w:rsidDel="0029053D" w:rsidRDefault="008C2E20">
          <w:pPr>
            <w:pStyle w:val="TOC3"/>
            <w:tabs>
              <w:tab w:val="left" w:pos="1100"/>
              <w:tab w:val="right" w:leader="dot" w:pos="9350"/>
            </w:tabs>
            <w:rPr>
              <w:del w:id="855" w:author="Michael Petite" w:date="2017-02-23T17:55:00Z"/>
              <w:rFonts w:asciiTheme="minorHAnsi" w:hAnsiTheme="minorHAnsi"/>
              <w:noProof/>
              <w:sz w:val="22"/>
              <w:szCs w:val="22"/>
            </w:rPr>
          </w:pPr>
          <w:del w:id="856" w:author="Michael Petite" w:date="2017-02-23T17:55:00Z">
            <w:r w:rsidRPr="0029053D" w:rsidDel="0029053D">
              <w:rPr>
                <w:rPrChange w:id="857" w:author="Michael Petite" w:date="2017-02-23T17:55:00Z">
                  <w:rPr>
                    <w:rStyle w:val="Hyperlink"/>
                    <w:noProof/>
                  </w:rPr>
                </w:rPrChange>
              </w:rPr>
              <w:delText>4.15</w:delText>
            </w:r>
            <w:r w:rsidDel="0029053D">
              <w:rPr>
                <w:rFonts w:asciiTheme="minorHAnsi" w:hAnsiTheme="minorHAnsi"/>
                <w:noProof/>
                <w:sz w:val="22"/>
                <w:szCs w:val="22"/>
              </w:rPr>
              <w:tab/>
            </w:r>
            <w:r w:rsidRPr="0029053D" w:rsidDel="0029053D">
              <w:rPr>
                <w:rPrChange w:id="858" w:author="Michael Petite" w:date="2017-02-23T17:55:00Z">
                  <w:rPr>
                    <w:rStyle w:val="Hyperlink"/>
                    <w:noProof/>
                  </w:rPr>
                </w:rPrChange>
              </w:rPr>
              <w:delText>Activity Category- Equipment/Product Donation</w:delText>
            </w:r>
            <w:r w:rsidDel="0029053D">
              <w:rPr>
                <w:noProof/>
                <w:webHidden/>
              </w:rPr>
              <w:tab/>
              <w:delText>54</w:delText>
            </w:r>
          </w:del>
        </w:p>
        <w:p w14:paraId="0E5AAB45" w14:textId="6E85369B" w:rsidR="008C2E20" w:rsidDel="0029053D" w:rsidRDefault="008C2E20">
          <w:pPr>
            <w:pStyle w:val="TOC4"/>
            <w:tabs>
              <w:tab w:val="left" w:pos="1540"/>
              <w:tab w:val="right" w:leader="dot" w:pos="9350"/>
            </w:tabs>
            <w:rPr>
              <w:del w:id="859" w:author="Michael Petite" w:date="2017-02-23T17:55:00Z"/>
              <w:rFonts w:asciiTheme="minorHAnsi" w:hAnsiTheme="minorHAnsi"/>
              <w:noProof/>
              <w:sz w:val="22"/>
              <w:szCs w:val="22"/>
            </w:rPr>
          </w:pPr>
          <w:del w:id="860" w:author="Michael Petite" w:date="2017-02-23T17:55:00Z">
            <w:r w:rsidRPr="0029053D" w:rsidDel="0029053D">
              <w:rPr>
                <w:rPrChange w:id="861" w:author="Michael Petite" w:date="2017-02-23T17:55:00Z">
                  <w:rPr>
                    <w:rStyle w:val="Hyperlink"/>
                    <w:noProof/>
                  </w:rPr>
                </w:rPrChange>
              </w:rPr>
              <w:delText>4.15.1</w:delText>
            </w:r>
            <w:r w:rsidDel="0029053D">
              <w:rPr>
                <w:rFonts w:asciiTheme="minorHAnsi" w:hAnsiTheme="minorHAnsi"/>
                <w:noProof/>
                <w:sz w:val="22"/>
                <w:szCs w:val="22"/>
              </w:rPr>
              <w:tab/>
            </w:r>
            <w:r w:rsidRPr="0029053D" w:rsidDel="0029053D">
              <w:rPr>
                <w:rPrChange w:id="862" w:author="Michael Petite" w:date="2017-02-23T17:55:00Z">
                  <w:rPr>
                    <w:rStyle w:val="Hyperlink"/>
                    <w:noProof/>
                  </w:rPr>
                </w:rPrChange>
              </w:rPr>
              <w:delText>Business Requirements Changes</w:delText>
            </w:r>
            <w:r w:rsidDel="0029053D">
              <w:rPr>
                <w:noProof/>
                <w:webHidden/>
              </w:rPr>
              <w:tab/>
              <w:delText>54</w:delText>
            </w:r>
          </w:del>
        </w:p>
        <w:p w14:paraId="47692F16" w14:textId="1856AF22" w:rsidR="008C2E20" w:rsidDel="0029053D" w:rsidRDefault="008C2E20">
          <w:pPr>
            <w:pStyle w:val="TOC4"/>
            <w:tabs>
              <w:tab w:val="left" w:pos="1540"/>
              <w:tab w:val="right" w:leader="dot" w:pos="9350"/>
            </w:tabs>
            <w:rPr>
              <w:del w:id="863" w:author="Michael Petite" w:date="2017-02-23T17:55:00Z"/>
              <w:rFonts w:asciiTheme="minorHAnsi" w:hAnsiTheme="minorHAnsi"/>
              <w:noProof/>
              <w:sz w:val="22"/>
              <w:szCs w:val="22"/>
            </w:rPr>
          </w:pPr>
          <w:del w:id="864" w:author="Michael Petite" w:date="2017-02-23T17:55:00Z">
            <w:r w:rsidRPr="0029053D" w:rsidDel="0029053D">
              <w:rPr>
                <w:rPrChange w:id="865" w:author="Michael Petite" w:date="2017-02-23T17:55:00Z">
                  <w:rPr>
                    <w:rStyle w:val="Hyperlink"/>
                    <w:noProof/>
                  </w:rPr>
                </w:rPrChange>
              </w:rPr>
              <w:delText>4.15.2</w:delText>
            </w:r>
            <w:r w:rsidDel="0029053D">
              <w:rPr>
                <w:rFonts w:asciiTheme="minorHAnsi" w:hAnsiTheme="minorHAnsi"/>
                <w:noProof/>
                <w:sz w:val="22"/>
                <w:szCs w:val="22"/>
              </w:rPr>
              <w:tab/>
            </w:r>
            <w:r w:rsidRPr="0029053D" w:rsidDel="0029053D">
              <w:rPr>
                <w:rPrChange w:id="866" w:author="Michael Petite" w:date="2017-02-23T17:55:00Z">
                  <w:rPr>
                    <w:rStyle w:val="Hyperlink"/>
                    <w:noProof/>
                  </w:rPr>
                </w:rPrChange>
              </w:rPr>
              <w:delText>Technical Customizations</w:delText>
            </w:r>
            <w:r w:rsidDel="0029053D">
              <w:rPr>
                <w:noProof/>
                <w:webHidden/>
              </w:rPr>
              <w:tab/>
              <w:delText>54</w:delText>
            </w:r>
          </w:del>
        </w:p>
        <w:p w14:paraId="29404199" w14:textId="5619059B" w:rsidR="008C2E20" w:rsidDel="0029053D" w:rsidRDefault="008C2E20">
          <w:pPr>
            <w:pStyle w:val="TOC5"/>
            <w:tabs>
              <w:tab w:val="right" w:leader="dot" w:pos="9350"/>
            </w:tabs>
            <w:rPr>
              <w:del w:id="867" w:author="Michael Petite" w:date="2017-02-23T17:55:00Z"/>
              <w:rFonts w:asciiTheme="minorHAnsi" w:hAnsiTheme="minorHAnsi"/>
              <w:noProof/>
              <w:sz w:val="22"/>
              <w:szCs w:val="22"/>
            </w:rPr>
          </w:pPr>
          <w:del w:id="868" w:author="Michael Petite" w:date="2017-02-23T17:55:00Z">
            <w:r w:rsidRPr="0029053D" w:rsidDel="0029053D">
              <w:rPr>
                <w:rPrChange w:id="869" w:author="Michael Petite" w:date="2017-02-23T17:55:00Z">
                  <w:rPr>
                    <w:rStyle w:val="Hyperlink"/>
                    <w:noProof/>
                  </w:rPr>
                </w:rPrChange>
              </w:rPr>
              <w:delText>Page Level Customizations</w:delText>
            </w:r>
            <w:r w:rsidDel="0029053D">
              <w:rPr>
                <w:noProof/>
                <w:webHidden/>
              </w:rPr>
              <w:tab/>
              <w:delText>55</w:delText>
            </w:r>
          </w:del>
        </w:p>
        <w:p w14:paraId="212165EC" w14:textId="492C75F0" w:rsidR="008C2E20" w:rsidDel="0029053D" w:rsidRDefault="008C2E20">
          <w:pPr>
            <w:pStyle w:val="TOC5"/>
            <w:tabs>
              <w:tab w:val="right" w:leader="dot" w:pos="9350"/>
            </w:tabs>
            <w:rPr>
              <w:del w:id="870" w:author="Michael Petite" w:date="2017-02-23T17:55:00Z"/>
              <w:rFonts w:asciiTheme="minorHAnsi" w:hAnsiTheme="minorHAnsi"/>
              <w:noProof/>
              <w:sz w:val="22"/>
              <w:szCs w:val="22"/>
            </w:rPr>
          </w:pPr>
          <w:del w:id="871" w:author="Michael Petite" w:date="2017-02-23T17:55:00Z">
            <w:r w:rsidRPr="0029053D" w:rsidDel="0029053D">
              <w:rPr>
                <w:rPrChange w:id="872" w:author="Michael Petite" w:date="2017-02-23T17:55:00Z">
                  <w:rPr>
                    <w:rStyle w:val="Hyperlink"/>
                    <w:noProof/>
                  </w:rPr>
                </w:rPrChange>
              </w:rPr>
              <w:delText>Technical Specification Changes</w:delText>
            </w:r>
            <w:r w:rsidDel="0029053D">
              <w:rPr>
                <w:noProof/>
                <w:webHidden/>
              </w:rPr>
              <w:tab/>
              <w:delText>56</w:delText>
            </w:r>
          </w:del>
        </w:p>
        <w:p w14:paraId="194FD253" w14:textId="63B41C41" w:rsidR="008C2E20" w:rsidDel="0029053D" w:rsidRDefault="008C2E20">
          <w:pPr>
            <w:pStyle w:val="TOC4"/>
            <w:tabs>
              <w:tab w:val="left" w:pos="1540"/>
              <w:tab w:val="right" w:leader="dot" w:pos="9350"/>
            </w:tabs>
            <w:rPr>
              <w:del w:id="873" w:author="Michael Petite" w:date="2017-02-23T17:55:00Z"/>
              <w:rFonts w:asciiTheme="minorHAnsi" w:hAnsiTheme="minorHAnsi"/>
              <w:noProof/>
              <w:sz w:val="22"/>
              <w:szCs w:val="22"/>
            </w:rPr>
          </w:pPr>
          <w:del w:id="874" w:author="Michael Petite" w:date="2017-02-23T17:55:00Z">
            <w:r w:rsidRPr="0029053D" w:rsidDel="0029053D">
              <w:rPr>
                <w:rPrChange w:id="875" w:author="Michael Petite" w:date="2017-02-23T17:55:00Z">
                  <w:rPr>
                    <w:rStyle w:val="Hyperlink"/>
                    <w:noProof/>
                  </w:rPr>
                </w:rPrChange>
              </w:rPr>
              <w:delText>4.15.3</w:delText>
            </w:r>
            <w:r w:rsidDel="0029053D">
              <w:rPr>
                <w:rFonts w:asciiTheme="minorHAnsi" w:hAnsiTheme="minorHAnsi"/>
                <w:noProof/>
                <w:sz w:val="22"/>
                <w:szCs w:val="22"/>
              </w:rPr>
              <w:tab/>
            </w:r>
            <w:r w:rsidRPr="0029053D" w:rsidDel="0029053D">
              <w:rPr>
                <w:rPrChange w:id="876" w:author="Michael Petite" w:date="2017-02-23T17:55:00Z">
                  <w:rPr>
                    <w:rStyle w:val="Hyperlink"/>
                    <w:noProof/>
                  </w:rPr>
                </w:rPrChange>
              </w:rPr>
              <w:delText>Wireframes</w:delText>
            </w:r>
            <w:r w:rsidDel="0029053D">
              <w:rPr>
                <w:noProof/>
                <w:webHidden/>
              </w:rPr>
              <w:tab/>
              <w:delText>56</w:delText>
            </w:r>
          </w:del>
        </w:p>
        <w:p w14:paraId="2644677C" w14:textId="299E4E1B" w:rsidR="008C2E20" w:rsidDel="0029053D" w:rsidRDefault="008C2E20">
          <w:pPr>
            <w:pStyle w:val="TOC3"/>
            <w:tabs>
              <w:tab w:val="left" w:pos="1100"/>
              <w:tab w:val="right" w:leader="dot" w:pos="9350"/>
            </w:tabs>
            <w:rPr>
              <w:del w:id="877" w:author="Michael Petite" w:date="2017-02-23T17:55:00Z"/>
              <w:rFonts w:asciiTheme="minorHAnsi" w:hAnsiTheme="minorHAnsi"/>
              <w:noProof/>
              <w:sz w:val="22"/>
              <w:szCs w:val="22"/>
            </w:rPr>
          </w:pPr>
          <w:del w:id="878" w:author="Michael Petite" w:date="2017-02-23T17:55:00Z">
            <w:r w:rsidRPr="0029053D" w:rsidDel="0029053D">
              <w:rPr>
                <w:rPrChange w:id="879" w:author="Michael Petite" w:date="2017-02-23T17:55:00Z">
                  <w:rPr>
                    <w:rStyle w:val="Hyperlink"/>
                    <w:noProof/>
                  </w:rPr>
                </w:rPrChange>
              </w:rPr>
              <w:delText>4.16</w:delText>
            </w:r>
            <w:r w:rsidDel="0029053D">
              <w:rPr>
                <w:rFonts w:asciiTheme="minorHAnsi" w:hAnsiTheme="minorHAnsi"/>
                <w:noProof/>
                <w:sz w:val="22"/>
                <w:szCs w:val="22"/>
              </w:rPr>
              <w:tab/>
            </w:r>
            <w:r w:rsidRPr="0029053D" w:rsidDel="0029053D">
              <w:rPr>
                <w:rPrChange w:id="880" w:author="Michael Petite" w:date="2017-02-23T17:55:00Z">
                  <w:rPr>
                    <w:rStyle w:val="Hyperlink"/>
                    <w:noProof/>
                  </w:rPr>
                </w:rPrChange>
              </w:rPr>
              <w:delText>Activity Category- Patient Support</w:delText>
            </w:r>
            <w:r w:rsidDel="0029053D">
              <w:rPr>
                <w:noProof/>
                <w:webHidden/>
              </w:rPr>
              <w:tab/>
              <w:delText>57</w:delText>
            </w:r>
          </w:del>
        </w:p>
        <w:p w14:paraId="2942D5C4" w14:textId="217FA6B5" w:rsidR="008C2E20" w:rsidDel="0029053D" w:rsidRDefault="008C2E20">
          <w:pPr>
            <w:pStyle w:val="TOC4"/>
            <w:tabs>
              <w:tab w:val="left" w:pos="1540"/>
              <w:tab w:val="right" w:leader="dot" w:pos="9350"/>
            </w:tabs>
            <w:rPr>
              <w:del w:id="881" w:author="Michael Petite" w:date="2017-02-23T17:55:00Z"/>
              <w:rFonts w:asciiTheme="minorHAnsi" w:hAnsiTheme="minorHAnsi"/>
              <w:noProof/>
              <w:sz w:val="22"/>
              <w:szCs w:val="22"/>
            </w:rPr>
          </w:pPr>
          <w:del w:id="882" w:author="Michael Petite" w:date="2017-02-23T17:55:00Z">
            <w:r w:rsidRPr="0029053D" w:rsidDel="0029053D">
              <w:rPr>
                <w:rPrChange w:id="883" w:author="Michael Petite" w:date="2017-02-23T17:55:00Z">
                  <w:rPr>
                    <w:rStyle w:val="Hyperlink"/>
                    <w:noProof/>
                  </w:rPr>
                </w:rPrChange>
              </w:rPr>
              <w:delText>4.16.1</w:delText>
            </w:r>
            <w:r w:rsidDel="0029053D">
              <w:rPr>
                <w:rFonts w:asciiTheme="minorHAnsi" w:hAnsiTheme="minorHAnsi"/>
                <w:noProof/>
                <w:sz w:val="22"/>
                <w:szCs w:val="22"/>
              </w:rPr>
              <w:tab/>
            </w:r>
            <w:r w:rsidRPr="0029053D" w:rsidDel="0029053D">
              <w:rPr>
                <w:rPrChange w:id="884" w:author="Michael Petite" w:date="2017-02-23T17:55:00Z">
                  <w:rPr>
                    <w:rStyle w:val="Hyperlink"/>
                    <w:noProof/>
                  </w:rPr>
                </w:rPrChange>
              </w:rPr>
              <w:delText>Business Requirements Changes</w:delText>
            </w:r>
            <w:r w:rsidDel="0029053D">
              <w:rPr>
                <w:noProof/>
                <w:webHidden/>
              </w:rPr>
              <w:tab/>
              <w:delText>57</w:delText>
            </w:r>
          </w:del>
        </w:p>
        <w:p w14:paraId="040F9241" w14:textId="1A740089" w:rsidR="008C2E20" w:rsidDel="0029053D" w:rsidRDefault="008C2E20">
          <w:pPr>
            <w:pStyle w:val="TOC4"/>
            <w:tabs>
              <w:tab w:val="left" w:pos="1540"/>
              <w:tab w:val="right" w:leader="dot" w:pos="9350"/>
            </w:tabs>
            <w:rPr>
              <w:del w:id="885" w:author="Michael Petite" w:date="2017-02-23T17:55:00Z"/>
              <w:rFonts w:asciiTheme="minorHAnsi" w:hAnsiTheme="minorHAnsi"/>
              <w:noProof/>
              <w:sz w:val="22"/>
              <w:szCs w:val="22"/>
            </w:rPr>
          </w:pPr>
          <w:del w:id="886" w:author="Michael Petite" w:date="2017-02-23T17:55:00Z">
            <w:r w:rsidRPr="0029053D" w:rsidDel="0029053D">
              <w:rPr>
                <w:rPrChange w:id="887" w:author="Michael Petite" w:date="2017-02-23T17:55:00Z">
                  <w:rPr>
                    <w:rStyle w:val="Hyperlink"/>
                    <w:noProof/>
                  </w:rPr>
                </w:rPrChange>
              </w:rPr>
              <w:delText>4.16.2</w:delText>
            </w:r>
            <w:r w:rsidDel="0029053D">
              <w:rPr>
                <w:rFonts w:asciiTheme="minorHAnsi" w:hAnsiTheme="minorHAnsi"/>
                <w:noProof/>
                <w:sz w:val="22"/>
                <w:szCs w:val="22"/>
              </w:rPr>
              <w:tab/>
            </w:r>
            <w:r w:rsidRPr="0029053D" w:rsidDel="0029053D">
              <w:rPr>
                <w:rPrChange w:id="888" w:author="Michael Petite" w:date="2017-02-23T17:55:00Z">
                  <w:rPr>
                    <w:rStyle w:val="Hyperlink"/>
                    <w:noProof/>
                  </w:rPr>
                </w:rPrChange>
              </w:rPr>
              <w:delText>Technical Customizations</w:delText>
            </w:r>
            <w:r w:rsidDel="0029053D">
              <w:rPr>
                <w:noProof/>
                <w:webHidden/>
              </w:rPr>
              <w:tab/>
              <w:delText>58</w:delText>
            </w:r>
          </w:del>
        </w:p>
        <w:p w14:paraId="646A771E" w14:textId="10C58441" w:rsidR="008C2E20" w:rsidDel="0029053D" w:rsidRDefault="008C2E20">
          <w:pPr>
            <w:pStyle w:val="TOC5"/>
            <w:tabs>
              <w:tab w:val="right" w:leader="dot" w:pos="9350"/>
            </w:tabs>
            <w:rPr>
              <w:del w:id="889" w:author="Michael Petite" w:date="2017-02-23T17:55:00Z"/>
              <w:rFonts w:asciiTheme="minorHAnsi" w:hAnsiTheme="minorHAnsi"/>
              <w:noProof/>
              <w:sz w:val="22"/>
              <w:szCs w:val="22"/>
            </w:rPr>
          </w:pPr>
          <w:del w:id="890" w:author="Michael Petite" w:date="2017-02-23T17:55:00Z">
            <w:r w:rsidRPr="0029053D" w:rsidDel="0029053D">
              <w:rPr>
                <w:rPrChange w:id="891" w:author="Michael Petite" w:date="2017-02-23T17:55:00Z">
                  <w:rPr>
                    <w:rStyle w:val="Hyperlink"/>
                    <w:noProof/>
                  </w:rPr>
                </w:rPrChange>
              </w:rPr>
              <w:delText>Page Level Customizations</w:delText>
            </w:r>
            <w:r w:rsidDel="0029053D">
              <w:rPr>
                <w:noProof/>
                <w:webHidden/>
              </w:rPr>
              <w:tab/>
              <w:delText>58</w:delText>
            </w:r>
          </w:del>
        </w:p>
        <w:p w14:paraId="636899E1" w14:textId="19FA3214" w:rsidR="008C2E20" w:rsidDel="0029053D" w:rsidRDefault="008C2E20">
          <w:pPr>
            <w:pStyle w:val="TOC5"/>
            <w:tabs>
              <w:tab w:val="right" w:leader="dot" w:pos="9350"/>
            </w:tabs>
            <w:rPr>
              <w:del w:id="892" w:author="Michael Petite" w:date="2017-02-23T17:55:00Z"/>
              <w:rFonts w:asciiTheme="minorHAnsi" w:hAnsiTheme="minorHAnsi"/>
              <w:noProof/>
              <w:sz w:val="22"/>
              <w:szCs w:val="22"/>
            </w:rPr>
          </w:pPr>
          <w:del w:id="893" w:author="Michael Petite" w:date="2017-02-23T17:55:00Z">
            <w:r w:rsidRPr="0029053D" w:rsidDel="0029053D">
              <w:rPr>
                <w:rPrChange w:id="894" w:author="Michael Petite" w:date="2017-02-23T17:55:00Z">
                  <w:rPr>
                    <w:rStyle w:val="Hyperlink"/>
                    <w:noProof/>
                  </w:rPr>
                </w:rPrChange>
              </w:rPr>
              <w:delText>Technical Specification Changes</w:delText>
            </w:r>
            <w:r w:rsidDel="0029053D">
              <w:rPr>
                <w:noProof/>
                <w:webHidden/>
              </w:rPr>
              <w:tab/>
              <w:delText>62</w:delText>
            </w:r>
          </w:del>
        </w:p>
        <w:p w14:paraId="3EE440BA" w14:textId="5A6DE437" w:rsidR="008C2E20" w:rsidDel="0029053D" w:rsidRDefault="008C2E20">
          <w:pPr>
            <w:pStyle w:val="TOC4"/>
            <w:tabs>
              <w:tab w:val="left" w:pos="1540"/>
              <w:tab w:val="right" w:leader="dot" w:pos="9350"/>
            </w:tabs>
            <w:rPr>
              <w:del w:id="895" w:author="Michael Petite" w:date="2017-02-23T17:55:00Z"/>
              <w:rFonts w:asciiTheme="minorHAnsi" w:hAnsiTheme="minorHAnsi"/>
              <w:noProof/>
              <w:sz w:val="22"/>
              <w:szCs w:val="22"/>
            </w:rPr>
          </w:pPr>
          <w:del w:id="896" w:author="Michael Petite" w:date="2017-02-23T17:55:00Z">
            <w:r w:rsidRPr="0029053D" w:rsidDel="0029053D">
              <w:rPr>
                <w:rPrChange w:id="897" w:author="Michael Petite" w:date="2017-02-23T17:55:00Z">
                  <w:rPr>
                    <w:rStyle w:val="Hyperlink"/>
                    <w:noProof/>
                  </w:rPr>
                </w:rPrChange>
              </w:rPr>
              <w:delText>4.16.3</w:delText>
            </w:r>
            <w:r w:rsidDel="0029053D">
              <w:rPr>
                <w:rFonts w:asciiTheme="minorHAnsi" w:hAnsiTheme="minorHAnsi"/>
                <w:noProof/>
                <w:sz w:val="22"/>
                <w:szCs w:val="22"/>
              </w:rPr>
              <w:tab/>
            </w:r>
            <w:r w:rsidRPr="0029053D" w:rsidDel="0029053D">
              <w:rPr>
                <w:rPrChange w:id="898" w:author="Michael Petite" w:date="2017-02-23T17:55:00Z">
                  <w:rPr>
                    <w:rStyle w:val="Hyperlink"/>
                    <w:noProof/>
                  </w:rPr>
                </w:rPrChange>
              </w:rPr>
              <w:delText>Wireframes</w:delText>
            </w:r>
            <w:r w:rsidDel="0029053D">
              <w:rPr>
                <w:noProof/>
                <w:webHidden/>
              </w:rPr>
              <w:tab/>
              <w:delText>62</w:delText>
            </w:r>
          </w:del>
        </w:p>
        <w:p w14:paraId="5594004D" w14:textId="79388413" w:rsidR="008C2E20" w:rsidDel="0029053D" w:rsidRDefault="008C2E20">
          <w:pPr>
            <w:pStyle w:val="TOC3"/>
            <w:tabs>
              <w:tab w:val="left" w:pos="1100"/>
              <w:tab w:val="right" w:leader="dot" w:pos="9350"/>
            </w:tabs>
            <w:rPr>
              <w:del w:id="899" w:author="Michael Petite" w:date="2017-02-23T17:55:00Z"/>
              <w:rFonts w:asciiTheme="minorHAnsi" w:hAnsiTheme="minorHAnsi"/>
              <w:noProof/>
              <w:sz w:val="22"/>
              <w:szCs w:val="22"/>
            </w:rPr>
          </w:pPr>
          <w:del w:id="900" w:author="Michael Petite" w:date="2017-02-23T17:55:00Z">
            <w:r w:rsidRPr="0029053D" w:rsidDel="0029053D">
              <w:rPr>
                <w:rPrChange w:id="901" w:author="Michael Petite" w:date="2017-02-23T17:55:00Z">
                  <w:rPr>
                    <w:rStyle w:val="Hyperlink"/>
                    <w:noProof/>
                  </w:rPr>
                </w:rPrChange>
              </w:rPr>
              <w:delText>4.17</w:delText>
            </w:r>
            <w:r w:rsidDel="0029053D">
              <w:rPr>
                <w:rFonts w:asciiTheme="minorHAnsi" w:hAnsiTheme="minorHAnsi"/>
                <w:noProof/>
                <w:sz w:val="22"/>
                <w:szCs w:val="22"/>
              </w:rPr>
              <w:tab/>
            </w:r>
            <w:r w:rsidRPr="0029053D" w:rsidDel="0029053D">
              <w:rPr>
                <w:rPrChange w:id="902" w:author="Michael Petite" w:date="2017-02-23T17:55:00Z">
                  <w:rPr>
                    <w:rStyle w:val="Hyperlink"/>
                    <w:noProof/>
                  </w:rPr>
                </w:rPrChange>
              </w:rPr>
              <w:delText>Activity Category- Speaker Programs</w:delText>
            </w:r>
            <w:r w:rsidDel="0029053D">
              <w:rPr>
                <w:noProof/>
                <w:webHidden/>
              </w:rPr>
              <w:tab/>
              <w:delText>64</w:delText>
            </w:r>
          </w:del>
        </w:p>
        <w:p w14:paraId="29DC76EC" w14:textId="08389F7F" w:rsidR="008C2E20" w:rsidDel="0029053D" w:rsidRDefault="008C2E20">
          <w:pPr>
            <w:pStyle w:val="TOC4"/>
            <w:tabs>
              <w:tab w:val="left" w:pos="1540"/>
              <w:tab w:val="right" w:leader="dot" w:pos="9350"/>
            </w:tabs>
            <w:rPr>
              <w:del w:id="903" w:author="Michael Petite" w:date="2017-02-23T17:55:00Z"/>
              <w:rFonts w:asciiTheme="minorHAnsi" w:hAnsiTheme="minorHAnsi"/>
              <w:noProof/>
              <w:sz w:val="22"/>
              <w:szCs w:val="22"/>
            </w:rPr>
          </w:pPr>
          <w:del w:id="904" w:author="Michael Petite" w:date="2017-02-23T17:55:00Z">
            <w:r w:rsidRPr="0029053D" w:rsidDel="0029053D">
              <w:rPr>
                <w:rPrChange w:id="905" w:author="Michael Petite" w:date="2017-02-23T17:55:00Z">
                  <w:rPr>
                    <w:rStyle w:val="Hyperlink"/>
                    <w:noProof/>
                  </w:rPr>
                </w:rPrChange>
              </w:rPr>
              <w:delText>4.17.1</w:delText>
            </w:r>
            <w:r w:rsidDel="0029053D">
              <w:rPr>
                <w:rFonts w:asciiTheme="minorHAnsi" w:hAnsiTheme="minorHAnsi"/>
                <w:noProof/>
                <w:sz w:val="22"/>
                <w:szCs w:val="22"/>
              </w:rPr>
              <w:tab/>
            </w:r>
            <w:r w:rsidRPr="0029053D" w:rsidDel="0029053D">
              <w:rPr>
                <w:rPrChange w:id="906" w:author="Michael Petite" w:date="2017-02-23T17:55:00Z">
                  <w:rPr>
                    <w:rStyle w:val="Hyperlink"/>
                    <w:noProof/>
                  </w:rPr>
                </w:rPrChange>
              </w:rPr>
              <w:delText>Business Requirements Changes</w:delText>
            </w:r>
            <w:r w:rsidDel="0029053D">
              <w:rPr>
                <w:noProof/>
                <w:webHidden/>
              </w:rPr>
              <w:tab/>
              <w:delText>64</w:delText>
            </w:r>
          </w:del>
        </w:p>
        <w:p w14:paraId="09CAF343" w14:textId="6A459DA9" w:rsidR="008C2E20" w:rsidDel="0029053D" w:rsidRDefault="008C2E20">
          <w:pPr>
            <w:pStyle w:val="TOC4"/>
            <w:tabs>
              <w:tab w:val="left" w:pos="1540"/>
              <w:tab w:val="right" w:leader="dot" w:pos="9350"/>
            </w:tabs>
            <w:rPr>
              <w:del w:id="907" w:author="Michael Petite" w:date="2017-02-23T17:55:00Z"/>
              <w:rFonts w:asciiTheme="minorHAnsi" w:hAnsiTheme="minorHAnsi"/>
              <w:noProof/>
              <w:sz w:val="22"/>
              <w:szCs w:val="22"/>
            </w:rPr>
          </w:pPr>
          <w:del w:id="908" w:author="Michael Petite" w:date="2017-02-23T17:55:00Z">
            <w:r w:rsidRPr="0029053D" w:rsidDel="0029053D">
              <w:rPr>
                <w:rPrChange w:id="909" w:author="Michael Petite" w:date="2017-02-23T17:55:00Z">
                  <w:rPr>
                    <w:rStyle w:val="Hyperlink"/>
                    <w:noProof/>
                  </w:rPr>
                </w:rPrChange>
              </w:rPr>
              <w:delText>4.17.2</w:delText>
            </w:r>
            <w:r w:rsidDel="0029053D">
              <w:rPr>
                <w:rFonts w:asciiTheme="minorHAnsi" w:hAnsiTheme="minorHAnsi"/>
                <w:noProof/>
                <w:sz w:val="22"/>
                <w:szCs w:val="22"/>
              </w:rPr>
              <w:tab/>
            </w:r>
            <w:r w:rsidRPr="0029053D" w:rsidDel="0029053D">
              <w:rPr>
                <w:rPrChange w:id="910" w:author="Michael Petite" w:date="2017-02-23T17:55:00Z">
                  <w:rPr>
                    <w:rStyle w:val="Hyperlink"/>
                    <w:noProof/>
                  </w:rPr>
                </w:rPrChange>
              </w:rPr>
              <w:delText>Technical Customizations</w:delText>
            </w:r>
            <w:r w:rsidDel="0029053D">
              <w:rPr>
                <w:noProof/>
                <w:webHidden/>
              </w:rPr>
              <w:tab/>
              <w:delText>64</w:delText>
            </w:r>
          </w:del>
        </w:p>
        <w:p w14:paraId="49E2F54E" w14:textId="266E51D6" w:rsidR="008C2E20" w:rsidDel="0029053D" w:rsidRDefault="008C2E20">
          <w:pPr>
            <w:pStyle w:val="TOC5"/>
            <w:tabs>
              <w:tab w:val="right" w:leader="dot" w:pos="9350"/>
            </w:tabs>
            <w:rPr>
              <w:del w:id="911" w:author="Michael Petite" w:date="2017-02-23T17:55:00Z"/>
              <w:rFonts w:asciiTheme="minorHAnsi" w:hAnsiTheme="minorHAnsi"/>
              <w:noProof/>
              <w:sz w:val="22"/>
              <w:szCs w:val="22"/>
            </w:rPr>
          </w:pPr>
          <w:del w:id="912" w:author="Michael Petite" w:date="2017-02-23T17:55:00Z">
            <w:r w:rsidRPr="0029053D" w:rsidDel="0029053D">
              <w:rPr>
                <w:rPrChange w:id="913" w:author="Michael Petite" w:date="2017-02-23T17:55:00Z">
                  <w:rPr>
                    <w:rStyle w:val="Hyperlink"/>
                    <w:noProof/>
                  </w:rPr>
                </w:rPrChange>
              </w:rPr>
              <w:delText>Page Level Customizations</w:delText>
            </w:r>
            <w:r w:rsidDel="0029053D">
              <w:rPr>
                <w:noProof/>
                <w:webHidden/>
              </w:rPr>
              <w:tab/>
              <w:delText>64</w:delText>
            </w:r>
          </w:del>
        </w:p>
        <w:p w14:paraId="22E9925F" w14:textId="7335E384" w:rsidR="008C2E20" w:rsidDel="0029053D" w:rsidRDefault="008C2E20">
          <w:pPr>
            <w:pStyle w:val="TOC5"/>
            <w:tabs>
              <w:tab w:val="right" w:leader="dot" w:pos="9350"/>
            </w:tabs>
            <w:rPr>
              <w:del w:id="914" w:author="Michael Petite" w:date="2017-02-23T17:55:00Z"/>
              <w:rFonts w:asciiTheme="minorHAnsi" w:hAnsiTheme="minorHAnsi"/>
              <w:noProof/>
              <w:sz w:val="22"/>
              <w:szCs w:val="22"/>
            </w:rPr>
          </w:pPr>
          <w:del w:id="915" w:author="Michael Petite" w:date="2017-02-23T17:55:00Z">
            <w:r w:rsidRPr="0029053D" w:rsidDel="0029053D">
              <w:rPr>
                <w:rPrChange w:id="916" w:author="Michael Petite" w:date="2017-02-23T17:55:00Z">
                  <w:rPr>
                    <w:rStyle w:val="Hyperlink"/>
                    <w:noProof/>
                  </w:rPr>
                </w:rPrChange>
              </w:rPr>
              <w:delText>Technical Specification Changes</w:delText>
            </w:r>
            <w:r w:rsidDel="0029053D">
              <w:rPr>
                <w:noProof/>
                <w:webHidden/>
              </w:rPr>
              <w:tab/>
              <w:delText>65</w:delText>
            </w:r>
          </w:del>
        </w:p>
        <w:p w14:paraId="75A1029A" w14:textId="06AB8E7B" w:rsidR="008C2E20" w:rsidDel="0029053D" w:rsidRDefault="008C2E20">
          <w:pPr>
            <w:pStyle w:val="TOC4"/>
            <w:tabs>
              <w:tab w:val="left" w:pos="1540"/>
              <w:tab w:val="right" w:leader="dot" w:pos="9350"/>
            </w:tabs>
            <w:rPr>
              <w:del w:id="917" w:author="Michael Petite" w:date="2017-02-23T17:55:00Z"/>
              <w:rFonts w:asciiTheme="minorHAnsi" w:hAnsiTheme="minorHAnsi"/>
              <w:noProof/>
              <w:sz w:val="22"/>
              <w:szCs w:val="22"/>
            </w:rPr>
          </w:pPr>
          <w:del w:id="918" w:author="Michael Petite" w:date="2017-02-23T17:55:00Z">
            <w:r w:rsidRPr="0029053D" w:rsidDel="0029053D">
              <w:rPr>
                <w:rPrChange w:id="919" w:author="Michael Petite" w:date="2017-02-23T17:55:00Z">
                  <w:rPr>
                    <w:rStyle w:val="Hyperlink"/>
                    <w:noProof/>
                  </w:rPr>
                </w:rPrChange>
              </w:rPr>
              <w:delText>4.17.3</w:delText>
            </w:r>
            <w:r w:rsidDel="0029053D">
              <w:rPr>
                <w:rFonts w:asciiTheme="minorHAnsi" w:hAnsiTheme="minorHAnsi"/>
                <w:noProof/>
                <w:sz w:val="22"/>
                <w:szCs w:val="22"/>
              </w:rPr>
              <w:tab/>
            </w:r>
            <w:r w:rsidRPr="0029053D" w:rsidDel="0029053D">
              <w:rPr>
                <w:rPrChange w:id="920" w:author="Michael Petite" w:date="2017-02-23T17:55:00Z">
                  <w:rPr>
                    <w:rStyle w:val="Hyperlink"/>
                    <w:noProof/>
                  </w:rPr>
                </w:rPrChange>
              </w:rPr>
              <w:delText>Wireframes</w:delText>
            </w:r>
            <w:r w:rsidDel="0029053D">
              <w:rPr>
                <w:noProof/>
                <w:webHidden/>
              </w:rPr>
              <w:tab/>
              <w:delText>65</w:delText>
            </w:r>
          </w:del>
        </w:p>
        <w:p w14:paraId="3CEDC1B6" w14:textId="63261AA2" w:rsidR="008C2E20" w:rsidDel="0029053D" w:rsidRDefault="008C2E20">
          <w:pPr>
            <w:pStyle w:val="TOC3"/>
            <w:tabs>
              <w:tab w:val="left" w:pos="1100"/>
              <w:tab w:val="right" w:leader="dot" w:pos="9350"/>
            </w:tabs>
            <w:rPr>
              <w:del w:id="921" w:author="Michael Petite" w:date="2017-02-23T17:55:00Z"/>
              <w:rFonts w:asciiTheme="minorHAnsi" w:hAnsiTheme="minorHAnsi"/>
              <w:noProof/>
              <w:sz w:val="22"/>
              <w:szCs w:val="22"/>
            </w:rPr>
          </w:pPr>
          <w:del w:id="922" w:author="Michael Petite" w:date="2017-02-23T17:55:00Z">
            <w:r w:rsidRPr="0029053D" w:rsidDel="0029053D">
              <w:rPr>
                <w:rPrChange w:id="923" w:author="Michael Petite" w:date="2017-02-23T17:55:00Z">
                  <w:rPr>
                    <w:rStyle w:val="Hyperlink"/>
                    <w:noProof/>
                  </w:rPr>
                </w:rPrChange>
              </w:rPr>
              <w:delText>4.18</w:delText>
            </w:r>
            <w:r w:rsidDel="0029053D">
              <w:rPr>
                <w:rFonts w:asciiTheme="minorHAnsi" w:hAnsiTheme="minorHAnsi"/>
                <w:noProof/>
                <w:sz w:val="22"/>
                <w:szCs w:val="22"/>
              </w:rPr>
              <w:tab/>
            </w:r>
            <w:r w:rsidRPr="0029053D" w:rsidDel="0029053D">
              <w:rPr>
                <w:rPrChange w:id="924" w:author="Michael Petite" w:date="2017-02-23T17:55:00Z">
                  <w:rPr>
                    <w:rStyle w:val="Hyperlink"/>
                    <w:noProof/>
                  </w:rPr>
                </w:rPrChange>
              </w:rPr>
              <w:delText>Activity Category- Site Visit</w:delText>
            </w:r>
            <w:r w:rsidDel="0029053D">
              <w:rPr>
                <w:noProof/>
                <w:webHidden/>
              </w:rPr>
              <w:tab/>
              <w:delText>66</w:delText>
            </w:r>
          </w:del>
        </w:p>
        <w:p w14:paraId="082D2F06" w14:textId="3F6740A4" w:rsidR="008C2E20" w:rsidDel="0029053D" w:rsidRDefault="008C2E20">
          <w:pPr>
            <w:pStyle w:val="TOC4"/>
            <w:tabs>
              <w:tab w:val="left" w:pos="1540"/>
              <w:tab w:val="right" w:leader="dot" w:pos="9350"/>
            </w:tabs>
            <w:rPr>
              <w:del w:id="925" w:author="Michael Petite" w:date="2017-02-23T17:55:00Z"/>
              <w:rFonts w:asciiTheme="minorHAnsi" w:hAnsiTheme="minorHAnsi"/>
              <w:noProof/>
              <w:sz w:val="22"/>
              <w:szCs w:val="22"/>
            </w:rPr>
          </w:pPr>
          <w:del w:id="926" w:author="Michael Petite" w:date="2017-02-23T17:55:00Z">
            <w:r w:rsidRPr="0029053D" w:rsidDel="0029053D">
              <w:rPr>
                <w:rPrChange w:id="927" w:author="Michael Petite" w:date="2017-02-23T17:55:00Z">
                  <w:rPr>
                    <w:rStyle w:val="Hyperlink"/>
                    <w:noProof/>
                  </w:rPr>
                </w:rPrChange>
              </w:rPr>
              <w:delText>4.18.1</w:delText>
            </w:r>
            <w:r w:rsidDel="0029053D">
              <w:rPr>
                <w:rFonts w:asciiTheme="minorHAnsi" w:hAnsiTheme="minorHAnsi"/>
                <w:noProof/>
                <w:sz w:val="22"/>
                <w:szCs w:val="22"/>
              </w:rPr>
              <w:tab/>
            </w:r>
            <w:r w:rsidRPr="0029053D" w:rsidDel="0029053D">
              <w:rPr>
                <w:rPrChange w:id="928" w:author="Michael Petite" w:date="2017-02-23T17:55:00Z">
                  <w:rPr>
                    <w:rStyle w:val="Hyperlink"/>
                    <w:noProof/>
                  </w:rPr>
                </w:rPrChange>
              </w:rPr>
              <w:delText>Business Requirements Changes</w:delText>
            </w:r>
            <w:r w:rsidDel="0029053D">
              <w:rPr>
                <w:noProof/>
                <w:webHidden/>
              </w:rPr>
              <w:tab/>
              <w:delText>66</w:delText>
            </w:r>
          </w:del>
        </w:p>
        <w:p w14:paraId="4871ACBB" w14:textId="1690672B" w:rsidR="008C2E20" w:rsidDel="0029053D" w:rsidRDefault="008C2E20">
          <w:pPr>
            <w:pStyle w:val="TOC4"/>
            <w:tabs>
              <w:tab w:val="left" w:pos="1540"/>
              <w:tab w:val="right" w:leader="dot" w:pos="9350"/>
            </w:tabs>
            <w:rPr>
              <w:del w:id="929" w:author="Michael Petite" w:date="2017-02-23T17:55:00Z"/>
              <w:rFonts w:asciiTheme="minorHAnsi" w:hAnsiTheme="minorHAnsi"/>
              <w:noProof/>
              <w:sz w:val="22"/>
              <w:szCs w:val="22"/>
            </w:rPr>
          </w:pPr>
          <w:del w:id="930" w:author="Michael Petite" w:date="2017-02-23T17:55:00Z">
            <w:r w:rsidRPr="0029053D" w:rsidDel="0029053D">
              <w:rPr>
                <w:rPrChange w:id="931" w:author="Michael Petite" w:date="2017-02-23T17:55:00Z">
                  <w:rPr>
                    <w:rStyle w:val="Hyperlink"/>
                    <w:noProof/>
                  </w:rPr>
                </w:rPrChange>
              </w:rPr>
              <w:delText>4.18.2</w:delText>
            </w:r>
            <w:r w:rsidDel="0029053D">
              <w:rPr>
                <w:rFonts w:asciiTheme="minorHAnsi" w:hAnsiTheme="minorHAnsi"/>
                <w:noProof/>
                <w:sz w:val="22"/>
                <w:szCs w:val="22"/>
              </w:rPr>
              <w:tab/>
            </w:r>
            <w:r w:rsidRPr="0029053D" w:rsidDel="0029053D">
              <w:rPr>
                <w:rPrChange w:id="932" w:author="Michael Petite" w:date="2017-02-23T17:55:00Z">
                  <w:rPr>
                    <w:rStyle w:val="Hyperlink"/>
                    <w:noProof/>
                  </w:rPr>
                </w:rPrChange>
              </w:rPr>
              <w:delText>Technical Customizations</w:delText>
            </w:r>
            <w:r w:rsidDel="0029053D">
              <w:rPr>
                <w:noProof/>
                <w:webHidden/>
              </w:rPr>
              <w:tab/>
              <w:delText>66</w:delText>
            </w:r>
          </w:del>
        </w:p>
        <w:p w14:paraId="4BFC5A93" w14:textId="1C0A4B89" w:rsidR="008C2E20" w:rsidDel="0029053D" w:rsidRDefault="008C2E20">
          <w:pPr>
            <w:pStyle w:val="TOC5"/>
            <w:tabs>
              <w:tab w:val="right" w:leader="dot" w:pos="9350"/>
            </w:tabs>
            <w:rPr>
              <w:del w:id="933" w:author="Michael Petite" w:date="2017-02-23T17:55:00Z"/>
              <w:rFonts w:asciiTheme="minorHAnsi" w:hAnsiTheme="minorHAnsi"/>
              <w:noProof/>
              <w:sz w:val="22"/>
              <w:szCs w:val="22"/>
            </w:rPr>
          </w:pPr>
          <w:del w:id="934" w:author="Michael Petite" w:date="2017-02-23T17:55:00Z">
            <w:r w:rsidRPr="0029053D" w:rsidDel="0029053D">
              <w:rPr>
                <w:rPrChange w:id="935" w:author="Michael Petite" w:date="2017-02-23T17:55:00Z">
                  <w:rPr>
                    <w:rStyle w:val="Hyperlink"/>
                    <w:noProof/>
                  </w:rPr>
                </w:rPrChange>
              </w:rPr>
              <w:delText>Page Level Customizations</w:delText>
            </w:r>
            <w:r w:rsidDel="0029053D">
              <w:rPr>
                <w:noProof/>
                <w:webHidden/>
              </w:rPr>
              <w:tab/>
              <w:delText>67</w:delText>
            </w:r>
          </w:del>
        </w:p>
        <w:p w14:paraId="2B2B8EAC" w14:textId="56AA0759" w:rsidR="008C2E20" w:rsidDel="0029053D" w:rsidRDefault="008C2E20">
          <w:pPr>
            <w:pStyle w:val="TOC5"/>
            <w:tabs>
              <w:tab w:val="right" w:leader="dot" w:pos="9350"/>
            </w:tabs>
            <w:rPr>
              <w:del w:id="936" w:author="Michael Petite" w:date="2017-02-23T17:55:00Z"/>
              <w:rFonts w:asciiTheme="minorHAnsi" w:hAnsiTheme="minorHAnsi"/>
              <w:noProof/>
              <w:sz w:val="22"/>
              <w:szCs w:val="22"/>
            </w:rPr>
          </w:pPr>
          <w:del w:id="937" w:author="Michael Petite" w:date="2017-02-23T17:55:00Z">
            <w:r w:rsidRPr="0029053D" w:rsidDel="0029053D">
              <w:rPr>
                <w:rPrChange w:id="938" w:author="Michael Petite" w:date="2017-02-23T17:55:00Z">
                  <w:rPr>
                    <w:rStyle w:val="Hyperlink"/>
                    <w:noProof/>
                  </w:rPr>
                </w:rPrChange>
              </w:rPr>
              <w:delText>Technical Specification Changes</w:delText>
            </w:r>
            <w:r w:rsidDel="0029053D">
              <w:rPr>
                <w:noProof/>
                <w:webHidden/>
              </w:rPr>
              <w:tab/>
              <w:delText>67</w:delText>
            </w:r>
          </w:del>
        </w:p>
        <w:p w14:paraId="410D2B16" w14:textId="0AA1B1FA" w:rsidR="008C2E20" w:rsidDel="0029053D" w:rsidRDefault="008C2E20">
          <w:pPr>
            <w:pStyle w:val="TOC4"/>
            <w:tabs>
              <w:tab w:val="left" w:pos="1540"/>
              <w:tab w:val="right" w:leader="dot" w:pos="9350"/>
            </w:tabs>
            <w:rPr>
              <w:del w:id="939" w:author="Michael Petite" w:date="2017-02-23T17:55:00Z"/>
              <w:rFonts w:asciiTheme="minorHAnsi" w:hAnsiTheme="minorHAnsi"/>
              <w:noProof/>
              <w:sz w:val="22"/>
              <w:szCs w:val="22"/>
            </w:rPr>
          </w:pPr>
          <w:del w:id="940" w:author="Michael Petite" w:date="2017-02-23T17:55:00Z">
            <w:r w:rsidRPr="0029053D" w:rsidDel="0029053D">
              <w:rPr>
                <w:rPrChange w:id="941" w:author="Michael Petite" w:date="2017-02-23T17:55:00Z">
                  <w:rPr>
                    <w:rStyle w:val="Hyperlink"/>
                    <w:noProof/>
                  </w:rPr>
                </w:rPrChange>
              </w:rPr>
              <w:delText>4.18.3</w:delText>
            </w:r>
            <w:r w:rsidDel="0029053D">
              <w:rPr>
                <w:rFonts w:asciiTheme="minorHAnsi" w:hAnsiTheme="minorHAnsi"/>
                <w:noProof/>
                <w:sz w:val="22"/>
                <w:szCs w:val="22"/>
              </w:rPr>
              <w:tab/>
            </w:r>
            <w:r w:rsidRPr="0029053D" w:rsidDel="0029053D">
              <w:rPr>
                <w:rPrChange w:id="942" w:author="Michael Petite" w:date="2017-02-23T17:55:00Z">
                  <w:rPr>
                    <w:rStyle w:val="Hyperlink"/>
                    <w:noProof/>
                  </w:rPr>
                </w:rPrChange>
              </w:rPr>
              <w:delText>Wireframes</w:delText>
            </w:r>
            <w:r w:rsidDel="0029053D">
              <w:rPr>
                <w:noProof/>
                <w:webHidden/>
              </w:rPr>
              <w:tab/>
              <w:delText>68</w:delText>
            </w:r>
          </w:del>
        </w:p>
        <w:p w14:paraId="313AB339" w14:textId="582399A1" w:rsidR="008C2E20" w:rsidDel="0029053D" w:rsidRDefault="008C2E20">
          <w:pPr>
            <w:pStyle w:val="TOC3"/>
            <w:tabs>
              <w:tab w:val="left" w:pos="1100"/>
              <w:tab w:val="right" w:leader="dot" w:pos="9350"/>
            </w:tabs>
            <w:rPr>
              <w:del w:id="943" w:author="Michael Petite" w:date="2017-02-23T17:55:00Z"/>
              <w:rFonts w:asciiTheme="minorHAnsi" w:hAnsiTheme="minorHAnsi"/>
              <w:noProof/>
              <w:sz w:val="22"/>
              <w:szCs w:val="22"/>
            </w:rPr>
          </w:pPr>
          <w:del w:id="944" w:author="Michael Petite" w:date="2017-02-23T17:55:00Z">
            <w:r w:rsidRPr="0029053D" w:rsidDel="0029053D">
              <w:rPr>
                <w:rPrChange w:id="945" w:author="Michael Petite" w:date="2017-02-23T17:55:00Z">
                  <w:rPr>
                    <w:rStyle w:val="Hyperlink"/>
                    <w:noProof/>
                  </w:rPr>
                </w:rPrChange>
              </w:rPr>
              <w:delText>4.19</w:delText>
            </w:r>
            <w:r w:rsidDel="0029053D">
              <w:rPr>
                <w:rFonts w:asciiTheme="minorHAnsi" w:hAnsiTheme="minorHAnsi"/>
                <w:noProof/>
                <w:sz w:val="22"/>
                <w:szCs w:val="22"/>
              </w:rPr>
              <w:tab/>
            </w:r>
            <w:r w:rsidRPr="0029053D" w:rsidDel="0029053D">
              <w:rPr>
                <w:rPrChange w:id="946" w:author="Michael Petite" w:date="2017-02-23T17:55:00Z">
                  <w:rPr>
                    <w:rStyle w:val="Hyperlink"/>
                    <w:noProof/>
                  </w:rPr>
                </w:rPrChange>
              </w:rPr>
              <w:delText>Activity Category- Market Research</w:delText>
            </w:r>
            <w:r w:rsidDel="0029053D">
              <w:rPr>
                <w:noProof/>
                <w:webHidden/>
              </w:rPr>
              <w:tab/>
              <w:delText>68</w:delText>
            </w:r>
          </w:del>
        </w:p>
        <w:p w14:paraId="33FA6F72" w14:textId="5522A800" w:rsidR="008C2E20" w:rsidDel="0029053D" w:rsidRDefault="008C2E20">
          <w:pPr>
            <w:pStyle w:val="TOC4"/>
            <w:tabs>
              <w:tab w:val="left" w:pos="1540"/>
              <w:tab w:val="right" w:leader="dot" w:pos="9350"/>
            </w:tabs>
            <w:rPr>
              <w:del w:id="947" w:author="Michael Petite" w:date="2017-02-23T17:55:00Z"/>
              <w:rFonts w:asciiTheme="minorHAnsi" w:hAnsiTheme="minorHAnsi"/>
              <w:noProof/>
              <w:sz w:val="22"/>
              <w:szCs w:val="22"/>
            </w:rPr>
          </w:pPr>
          <w:del w:id="948" w:author="Michael Petite" w:date="2017-02-23T17:55:00Z">
            <w:r w:rsidRPr="0029053D" w:rsidDel="0029053D">
              <w:rPr>
                <w:rPrChange w:id="949" w:author="Michael Petite" w:date="2017-02-23T17:55:00Z">
                  <w:rPr>
                    <w:rStyle w:val="Hyperlink"/>
                    <w:noProof/>
                  </w:rPr>
                </w:rPrChange>
              </w:rPr>
              <w:delText>4.19.1</w:delText>
            </w:r>
            <w:r w:rsidDel="0029053D">
              <w:rPr>
                <w:rFonts w:asciiTheme="minorHAnsi" w:hAnsiTheme="minorHAnsi"/>
                <w:noProof/>
                <w:sz w:val="22"/>
                <w:szCs w:val="22"/>
              </w:rPr>
              <w:tab/>
            </w:r>
            <w:r w:rsidRPr="0029053D" w:rsidDel="0029053D">
              <w:rPr>
                <w:rPrChange w:id="950" w:author="Michael Petite" w:date="2017-02-23T17:55:00Z">
                  <w:rPr>
                    <w:rStyle w:val="Hyperlink"/>
                    <w:noProof/>
                  </w:rPr>
                </w:rPrChange>
              </w:rPr>
              <w:delText>Business Requirements Changes</w:delText>
            </w:r>
            <w:r w:rsidDel="0029053D">
              <w:rPr>
                <w:noProof/>
                <w:webHidden/>
              </w:rPr>
              <w:tab/>
              <w:delText>68</w:delText>
            </w:r>
          </w:del>
        </w:p>
        <w:p w14:paraId="299224CF" w14:textId="619C977D" w:rsidR="008C2E20" w:rsidDel="0029053D" w:rsidRDefault="008C2E20">
          <w:pPr>
            <w:pStyle w:val="TOC4"/>
            <w:tabs>
              <w:tab w:val="left" w:pos="1540"/>
              <w:tab w:val="right" w:leader="dot" w:pos="9350"/>
            </w:tabs>
            <w:rPr>
              <w:del w:id="951" w:author="Michael Petite" w:date="2017-02-23T17:55:00Z"/>
              <w:rFonts w:asciiTheme="minorHAnsi" w:hAnsiTheme="minorHAnsi"/>
              <w:noProof/>
              <w:sz w:val="22"/>
              <w:szCs w:val="22"/>
            </w:rPr>
          </w:pPr>
          <w:del w:id="952" w:author="Michael Petite" w:date="2017-02-23T17:55:00Z">
            <w:r w:rsidRPr="0029053D" w:rsidDel="0029053D">
              <w:rPr>
                <w:rPrChange w:id="953" w:author="Michael Petite" w:date="2017-02-23T17:55:00Z">
                  <w:rPr>
                    <w:rStyle w:val="Hyperlink"/>
                    <w:noProof/>
                  </w:rPr>
                </w:rPrChange>
              </w:rPr>
              <w:delText>4.19.2</w:delText>
            </w:r>
            <w:r w:rsidDel="0029053D">
              <w:rPr>
                <w:rFonts w:asciiTheme="minorHAnsi" w:hAnsiTheme="minorHAnsi"/>
                <w:noProof/>
                <w:sz w:val="22"/>
                <w:szCs w:val="22"/>
              </w:rPr>
              <w:tab/>
            </w:r>
            <w:r w:rsidRPr="0029053D" w:rsidDel="0029053D">
              <w:rPr>
                <w:rPrChange w:id="954" w:author="Michael Petite" w:date="2017-02-23T17:55:00Z">
                  <w:rPr>
                    <w:rStyle w:val="Hyperlink"/>
                    <w:noProof/>
                  </w:rPr>
                </w:rPrChange>
              </w:rPr>
              <w:delText>Technical Customizations</w:delText>
            </w:r>
            <w:r w:rsidDel="0029053D">
              <w:rPr>
                <w:noProof/>
                <w:webHidden/>
              </w:rPr>
              <w:tab/>
              <w:delText>69</w:delText>
            </w:r>
          </w:del>
        </w:p>
        <w:p w14:paraId="669ADC1C" w14:textId="3CC745D6" w:rsidR="008C2E20" w:rsidDel="0029053D" w:rsidRDefault="008C2E20">
          <w:pPr>
            <w:pStyle w:val="TOC5"/>
            <w:tabs>
              <w:tab w:val="right" w:leader="dot" w:pos="9350"/>
            </w:tabs>
            <w:rPr>
              <w:del w:id="955" w:author="Michael Petite" w:date="2017-02-23T17:55:00Z"/>
              <w:rFonts w:asciiTheme="minorHAnsi" w:hAnsiTheme="minorHAnsi"/>
              <w:noProof/>
              <w:sz w:val="22"/>
              <w:szCs w:val="22"/>
            </w:rPr>
          </w:pPr>
          <w:del w:id="956" w:author="Michael Petite" w:date="2017-02-23T17:55:00Z">
            <w:r w:rsidRPr="0029053D" w:rsidDel="0029053D">
              <w:rPr>
                <w:rPrChange w:id="957" w:author="Michael Petite" w:date="2017-02-23T17:55:00Z">
                  <w:rPr>
                    <w:rStyle w:val="Hyperlink"/>
                    <w:noProof/>
                  </w:rPr>
                </w:rPrChange>
              </w:rPr>
              <w:delText>Page Level Customizations</w:delText>
            </w:r>
            <w:r w:rsidDel="0029053D">
              <w:rPr>
                <w:noProof/>
                <w:webHidden/>
              </w:rPr>
              <w:tab/>
              <w:delText>69</w:delText>
            </w:r>
          </w:del>
        </w:p>
        <w:p w14:paraId="5DFAFFE0" w14:textId="66D64165" w:rsidR="008C2E20" w:rsidDel="0029053D" w:rsidRDefault="008C2E20">
          <w:pPr>
            <w:pStyle w:val="TOC5"/>
            <w:tabs>
              <w:tab w:val="right" w:leader="dot" w:pos="9350"/>
            </w:tabs>
            <w:rPr>
              <w:del w:id="958" w:author="Michael Petite" w:date="2017-02-23T17:55:00Z"/>
              <w:rFonts w:asciiTheme="minorHAnsi" w:hAnsiTheme="minorHAnsi"/>
              <w:noProof/>
              <w:sz w:val="22"/>
              <w:szCs w:val="22"/>
            </w:rPr>
          </w:pPr>
          <w:del w:id="959" w:author="Michael Petite" w:date="2017-02-23T17:55:00Z">
            <w:r w:rsidRPr="0029053D" w:rsidDel="0029053D">
              <w:rPr>
                <w:rPrChange w:id="960" w:author="Michael Petite" w:date="2017-02-23T17:55:00Z">
                  <w:rPr>
                    <w:rStyle w:val="Hyperlink"/>
                    <w:noProof/>
                  </w:rPr>
                </w:rPrChange>
              </w:rPr>
              <w:delText>Technical Specification Changes</w:delText>
            </w:r>
            <w:r w:rsidDel="0029053D">
              <w:rPr>
                <w:noProof/>
                <w:webHidden/>
              </w:rPr>
              <w:tab/>
              <w:delText>72</w:delText>
            </w:r>
          </w:del>
        </w:p>
        <w:p w14:paraId="01372F30" w14:textId="1107D536" w:rsidR="008C2E20" w:rsidDel="0029053D" w:rsidRDefault="008C2E20">
          <w:pPr>
            <w:pStyle w:val="TOC4"/>
            <w:tabs>
              <w:tab w:val="left" w:pos="1540"/>
              <w:tab w:val="right" w:leader="dot" w:pos="9350"/>
            </w:tabs>
            <w:rPr>
              <w:del w:id="961" w:author="Michael Petite" w:date="2017-02-23T17:55:00Z"/>
              <w:rFonts w:asciiTheme="minorHAnsi" w:hAnsiTheme="minorHAnsi"/>
              <w:noProof/>
              <w:sz w:val="22"/>
              <w:szCs w:val="22"/>
            </w:rPr>
          </w:pPr>
          <w:del w:id="962" w:author="Michael Petite" w:date="2017-02-23T17:55:00Z">
            <w:r w:rsidRPr="0029053D" w:rsidDel="0029053D">
              <w:rPr>
                <w:rPrChange w:id="963" w:author="Michael Petite" w:date="2017-02-23T17:55:00Z">
                  <w:rPr>
                    <w:rStyle w:val="Hyperlink"/>
                    <w:noProof/>
                  </w:rPr>
                </w:rPrChange>
              </w:rPr>
              <w:delText>4.19.3</w:delText>
            </w:r>
            <w:r w:rsidDel="0029053D">
              <w:rPr>
                <w:rFonts w:asciiTheme="minorHAnsi" w:hAnsiTheme="minorHAnsi"/>
                <w:noProof/>
                <w:sz w:val="22"/>
                <w:szCs w:val="22"/>
              </w:rPr>
              <w:tab/>
            </w:r>
            <w:r w:rsidRPr="0029053D" w:rsidDel="0029053D">
              <w:rPr>
                <w:rPrChange w:id="964" w:author="Michael Petite" w:date="2017-02-23T17:55:00Z">
                  <w:rPr>
                    <w:rStyle w:val="Hyperlink"/>
                    <w:noProof/>
                  </w:rPr>
                </w:rPrChange>
              </w:rPr>
              <w:delText>Wireframes</w:delText>
            </w:r>
            <w:r w:rsidDel="0029053D">
              <w:rPr>
                <w:noProof/>
                <w:webHidden/>
              </w:rPr>
              <w:tab/>
              <w:delText>72</w:delText>
            </w:r>
          </w:del>
        </w:p>
        <w:p w14:paraId="3D19ECC0" w14:textId="5D66E003" w:rsidR="008C2E20" w:rsidDel="0029053D" w:rsidRDefault="008C2E20">
          <w:pPr>
            <w:pStyle w:val="TOC3"/>
            <w:tabs>
              <w:tab w:val="left" w:pos="1100"/>
              <w:tab w:val="right" w:leader="dot" w:pos="9350"/>
            </w:tabs>
            <w:rPr>
              <w:del w:id="965" w:author="Michael Petite" w:date="2017-02-23T17:55:00Z"/>
              <w:rFonts w:asciiTheme="minorHAnsi" w:hAnsiTheme="minorHAnsi"/>
              <w:noProof/>
              <w:sz w:val="22"/>
              <w:szCs w:val="22"/>
            </w:rPr>
          </w:pPr>
          <w:del w:id="966" w:author="Michael Petite" w:date="2017-02-23T17:55:00Z">
            <w:r w:rsidRPr="0029053D" w:rsidDel="0029053D">
              <w:rPr>
                <w:rPrChange w:id="967" w:author="Michael Petite" w:date="2017-02-23T17:55:00Z">
                  <w:rPr>
                    <w:rStyle w:val="Hyperlink"/>
                    <w:noProof/>
                  </w:rPr>
                </w:rPrChange>
              </w:rPr>
              <w:delText>4.20</w:delText>
            </w:r>
            <w:r w:rsidDel="0029053D">
              <w:rPr>
                <w:rFonts w:asciiTheme="minorHAnsi" w:hAnsiTheme="minorHAnsi"/>
                <w:noProof/>
                <w:sz w:val="22"/>
                <w:szCs w:val="22"/>
              </w:rPr>
              <w:tab/>
            </w:r>
            <w:r w:rsidRPr="0029053D" w:rsidDel="0029053D">
              <w:rPr>
                <w:rPrChange w:id="968" w:author="Michael Petite" w:date="2017-02-23T17:55:00Z">
                  <w:rPr>
                    <w:rStyle w:val="Hyperlink"/>
                    <w:noProof/>
                  </w:rPr>
                </w:rPrChange>
              </w:rPr>
              <w:delText>Activity Information</w:delText>
            </w:r>
            <w:r w:rsidDel="0029053D">
              <w:rPr>
                <w:noProof/>
                <w:webHidden/>
              </w:rPr>
              <w:tab/>
              <w:delText>75</w:delText>
            </w:r>
          </w:del>
        </w:p>
        <w:p w14:paraId="269C50F4" w14:textId="1ABC222F" w:rsidR="008C2E20" w:rsidDel="0029053D" w:rsidRDefault="008C2E20">
          <w:pPr>
            <w:pStyle w:val="TOC4"/>
            <w:tabs>
              <w:tab w:val="left" w:pos="1540"/>
              <w:tab w:val="right" w:leader="dot" w:pos="9350"/>
            </w:tabs>
            <w:rPr>
              <w:del w:id="969" w:author="Michael Petite" w:date="2017-02-23T17:55:00Z"/>
              <w:rFonts w:asciiTheme="minorHAnsi" w:hAnsiTheme="minorHAnsi"/>
              <w:noProof/>
              <w:sz w:val="22"/>
              <w:szCs w:val="22"/>
            </w:rPr>
          </w:pPr>
          <w:del w:id="970" w:author="Michael Petite" w:date="2017-02-23T17:55:00Z">
            <w:r w:rsidRPr="0029053D" w:rsidDel="0029053D">
              <w:rPr>
                <w:rPrChange w:id="971" w:author="Michael Petite" w:date="2017-02-23T17:55:00Z">
                  <w:rPr>
                    <w:rStyle w:val="Hyperlink"/>
                    <w:noProof/>
                  </w:rPr>
                </w:rPrChange>
              </w:rPr>
              <w:delText>4.20.1</w:delText>
            </w:r>
            <w:r w:rsidDel="0029053D">
              <w:rPr>
                <w:rFonts w:asciiTheme="minorHAnsi" w:hAnsiTheme="minorHAnsi"/>
                <w:noProof/>
                <w:sz w:val="22"/>
                <w:szCs w:val="22"/>
              </w:rPr>
              <w:tab/>
            </w:r>
            <w:r w:rsidRPr="0029053D" w:rsidDel="0029053D">
              <w:rPr>
                <w:rPrChange w:id="972" w:author="Michael Petite" w:date="2017-02-23T17:55:00Z">
                  <w:rPr>
                    <w:rStyle w:val="Hyperlink"/>
                    <w:noProof/>
                  </w:rPr>
                </w:rPrChange>
              </w:rPr>
              <w:delText>Business Requirements Changes</w:delText>
            </w:r>
            <w:r w:rsidDel="0029053D">
              <w:rPr>
                <w:noProof/>
                <w:webHidden/>
              </w:rPr>
              <w:tab/>
              <w:delText>75</w:delText>
            </w:r>
          </w:del>
        </w:p>
        <w:p w14:paraId="55DA5F5B" w14:textId="71C1B91C" w:rsidR="008C2E20" w:rsidDel="0029053D" w:rsidRDefault="008C2E20">
          <w:pPr>
            <w:pStyle w:val="TOC4"/>
            <w:tabs>
              <w:tab w:val="left" w:pos="1540"/>
              <w:tab w:val="right" w:leader="dot" w:pos="9350"/>
            </w:tabs>
            <w:rPr>
              <w:del w:id="973" w:author="Michael Petite" w:date="2017-02-23T17:55:00Z"/>
              <w:rFonts w:asciiTheme="minorHAnsi" w:hAnsiTheme="minorHAnsi"/>
              <w:noProof/>
              <w:sz w:val="22"/>
              <w:szCs w:val="22"/>
            </w:rPr>
          </w:pPr>
          <w:del w:id="974" w:author="Michael Petite" w:date="2017-02-23T17:55:00Z">
            <w:r w:rsidRPr="0029053D" w:rsidDel="0029053D">
              <w:rPr>
                <w:rPrChange w:id="975" w:author="Michael Petite" w:date="2017-02-23T17:55:00Z">
                  <w:rPr>
                    <w:rStyle w:val="Hyperlink"/>
                    <w:noProof/>
                  </w:rPr>
                </w:rPrChange>
              </w:rPr>
              <w:delText>4.20.2</w:delText>
            </w:r>
            <w:r w:rsidDel="0029053D">
              <w:rPr>
                <w:rFonts w:asciiTheme="minorHAnsi" w:hAnsiTheme="minorHAnsi"/>
                <w:noProof/>
                <w:sz w:val="22"/>
                <w:szCs w:val="22"/>
              </w:rPr>
              <w:tab/>
            </w:r>
            <w:r w:rsidRPr="0029053D" w:rsidDel="0029053D">
              <w:rPr>
                <w:rPrChange w:id="976" w:author="Michael Petite" w:date="2017-02-23T17:55:00Z">
                  <w:rPr>
                    <w:rStyle w:val="Hyperlink"/>
                    <w:noProof/>
                  </w:rPr>
                </w:rPrChange>
              </w:rPr>
              <w:delText>Technical Customizations</w:delText>
            </w:r>
            <w:r w:rsidDel="0029053D">
              <w:rPr>
                <w:noProof/>
                <w:webHidden/>
              </w:rPr>
              <w:tab/>
              <w:delText>75</w:delText>
            </w:r>
          </w:del>
        </w:p>
        <w:p w14:paraId="3589012C" w14:textId="64044CAB" w:rsidR="008C2E20" w:rsidDel="0029053D" w:rsidRDefault="008C2E20">
          <w:pPr>
            <w:pStyle w:val="TOC5"/>
            <w:tabs>
              <w:tab w:val="right" w:leader="dot" w:pos="9350"/>
            </w:tabs>
            <w:rPr>
              <w:del w:id="977" w:author="Michael Petite" w:date="2017-02-23T17:55:00Z"/>
              <w:rFonts w:asciiTheme="minorHAnsi" w:hAnsiTheme="minorHAnsi"/>
              <w:noProof/>
              <w:sz w:val="22"/>
              <w:szCs w:val="22"/>
            </w:rPr>
          </w:pPr>
          <w:del w:id="978" w:author="Michael Petite" w:date="2017-02-23T17:55:00Z">
            <w:r w:rsidRPr="0029053D" w:rsidDel="0029053D">
              <w:rPr>
                <w:rPrChange w:id="979" w:author="Michael Petite" w:date="2017-02-23T17:55:00Z">
                  <w:rPr>
                    <w:rStyle w:val="Hyperlink"/>
                    <w:noProof/>
                  </w:rPr>
                </w:rPrChange>
              </w:rPr>
              <w:delText>Page Level Customizations</w:delText>
            </w:r>
            <w:r w:rsidDel="0029053D">
              <w:rPr>
                <w:noProof/>
                <w:webHidden/>
              </w:rPr>
              <w:tab/>
              <w:delText>76</w:delText>
            </w:r>
          </w:del>
        </w:p>
        <w:p w14:paraId="63FECA07" w14:textId="0BBFD628" w:rsidR="008C2E20" w:rsidDel="0029053D" w:rsidRDefault="008C2E20">
          <w:pPr>
            <w:pStyle w:val="TOC5"/>
            <w:tabs>
              <w:tab w:val="right" w:leader="dot" w:pos="9350"/>
            </w:tabs>
            <w:rPr>
              <w:del w:id="980" w:author="Michael Petite" w:date="2017-02-23T17:55:00Z"/>
              <w:rFonts w:asciiTheme="minorHAnsi" w:hAnsiTheme="minorHAnsi"/>
              <w:noProof/>
              <w:sz w:val="22"/>
              <w:szCs w:val="22"/>
            </w:rPr>
          </w:pPr>
          <w:del w:id="981" w:author="Michael Petite" w:date="2017-02-23T17:55:00Z">
            <w:r w:rsidRPr="0029053D" w:rsidDel="0029053D">
              <w:rPr>
                <w:rPrChange w:id="982" w:author="Michael Petite" w:date="2017-02-23T17:55:00Z">
                  <w:rPr>
                    <w:rStyle w:val="Hyperlink"/>
                    <w:noProof/>
                  </w:rPr>
                </w:rPrChange>
              </w:rPr>
              <w:delText>Technical Specification Changes</w:delText>
            </w:r>
            <w:r w:rsidDel="0029053D">
              <w:rPr>
                <w:noProof/>
                <w:webHidden/>
              </w:rPr>
              <w:tab/>
              <w:delText>78</w:delText>
            </w:r>
          </w:del>
        </w:p>
        <w:p w14:paraId="40994E9A" w14:textId="36545DB4" w:rsidR="008C2E20" w:rsidDel="0029053D" w:rsidRDefault="008C2E20">
          <w:pPr>
            <w:pStyle w:val="TOC4"/>
            <w:tabs>
              <w:tab w:val="left" w:pos="1540"/>
              <w:tab w:val="right" w:leader="dot" w:pos="9350"/>
            </w:tabs>
            <w:rPr>
              <w:del w:id="983" w:author="Michael Petite" w:date="2017-02-23T17:55:00Z"/>
              <w:rFonts w:asciiTheme="minorHAnsi" w:hAnsiTheme="minorHAnsi"/>
              <w:noProof/>
              <w:sz w:val="22"/>
              <w:szCs w:val="22"/>
            </w:rPr>
          </w:pPr>
          <w:del w:id="984" w:author="Michael Petite" w:date="2017-02-23T17:55:00Z">
            <w:r w:rsidRPr="0029053D" w:rsidDel="0029053D">
              <w:rPr>
                <w:rPrChange w:id="985" w:author="Michael Petite" w:date="2017-02-23T17:55:00Z">
                  <w:rPr>
                    <w:rStyle w:val="Hyperlink"/>
                    <w:noProof/>
                  </w:rPr>
                </w:rPrChange>
              </w:rPr>
              <w:delText>4.20.3</w:delText>
            </w:r>
            <w:r w:rsidDel="0029053D">
              <w:rPr>
                <w:rFonts w:asciiTheme="minorHAnsi" w:hAnsiTheme="minorHAnsi"/>
                <w:noProof/>
                <w:sz w:val="22"/>
                <w:szCs w:val="22"/>
              </w:rPr>
              <w:tab/>
            </w:r>
            <w:r w:rsidRPr="0029053D" w:rsidDel="0029053D">
              <w:rPr>
                <w:rPrChange w:id="986" w:author="Michael Petite" w:date="2017-02-23T17:55:00Z">
                  <w:rPr>
                    <w:rStyle w:val="Hyperlink"/>
                    <w:noProof/>
                  </w:rPr>
                </w:rPrChange>
              </w:rPr>
              <w:delText>Wireframes</w:delText>
            </w:r>
            <w:r w:rsidDel="0029053D">
              <w:rPr>
                <w:noProof/>
                <w:webHidden/>
              </w:rPr>
              <w:tab/>
              <w:delText>78</w:delText>
            </w:r>
          </w:del>
        </w:p>
        <w:p w14:paraId="54693E8A" w14:textId="549083B3" w:rsidR="008C2E20" w:rsidDel="0029053D" w:rsidRDefault="008C2E20">
          <w:pPr>
            <w:pStyle w:val="TOC3"/>
            <w:tabs>
              <w:tab w:val="left" w:pos="1100"/>
              <w:tab w:val="right" w:leader="dot" w:pos="9350"/>
            </w:tabs>
            <w:rPr>
              <w:del w:id="987" w:author="Michael Petite" w:date="2017-02-23T17:55:00Z"/>
              <w:rFonts w:asciiTheme="minorHAnsi" w:hAnsiTheme="minorHAnsi"/>
              <w:noProof/>
              <w:sz w:val="22"/>
              <w:szCs w:val="22"/>
            </w:rPr>
          </w:pPr>
          <w:del w:id="988" w:author="Michael Petite" w:date="2017-02-23T17:55:00Z">
            <w:r w:rsidRPr="0029053D" w:rsidDel="0029053D">
              <w:rPr>
                <w:rPrChange w:id="989" w:author="Michael Petite" w:date="2017-02-23T17:55:00Z">
                  <w:rPr>
                    <w:rStyle w:val="Hyperlink"/>
                    <w:noProof/>
                  </w:rPr>
                </w:rPrChange>
              </w:rPr>
              <w:delText>4.21</w:delText>
            </w:r>
            <w:r w:rsidDel="0029053D">
              <w:rPr>
                <w:rFonts w:asciiTheme="minorHAnsi" w:hAnsiTheme="minorHAnsi"/>
                <w:noProof/>
                <w:sz w:val="22"/>
                <w:szCs w:val="22"/>
              </w:rPr>
              <w:tab/>
            </w:r>
            <w:r w:rsidRPr="0029053D" w:rsidDel="0029053D">
              <w:rPr>
                <w:rPrChange w:id="990" w:author="Michael Petite" w:date="2017-02-23T17:55:00Z">
                  <w:rPr>
                    <w:rStyle w:val="Hyperlink"/>
                    <w:noProof/>
                  </w:rPr>
                </w:rPrChange>
              </w:rPr>
              <w:delText>Other Information (HIDDEN)</w:delText>
            </w:r>
            <w:r w:rsidDel="0029053D">
              <w:rPr>
                <w:noProof/>
                <w:webHidden/>
              </w:rPr>
              <w:tab/>
              <w:delText>78</w:delText>
            </w:r>
          </w:del>
        </w:p>
        <w:p w14:paraId="649110BE" w14:textId="0D7DCADC" w:rsidR="008C2E20" w:rsidDel="0029053D" w:rsidRDefault="008C2E20">
          <w:pPr>
            <w:pStyle w:val="TOC4"/>
            <w:tabs>
              <w:tab w:val="left" w:pos="1540"/>
              <w:tab w:val="right" w:leader="dot" w:pos="9350"/>
            </w:tabs>
            <w:rPr>
              <w:del w:id="991" w:author="Michael Petite" w:date="2017-02-23T17:55:00Z"/>
              <w:rFonts w:asciiTheme="minorHAnsi" w:hAnsiTheme="minorHAnsi"/>
              <w:noProof/>
              <w:sz w:val="22"/>
              <w:szCs w:val="22"/>
            </w:rPr>
          </w:pPr>
          <w:del w:id="992" w:author="Michael Petite" w:date="2017-02-23T17:55:00Z">
            <w:r w:rsidRPr="0029053D" w:rsidDel="0029053D">
              <w:rPr>
                <w:rPrChange w:id="993" w:author="Michael Petite" w:date="2017-02-23T17:55:00Z">
                  <w:rPr>
                    <w:rStyle w:val="Hyperlink"/>
                    <w:noProof/>
                  </w:rPr>
                </w:rPrChange>
              </w:rPr>
              <w:delText>4.21.1</w:delText>
            </w:r>
            <w:r w:rsidDel="0029053D">
              <w:rPr>
                <w:rFonts w:asciiTheme="minorHAnsi" w:hAnsiTheme="minorHAnsi"/>
                <w:noProof/>
                <w:sz w:val="22"/>
                <w:szCs w:val="22"/>
              </w:rPr>
              <w:tab/>
            </w:r>
            <w:r w:rsidRPr="0029053D" w:rsidDel="0029053D">
              <w:rPr>
                <w:rPrChange w:id="994" w:author="Michael Petite" w:date="2017-02-23T17:55:00Z">
                  <w:rPr>
                    <w:rStyle w:val="Hyperlink"/>
                    <w:noProof/>
                  </w:rPr>
                </w:rPrChange>
              </w:rPr>
              <w:delText>Business Requirements Changes</w:delText>
            </w:r>
            <w:r w:rsidDel="0029053D">
              <w:rPr>
                <w:noProof/>
                <w:webHidden/>
              </w:rPr>
              <w:tab/>
              <w:delText>78</w:delText>
            </w:r>
          </w:del>
        </w:p>
        <w:p w14:paraId="2C3C3658" w14:textId="7741DD13" w:rsidR="008C2E20" w:rsidDel="0029053D" w:rsidRDefault="008C2E20">
          <w:pPr>
            <w:pStyle w:val="TOC4"/>
            <w:tabs>
              <w:tab w:val="left" w:pos="1540"/>
              <w:tab w:val="right" w:leader="dot" w:pos="9350"/>
            </w:tabs>
            <w:rPr>
              <w:del w:id="995" w:author="Michael Petite" w:date="2017-02-23T17:55:00Z"/>
              <w:rFonts w:asciiTheme="minorHAnsi" w:hAnsiTheme="minorHAnsi"/>
              <w:noProof/>
              <w:sz w:val="22"/>
              <w:szCs w:val="22"/>
            </w:rPr>
          </w:pPr>
          <w:del w:id="996" w:author="Michael Petite" w:date="2017-02-23T17:55:00Z">
            <w:r w:rsidRPr="0029053D" w:rsidDel="0029053D">
              <w:rPr>
                <w:rPrChange w:id="997" w:author="Michael Petite" w:date="2017-02-23T17:55:00Z">
                  <w:rPr>
                    <w:rStyle w:val="Hyperlink"/>
                    <w:noProof/>
                  </w:rPr>
                </w:rPrChange>
              </w:rPr>
              <w:delText>4.21.2</w:delText>
            </w:r>
            <w:r w:rsidDel="0029053D">
              <w:rPr>
                <w:rFonts w:asciiTheme="minorHAnsi" w:hAnsiTheme="minorHAnsi"/>
                <w:noProof/>
                <w:sz w:val="22"/>
                <w:szCs w:val="22"/>
              </w:rPr>
              <w:tab/>
            </w:r>
            <w:r w:rsidRPr="0029053D" w:rsidDel="0029053D">
              <w:rPr>
                <w:rPrChange w:id="998" w:author="Michael Petite" w:date="2017-02-23T17:55:00Z">
                  <w:rPr>
                    <w:rStyle w:val="Hyperlink"/>
                    <w:noProof/>
                  </w:rPr>
                </w:rPrChange>
              </w:rPr>
              <w:delText>Technical Customizations</w:delText>
            </w:r>
            <w:r w:rsidDel="0029053D">
              <w:rPr>
                <w:noProof/>
                <w:webHidden/>
              </w:rPr>
              <w:tab/>
              <w:delText>78</w:delText>
            </w:r>
          </w:del>
        </w:p>
        <w:p w14:paraId="1CFDA856" w14:textId="318CBBA0" w:rsidR="008C2E20" w:rsidDel="0029053D" w:rsidRDefault="008C2E20">
          <w:pPr>
            <w:pStyle w:val="TOC5"/>
            <w:tabs>
              <w:tab w:val="right" w:leader="dot" w:pos="9350"/>
            </w:tabs>
            <w:rPr>
              <w:del w:id="999" w:author="Michael Petite" w:date="2017-02-23T17:55:00Z"/>
              <w:rFonts w:asciiTheme="minorHAnsi" w:hAnsiTheme="minorHAnsi"/>
              <w:noProof/>
              <w:sz w:val="22"/>
              <w:szCs w:val="22"/>
            </w:rPr>
          </w:pPr>
          <w:del w:id="1000" w:author="Michael Petite" w:date="2017-02-23T17:55:00Z">
            <w:r w:rsidRPr="0029053D" w:rsidDel="0029053D">
              <w:rPr>
                <w:rPrChange w:id="1001" w:author="Michael Petite" w:date="2017-02-23T17:55:00Z">
                  <w:rPr>
                    <w:rStyle w:val="Hyperlink"/>
                    <w:noProof/>
                  </w:rPr>
                </w:rPrChange>
              </w:rPr>
              <w:delText>Page Level Customizations</w:delText>
            </w:r>
            <w:r w:rsidDel="0029053D">
              <w:rPr>
                <w:noProof/>
                <w:webHidden/>
              </w:rPr>
              <w:tab/>
              <w:delText>79</w:delText>
            </w:r>
          </w:del>
        </w:p>
        <w:p w14:paraId="4A2FA0F7" w14:textId="4F3B51F7" w:rsidR="008C2E20" w:rsidDel="0029053D" w:rsidRDefault="008C2E20">
          <w:pPr>
            <w:pStyle w:val="TOC5"/>
            <w:tabs>
              <w:tab w:val="right" w:leader="dot" w:pos="9350"/>
            </w:tabs>
            <w:rPr>
              <w:del w:id="1002" w:author="Michael Petite" w:date="2017-02-23T17:55:00Z"/>
              <w:rFonts w:asciiTheme="minorHAnsi" w:hAnsiTheme="minorHAnsi"/>
              <w:noProof/>
              <w:sz w:val="22"/>
              <w:szCs w:val="22"/>
            </w:rPr>
          </w:pPr>
          <w:del w:id="1003" w:author="Michael Petite" w:date="2017-02-23T17:55:00Z">
            <w:r w:rsidRPr="0029053D" w:rsidDel="0029053D">
              <w:rPr>
                <w:rPrChange w:id="1004" w:author="Michael Petite" w:date="2017-02-23T17:55:00Z">
                  <w:rPr>
                    <w:rStyle w:val="Hyperlink"/>
                    <w:noProof/>
                  </w:rPr>
                </w:rPrChange>
              </w:rPr>
              <w:delText>Technical Specification Changes</w:delText>
            </w:r>
            <w:r w:rsidDel="0029053D">
              <w:rPr>
                <w:noProof/>
                <w:webHidden/>
              </w:rPr>
              <w:tab/>
              <w:delText>79</w:delText>
            </w:r>
          </w:del>
        </w:p>
        <w:p w14:paraId="203F06A3" w14:textId="142DB51B" w:rsidR="008C2E20" w:rsidDel="0029053D" w:rsidRDefault="008C2E20">
          <w:pPr>
            <w:pStyle w:val="TOC4"/>
            <w:tabs>
              <w:tab w:val="left" w:pos="1540"/>
              <w:tab w:val="right" w:leader="dot" w:pos="9350"/>
            </w:tabs>
            <w:rPr>
              <w:del w:id="1005" w:author="Michael Petite" w:date="2017-02-23T17:55:00Z"/>
              <w:rFonts w:asciiTheme="minorHAnsi" w:hAnsiTheme="minorHAnsi"/>
              <w:noProof/>
              <w:sz w:val="22"/>
              <w:szCs w:val="22"/>
            </w:rPr>
          </w:pPr>
          <w:del w:id="1006" w:author="Michael Petite" w:date="2017-02-23T17:55:00Z">
            <w:r w:rsidRPr="0029053D" w:rsidDel="0029053D">
              <w:rPr>
                <w:rPrChange w:id="1007" w:author="Michael Petite" w:date="2017-02-23T17:55:00Z">
                  <w:rPr>
                    <w:rStyle w:val="Hyperlink"/>
                    <w:noProof/>
                  </w:rPr>
                </w:rPrChange>
              </w:rPr>
              <w:delText>4.21.3</w:delText>
            </w:r>
            <w:r w:rsidDel="0029053D">
              <w:rPr>
                <w:rFonts w:asciiTheme="minorHAnsi" w:hAnsiTheme="minorHAnsi"/>
                <w:noProof/>
                <w:sz w:val="22"/>
                <w:szCs w:val="22"/>
              </w:rPr>
              <w:tab/>
            </w:r>
            <w:r w:rsidRPr="0029053D" w:rsidDel="0029053D">
              <w:rPr>
                <w:rPrChange w:id="1008" w:author="Michael Petite" w:date="2017-02-23T17:55:00Z">
                  <w:rPr>
                    <w:rStyle w:val="Hyperlink"/>
                    <w:noProof/>
                  </w:rPr>
                </w:rPrChange>
              </w:rPr>
              <w:delText>Wireframes</w:delText>
            </w:r>
            <w:r w:rsidDel="0029053D">
              <w:rPr>
                <w:noProof/>
                <w:webHidden/>
              </w:rPr>
              <w:tab/>
              <w:delText>79</w:delText>
            </w:r>
          </w:del>
        </w:p>
        <w:p w14:paraId="2CEE6C10" w14:textId="0982BA30" w:rsidR="008C2E20" w:rsidDel="0029053D" w:rsidRDefault="008C2E20">
          <w:pPr>
            <w:pStyle w:val="TOC3"/>
            <w:tabs>
              <w:tab w:val="left" w:pos="1100"/>
              <w:tab w:val="right" w:leader="dot" w:pos="9350"/>
            </w:tabs>
            <w:rPr>
              <w:del w:id="1009" w:author="Michael Petite" w:date="2017-02-23T17:55:00Z"/>
              <w:rFonts w:asciiTheme="minorHAnsi" w:hAnsiTheme="minorHAnsi"/>
              <w:noProof/>
              <w:sz w:val="22"/>
              <w:szCs w:val="22"/>
            </w:rPr>
          </w:pPr>
          <w:del w:id="1010" w:author="Michael Petite" w:date="2017-02-23T17:55:00Z">
            <w:r w:rsidRPr="0029053D" w:rsidDel="0029053D">
              <w:rPr>
                <w:rPrChange w:id="1011" w:author="Michael Petite" w:date="2017-02-23T17:55:00Z">
                  <w:rPr>
                    <w:rStyle w:val="Hyperlink"/>
                    <w:noProof/>
                  </w:rPr>
                </w:rPrChange>
              </w:rPr>
              <w:delText>4.22</w:delText>
            </w:r>
            <w:r w:rsidDel="0029053D">
              <w:rPr>
                <w:rFonts w:asciiTheme="minorHAnsi" w:hAnsiTheme="minorHAnsi"/>
                <w:noProof/>
                <w:sz w:val="22"/>
                <w:szCs w:val="22"/>
              </w:rPr>
              <w:tab/>
            </w:r>
            <w:r w:rsidRPr="0029053D" w:rsidDel="0029053D">
              <w:rPr>
                <w:rPrChange w:id="1012" w:author="Michael Petite" w:date="2017-02-23T17:55:00Z">
                  <w:rPr>
                    <w:rStyle w:val="Hyperlink"/>
                    <w:noProof/>
                  </w:rPr>
                </w:rPrChange>
              </w:rPr>
              <w:delText>Nominations</w:delText>
            </w:r>
            <w:r w:rsidDel="0029053D">
              <w:rPr>
                <w:noProof/>
                <w:webHidden/>
              </w:rPr>
              <w:tab/>
              <w:delText>79</w:delText>
            </w:r>
          </w:del>
        </w:p>
        <w:p w14:paraId="51B47B47" w14:textId="41268738" w:rsidR="008C2E20" w:rsidDel="0029053D" w:rsidRDefault="008C2E20">
          <w:pPr>
            <w:pStyle w:val="TOC4"/>
            <w:tabs>
              <w:tab w:val="left" w:pos="1540"/>
              <w:tab w:val="right" w:leader="dot" w:pos="9350"/>
            </w:tabs>
            <w:rPr>
              <w:del w:id="1013" w:author="Michael Petite" w:date="2017-02-23T17:55:00Z"/>
              <w:rFonts w:asciiTheme="minorHAnsi" w:hAnsiTheme="minorHAnsi"/>
              <w:noProof/>
              <w:sz w:val="22"/>
              <w:szCs w:val="22"/>
            </w:rPr>
          </w:pPr>
          <w:del w:id="1014" w:author="Michael Petite" w:date="2017-02-23T17:55:00Z">
            <w:r w:rsidRPr="0029053D" w:rsidDel="0029053D">
              <w:rPr>
                <w:rPrChange w:id="1015" w:author="Michael Petite" w:date="2017-02-23T17:55:00Z">
                  <w:rPr>
                    <w:rStyle w:val="Hyperlink"/>
                    <w:noProof/>
                  </w:rPr>
                </w:rPrChange>
              </w:rPr>
              <w:delText>4.22.1</w:delText>
            </w:r>
            <w:r w:rsidDel="0029053D">
              <w:rPr>
                <w:rFonts w:asciiTheme="minorHAnsi" w:hAnsiTheme="minorHAnsi"/>
                <w:noProof/>
                <w:sz w:val="22"/>
                <w:szCs w:val="22"/>
              </w:rPr>
              <w:tab/>
            </w:r>
            <w:r w:rsidRPr="0029053D" w:rsidDel="0029053D">
              <w:rPr>
                <w:rPrChange w:id="1016" w:author="Michael Petite" w:date="2017-02-23T17:55:00Z">
                  <w:rPr>
                    <w:rStyle w:val="Hyperlink"/>
                    <w:noProof/>
                  </w:rPr>
                </w:rPrChange>
              </w:rPr>
              <w:delText>Business Requirements Changes</w:delText>
            </w:r>
            <w:r w:rsidDel="0029053D">
              <w:rPr>
                <w:noProof/>
                <w:webHidden/>
              </w:rPr>
              <w:tab/>
              <w:delText>79</w:delText>
            </w:r>
          </w:del>
        </w:p>
        <w:p w14:paraId="13EA27FD" w14:textId="79F76FAD" w:rsidR="008C2E20" w:rsidDel="0029053D" w:rsidRDefault="008C2E20">
          <w:pPr>
            <w:pStyle w:val="TOC4"/>
            <w:tabs>
              <w:tab w:val="left" w:pos="1540"/>
              <w:tab w:val="right" w:leader="dot" w:pos="9350"/>
            </w:tabs>
            <w:rPr>
              <w:del w:id="1017" w:author="Michael Petite" w:date="2017-02-23T17:55:00Z"/>
              <w:rFonts w:asciiTheme="minorHAnsi" w:hAnsiTheme="minorHAnsi"/>
              <w:noProof/>
              <w:sz w:val="22"/>
              <w:szCs w:val="22"/>
            </w:rPr>
          </w:pPr>
          <w:del w:id="1018" w:author="Michael Petite" w:date="2017-02-23T17:55:00Z">
            <w:r w:rsidRPr="0029053D" w:rsidDel="0029053D">
              <w:rPr>
                <w:rPrChange w:id="1019" w:author="Michael Petite" w:date="2017-02-23T17:55:00Z">
                  <w:rPr>
                    <w:rStyle w:val="Hyperlink"/>
                    <w:noProof/>
                  </w:rPr>
                </w:rPrChange>
              </w:rPr>
              <w:delText>4.22.2</w:delText>
            </w:r>
            <w:r w:rsidDel="0029053D">
              <w:rPr>
                <w:rFonts w:asciiTheme="minorHAnsi" w:hAnsiTheme="minorHAnsi"/>
                <w:noProof/>
                <w:sz w:val="22"/>
                <w:szCs w:val="22"/>
              </w:rPr>
              <w:tab/>
            </w:r>
            <w:r w:rsidRPr="0029053D" w:rsidDel="0029053D">
              <w:rPr>
                <w:rPrChange w:id="1020" w:author="Michael Petite" w:date="2017-02-23T17:55:00Z">
                  <w:rPr>
                    <w:rStyle w:val="Hyperlink"/>
                    <w:noProof/>
                  </w:rPr>
                </w:rPrChange>
              </w:rPr>
              <w:delText>Technical Customizations</w:delText>
            </w:r>
            <w:r w:rsidDel="0029053D">
              <w:rPr>
                <w:noProof/>
                <w:webHidden/>
              </w:rPr>
              <w:tab/>
              <w:delText>79</w:delText>
            </w:r>
          </w:del>
        </w:p>
        <w:p w14:paraId="190CDC8B" w14:textId="051732C1" w:rsidR="008C2E20" w:rsidDel="0029053D" w:rsidRDefault="008C2E20">
          <w:pPr>
            <w:pStyle w:val="TOC5"/>
            <w:tabs>
              <w:tab w:val="right" w:leader="dot" w:pos="9350"/>
            </w:tabs>
            <w:rPr>
              <w:del w:id="1021" w:author="Michael Petite" w:date="2017-02-23T17:55:00Z"/>
              <w:rFonts w:asciiTheme="minorHAnsi" w:hAnsiTheme="minorHAnsi"/>
              <w:noProof/>
              <w:sz w:val="22"/>
              <w:szCs w:val="22"/>
            </w:rPr>
          </w:pPr>
          <w:del w:id="1022" w:author="Michael Petite" w:date="2017-02-23T17:55:00Z">
            <w:r w:rsidRPr="0029053D" w:rsidDel="0029053D">
              <w:rPr>
                <w:rPrChange w:id="1023" w:author="Michael Petite" w:date="2017-02-23T17:55:00Z">
                  <w:rPr>
                    <w:rStyle w:val="Hyperlink"/>
                    <w:noProof/>
                  </w:rPr>
                </w:rPrChange>
              </w:rPr>
              <w:delText>Page Level Customizations</w:delText>
            </w:r>
            <w:r w:rsidDel="0029053D">
              <w:rPr>
                <w:noProof/>
                <w:webHidden/>
              </w:rPr>
              <w:tab/>
              <w:delText>79</w:delText>
            </w:r>
          </w:del>
        </w:p>
        <w:p w14:paraId="1D758CDA" w14:textId="0C48D3CA" w:rsidR="008C2E20" w:rsidDel="0029053D" w:rsidRDefault="008C2E20">
          <w:pPr>
            <w:pStyle w:val="TOC5"/>
            <w:tabs>
              <w:tab w:val="right" w:leader="dot" w:pos="9350"/>
            </w:tabs>
            <w:rPr>
              <w:del w:id="1024" w:author="Michael Petite" w:date="2017-02-23T17:55:00Z"/>
              <w:rFonts w:asciiTheme="minorHAnsi" w:hAnsiTheme="minorHAnsi"/>
              <w:noProof/>
              <w:sz w:val="22"/>
              <w:szCs w:val="22"/>
            </w:rPr>
          </w:pPr>
          <w:del w:id="1025" w:author="Michael Petite" w:date="2017-02-23T17:55:00Z">
            <w:r w:rsidRPr="0029053D" w:rsidDel="0029053D">
              <w:rPr>
                <w:rPrChange w:id="1026" w:author="Michael Petite" w:date="2017-02-23T17:55:00Z">
                  <w:rPr>
                    <w:rStyle w:val="Hyperlink"/>
                    <w:noProof/>
                  </w:rPr>
                </w:rPrChange>
              </w:rPr>
              <w:delText>Technical Specification Changes</w:delText>
            </w:r>
            <w:r w:rsidDel="0029053D">
              <w:rPr>
                <w:noProof/>
                <w:webHidden/>
              </w:rPr>
              <w:tab/>
              <w:delText>82</w:delText>
            </w:r>
          </w:del>
        </w:p>
        <w:p w14:paraId="41A93E31" w14:textId="2AA4D9A6" w:rsidR="008C2E20" w:rsidDel="0029053D" w:rsidRDefault="008C2E20">
          <w:pPr>
            <w:pStyle w:val="TOC4"/>
            <w:tabs>
              <w:tab w:val="left" w:pos="1540"/>
              <w:tab w:val="right" w:leader="dot" w:pos="9350"/>
            </w:tabs>
            <w:rPr>
              <w:del w:id="1027" w:author="Michael Petite" w:date="2017-02-23T17:55:00Z"/>
              <w:rFonts w:asciiTheme="minorHAnsi" w:hAnsiTheme="minorHAnsi"/>
              <w:noProof/>
              <w:sz w:val="22"/>
              <w:szCs w:val="22"/>
            </w:rPr>
          </w:pPr>
          <w:del w:id="1028" w:author="Michael Petite" w:date="2017-02-23T17:55:00Z">
            <w:r w:rsidRPr="0029053D" w:rsidDel="0029053D">
              <w:rPr>
                <w:rPrChange w:id="1029" w:author="Michael Petite" w:date="2017-02-23T17:55:00Z">
                  <w:rPr>
                    <w:rStyle w:val="Hyperlink"/>
                    <w:noProof/>
                  </w:rPr>
                </w:rPrChange>
              </w:rPr>
              <w:delText>4.22.3</w:delText>
            </w:r>
            <w:r w:rsidDel="0029053D">
              <w:rPr>
                <w:rFonts w:asciiTheme="minorHAnsi" w:hAnsiTheme="minorHAnsi"/>
                <w:noProof/>
                <w:sz w:val="22"/>
                <w:szCs w:val="22"/>
              </w:rPr>
              <w:tab/>
            </w:r>
            <w:r w:rsidRPr="0029053D" w:rsidDel="0029053D">
              <w:rPr>
                <w:rPrChange w:id="1030" w:author="Michael Petite" w:date="2017-02-23T17:55:00Z">
                  <w:rPr>
                    <w:rStyle w:val="Hyperlink"/>
                    <w:noProof/>
                  </w:rPr>
                </w:rPrChange>
              </w:rPr>
              <w:delText>Wireframes</w:delText>
            </w:r>
            <w:r w:rsidDel="0029053D">
              <w:rPr>
                <w:noProof/>
                <w:webHidden/>
              </w:rPr>
              <w:tab/>
              <w:delText>83</w:delText>
            </w:r>
          </w:del>
        </w:p>
        <w:p w14:paraId="14C3C415" w14:textId="452352D6" w:rsidR="008C2E20" w:rsidDel="0029053D" w:rsidRDefault="008C2E20">
          <w:pPr>
            <w:pStyle w:val="TOC3"/>
            <w:tabs>
              <w:tab w:val="left" w:pos="1100"/>
              <w:tab w:val="right" w:leader="dot" w:pos="9350"/>
            </w:tabs>
            <w:rPr>
              <w:del w:id="1031" w:author="Michael Petite" w:date="2017-02-23T17:55:00Z"/>
              <w:rFonts w:asciiTheme="minorHAnsi" w:hAnsiTheme="minorHAnsi"/>
              <w:noProof/>
              <w:sz w:val="22"/>
              <w:szCs w:val="22"/>
            </w:rPr>
          </w:pPr>
          <w:del w:id="1032" w:author="Michael Petite" w:date="2017-02-23T17:55:00Z">
            <w:r w:rsidRPr="0029053D" w:rsidDel="0029053D">
              <w:rPr>
                <w:rPrChange w:id="1033" w:author="Michael Petite" w:date="2017-02-23T17:55:00Z">
                  <w:rPr>
                    <w:rStyle w:val="Hyperlink"/>
                    <w:noProof/>
                  </w:rPr>
                </w:rPrChange>
              </w:rPr>
              <w:delText>4.23</w:delText>
            </w:r>
            <w:r w:rsidDel="0029053D">
              <w:rPr>
                <w:rFonts w:asciiTheme="minorHAnsi" w:hAnsiTheme="minorHAnsi"/>
                <w:noProof/>
                <w:sz w:val="22"/>
                <w:szCs w:val="22"/>
              </w:rPr>
              <w:tab/>
            </w:r>
            <w:r w:rsidRPr="0029053D" w:rsidDel="0029053D">
              <w:rPr>
                <w:rPrChange w:id="1034" w:author="Michael Petite" w:date="2017-02-23T17:55:00Z">
                  <w:rPr>
                    <w:rStyle w:val="Hyperlink"/>
                    <w:noProof/>
                  </w:rPr>
                </w:rPrChange>
              </w:rPr>
              <w:delText>Fair Market Value</w:delText>
            </w:r>
            <w:r w:rsidDel="0029053D">
              <w:rPr>
                <w:noProof/>
                <w:webHidden/>
              </w:rPr>
              <w:tab/>
              <w:delText>83</w:delText>
            </w:r>
          </w:del>
        </w:p>
        <w:p w14:paraId="35460AC8" w14:textId="554EE377" w:rsidR="008C2E20" w:rsidDel="0029053D" w:rsidRDefault="008C2E20">
          <w:pPr>
            <w:pStyle w:val="TOC4"/>
            <w:tabs>
              <w:tab w:val="left" w:pos="1540"/>
              <w:tab w:val="right" w:leader="dot" w:pos="9350"/>
            </w:tabs>
            <w:rPr>
              <w:del w:id="1035" w:author="Michael Petite" w:date="2017-02-23T17:55:00Z"/>
              <w:rFonts w:asciiTheme="minorHAnsi" w:hAnsiTheme="minorHAnsi"/>
              <w:noProof/>
              <w:sz w:val="22"/>
              <w:szCs w:val="22"/>
            </w:rPr>
          </w:pPr>
          <w:del w:id="1036" w:author="Michael Petite" w:date="2017-02-23T17:55:00Z">
            <w:r w:rsidRPr="0029053D" w:rsidDel="0029053D">
              <w:rPr>
                <w:rPrChange w:id="1037" w:author="Michael Petite" w:date="2017-02-23T17:55:00Z">
                  <w:rPr>
                    <w:rStyle w:val="Hyperlink"/>
                    <w:noProof/>
                  </w:rPr>
                </w:rPrChange>
              </w:rPr>
              <w:delText>4.23.1</w:delText>
            </w:r>
            <w:r w:rsidDel="0029053D">
              <w:rPr>
                <w:rFonts w:asciiTheme="minorHAnsi" w:hAnsiTheme="minorHAnsi"/>
                <w:noProof/>
                <w:sz w:val="22"/>
                <w:szCs w:val="22"/>
              </w:rPr>
              <w:tab/>
            </w:r>
            <w:r w:rsidRPr="0029053D" w:rsidDel="0029053D">
              <w:rPr>
                <w:rPrChange w:id="1038" w:author="Michael Petite" w:date="2017-02-23T17:55:00Z">
                  <w:rPr>
                    <w:rStyle w:val="Hyperlink"/>
                    <w:noProof/>
                  </w:rPr>
                </w:rPrChange>
              </w:rPr>
              <w:delText>Business Requirements Changes</w:delText>
            </w:r>
            <w:r w:rsidDel="0029053D">
              <w:rPr>
                <w:noProof/>
                <w:webHidden/>
              </w:rPr>
              <w:tab/>
              <w:delText>83</w:delText>
            </w:r>
          </w:del>
        </w:p>
        <w:p w14:paraId="5B187A7D" w14:textId="5BAC84AF" w:rsidR="008C2E20" w:rsidDel="0029053D" w:rsidRDefault="008C2E20">
          <w:pPr>
            <w:pStyle w:val="TOC4"/>
            <w:tabs>
              <w:tab w:val="left" w:pos="1540"/>
              <w:tab w:val="right" w:leader="dot" w:pos="9350"/>
            </w:tabs>
            <w:rPr>
              <w:del w:id="1039" w:author="Michael Petite" w:date="2017-02-23T17:55:00Z"/>
              <w:rFonts w:asciiTheme="minorHAnsi" w:hAnsiTheme="minorHAnsi"/>
              <w:noProof/>
              <w:sz w:val="22"/>
              <w:szCs w:val="22"/>
            </w:rPr>
          </w:pPr>
          <w:del w:id="1040" w:author="Michael Petite" w:date="2017-02-23T17:55:00Z">
            <w:r w:rsidRPr="0029053D" w:rsidDel="0029053D">
              <w:rPr>
                <w:rPrChange w:id="1041" w:author="Michael Petite" w:date="2017-02-23T17:55:00Z">
                  <w:rPr>
                    <w:rStyle w:val="Hyperlink"/>
                    <w:noProof/>
                  </w:rPr>
                </w:rPrChange>
              </w:rPr>
              <w:delText>4.23.2</w:delText>
            </w:r>
            <w:r w:rsidDel="0029053D">
              <w:rPr>
                <w:rFonts w:asciiTheme="minorHAnsi" w:hAnsiTheme="minorHAnsi"/>
                <w:noProof/>
                <w:sz w:val="22"/>
                <w:szCs w:val="22"/>
              </w:rPr>
              <w:tab/>
            </w:r>
            <w:r w:rsidRPr="0029053D" w:rsidDel="0029053D">
              <w:rPr>
                <w:rPrChange w:id="1042" w:author="Michael Petite" w:date="2017-02-23T17:55:00Z">
                  <w:rPr>
                    <w:rStyle w:val="Hyperlink"/>
                    <w:noProof/>
                  </w:rPr>
                </w:rPrChange>
              </w:rPr>
              <w:delText>Technical Customizations</w:delText>
            </w:r>
            <w:r w:rsidDel="0029053D">
              <w:rPr>
                <w:noProof/>
                <w:webHidden/>
              </w:rPr>
              <w:tab/>
              <w:delText>83</w:delText>
            </w:r>
          </w:del>
        </w:p>
        <w:p w14:paraId="551FF376" w14:textId="5DF88398" w:rsidR="008C2E20" w:rsidDel="0029053D" w:rsidRDefault="008C2E20">
          <w:pPr>
            <w:pStyle w:val="TOC5"/>
            <w:tabs>
              <w:tab w:val="right" w:leader="dot" w:pos="9350"/>
            </w:tabs>
            <w:rPr>
              <w:del w:id="1043" w:author="Michael Petite" w:date="2017-02-23T17:55:00Z"/>
              <w:rFonts w:asciiTheme="minorHAnsi" w:hAnsiTheme="minorHAnsi"/>
              <w:noProof/>
              <w:sz w:val="22"/>
              <w:szCs w:val="22"/>
            </w:rPr>
          </w:pPr>
          <w:del w:id="1044" w:author="Michael Petite" w:date="2017-02-23T17:55:00Z">
            <w:r w:rsidRPr="0029053D" w:rsidDel="0029053D">
              <w:rPr>
                <w:rPrChange w:id="1045" w:author="Michael Petite" w:date="2017-02-23T17:55:00Z">
                  <w:rPr>
                    <w:rStyle w:val="Hyperlink"/>
                    <w:noProof/>
                  </w:rPr>
                </w:rPrChange>
              </w:rPr>
              <w:delText>Page Level Customizations</w:delText>
            </w:r>
            <w:r w:rsidDel="0029053D">
              <w:rPr>
                <w:noProof/>
                <w:webHidden/>
              </w:rPr>
              <w:tab/>
              <w:delText>83</w:delText>
            </w:r>
          </w:del>
        </w:p>
        <w:p w14:paraId="45CBDED7" w14:textId="57FEFA36" w:rsidR="008C2E20" w:rsidDel="0029053D" w:rsidRDefault="008C2E20">
          <w:pPr>
            <w:pStyle w:val="TOC5"/>
            <w:tabs>
              <w:tab w:val="right" w:leader="dot" w:pos="9350"/>
            </w:tabs>
            <w:rPr>
              <w:del w:id="1046" w:author="Michael Petite" w:date="2017-02-23T17:55:00Z"/>
              <w:rFonts w:asciiTheme="minorHAnsi" w:hAnsiTheme="minorHAnsi"/>
              <w:noProof/>
              <w:sz w:val="22"/>
              <w:szCs w:val="22"/>
            </w:rPr>
          </w:pPr>
          <w:del w:id="1047" w:author="Michael Petite" w:date="2017-02-23T17:55:00Z">
            <w:r w:rsidRPr="0029053D" w:rsidDel="0029053D">
              <w:rPr>
                <w:rPrChange w:id="1048" w:author="Michael Petite" w:date="2017-02-23T17:55:00Z">
                  <w:rPr>
                    <w:rStyle w:val="Hyperlink"/>
                    <w:noProof/>
                  </w:rPr>
                </w:rPrChange>
              </w:rPr>
              <w:delText>Technical Specification Changes</w:delText>
            </w:r>
            <w:r w:rsidDel="0029053D">
              <w:rPr>
                <w:noProof/>
                <w:webHidden/>
              </w:rPr>
              <w:tab/>
              <w:delText>83</w:delText>
            </w:r>
          </w:del>
        </w:p>
        <w:p w14:paraId="3930CA4D" w14:textId="11CA7763" w:rsidR="008C2E20" w:rsidDel="0029053D" w:rsidRDefault="008C2E20">
          <w:pPr>
            <w:pStyle w:val="TOC4"/>
            <w:tabs>
              <w:tab w:val="left" w:pos="1540"/>
              <w:tab w:val="right" w:leader="dot" w:pos="9350"/>
            </w:tabs>
            <w:rPr>
              <w:del w:id="1049" w:author="Michael Petite" w:date="2017-02-23T17:55:00Z"/>
              <w:rFonts w:asciiTheme="minorHAnsi" w:hAnsiTheme="minorHAnsi"/>
              <w:noProof/>
              <w:sz w:val="22"/>
              <w:szCs w:val="22"/>
            </w:rPr>
          </w:pPr>
          <w:del w:id="1050" w:author="Michael Petite" w:date="2017-02-23T17:55:00Z">
            <w:r w:rsidRPr="0029053D" w:rsidDel="0029053D">
              <w:rPr>
                <w:rPrChange w:id="1051" w:author="Michael Petite" w:date="2017-02-23T17:55:00Z">
                  <w:rPr>
                    <w:rStyle w:val="Hyperlink"/>
                    <w:noProof/>
                  </w:rPr>
                </w:rPrChange>
              </w:rPr>
              <w:delText>4.23.3</w:delText>
            </w:r>
            <w:r w:rsidDel="0029053D">
              <w:rPr>
                <w:rFonts w:asciiTheme="minorHAnsi" w:hAnsiTheme="minorHAnsi"/>
                <w:noProof/>
                <w:sz w:val="22"/>
                <w:szCs w:val="22"/>
              </w:rPr>
              <w:tab/>
            </w:r>
            <w:r w:rsidRPr="0029053D" w:rsidDel="0029053D">
              <w:rPr>
                <w:rPrChange w:id="1052" w:author="Michael Petite" w:date="2017-02-23T17:55:00Z">
                  <w:rPr>
                    <w:rStyle w:val="Hyperlink"/>
                    <w:noProof/>
                  </w:rPr>
                </w:rPrChange>
              </w:rPr>
              <w:delText>Wireframes</w:delText>
            </w:r>
            <w:r w:rsidDel="0029053D">
              <w:rPr>
                <w:noProof/>
                <w:webHidden/>
              </w:rPr>
              <w:tab/>
              <w:delText>83</w:delText>
            </w:r>
          </w:del>
        </w:p>
        <w:p w14:paraId="1FCDD0E7" w14:textId="18E85CFE" w:rsidR="008C2E20" w:rsidDel="0029053D" w:rsidRDefault="008C2E20">
          <w:pPr>
            <w:pStyle w:val="TOC3"/>
            <w:tabs>
              <w:tab w:val="left" w:pos="1100"/>
              <w:tab w:val="right" w:leader="dot" w:pos="9350"/>
            </w:tabs>
            <w:rPr>
              <w:del w:id="1053" w:author="Michael Petite" w:date="2017-02-23T17:55:00Z"/>
              <w:rFonts w:asciiTheme="minorHAnsi" w:hAnsiTheme="minorHAnsi"/>
              <w:noProof/>
              <w:sz w:val="22"/>
              <w:szCs w:val="22"/>
            </w:rPr>
          </w:pPr>
          <w:del w:id="1054" w:author="Michael Petite" w:date="2017-02-23T17:55:00Z">
            <w:r w:rsidRPr="0029053D" w:rsidDel="0029053D">
              <w:rPr>
                <w:rPrChange w:id="1055" w:author="Michael Petite" w:date="2017-02-23T17:55:00Z">
                  <w:rPr>
                    <w:rStyle w:val="Hyperlink"/>
                    <w:noProof/>
                  </w:rPr>
                </w:rPrChange>
              </w:rPr>
              <w:delText>4.24</w:delText>
            </w:r>
            <w:r w:rsidDel="0029053D">
              <w:rPr>
                <w:rFonts w:asciiTheme="minorHAnsi" w:hAnsiTheme="minorHAnsi"/>
                <w:noProof/>
                <w:sz w:val="22"/>
                <w:szCs w:val="22"/>
              </w:rPr>
              <w:tab/>
            </w:r>
            <w:r w:rsidRPr="0029053D" w:rsidDel="0029053D">
              <w:rPr>
                <w:rPrChange w:id="1056" w:author="Michael Petite" w:date="2017-02-23T17:55:00Z">
                  <w:rPr>
                    <w:rStyle w:val="Hyperlink"/>
                    <w:noProof/>
                  </w:rPr>
                </w:rPrChange>
              </w:rPr>
              <w:delText>Documents</w:delText>
            </w:r>
            <w:r w:rsidDel="0029053D">
              <w:rPr>
                <w:noProof/>
                <w:webHidden/>
              </w:rPr>
              <w:tab/>
              <w:delText>84</w:delText>
            </w:r>
          </w:del>
        </w:p>
        <w:p w14:paraId="35D3FB18" w14:textId="5DB04C3B" w:rsidR="008C2E20" w:rsidDel="0029053D" w:rsidRDefault="008C2E20">
          <w:pPr>
            <w:pStyle w:val="TOC4"/>
            <w:tabs>
              <w:tab w:val="left" w:pos="1540"/>
              <w:tab w:val="right" w:leader="dot" w:pos="9350"/>
            </w:tabs>
            <w:rPr>
              <w:del w:id="1057" w:author="Michael Petite" w:date="2017-02-23T17:55:00Z"/>
              <w:rFonts w:asciiTheme="minorHAnsi" w:hAnsiTheme="minorHAnsi"/>
              <w:noProof/>
              <w:sz w:val="22"/>
              <w:szCs w:val="22"/>
            </w:rPr>
          </w:pPr>
          <w:del w:id="1058" w:author="Michael Petite" w:date="2017-02-23T17:55:00Z">
            <w:r w:rsidRPr="0029053D" w:rsidDel="0029053D">
              <w:rPr>
                <w:rPrChange w:id="1059" w:author="Michael Petite" w:date="2017-02-23T17:55:00Z">
                  <w:rPr>
                    <w:rStyle w:val="Hyperlink"/>
                    <w:noProof/>
                  </w:rPr>
                </w:rPrChange>
              </w:rPr>
              <w:delText>4.24.1</w:delText>
            </w:r>
            <w:r w:rsidDel="0029053D">
              <w:rPr>
                <w:rFonts w:asciiTheme="minorHAnsi" w:hAnsiTheme="minorHAnsi"/>
                <w:noProof/>
                <w:sz w:val="22"/>
                <w:szCs w:val="22"/>
              </w:rPr>
              <w:tab/>
            </w:r>
            <w:r w:rsidRPr="0029053D" w:rsidDel="0029053D">
              <w:rPr>
                <w:rPrChange w:id="1060" w:author="Michael Petite" w:date="2017-02-23T17:55:00Z">
                  <w:rPr>
                    <w:rStyle w:val="Hyperlink"/>
                    <w:noProof/>
                  </w:rPr>
                </w:rPrChange>
              </w:rPr>
              <w:delText>Business Requirements Changes</w:delText>
            </w:r>
            <w:r w:rsidDel="0029053D">
              <w:rPr>
                <w:noProof/>
                <w:webHidden/>
              </w:rPr>
              <w:tab/>
              <w:delText>84</w:delText>
            </w:r>
          </w:del>
        </w:p>
        <w:p w14:paraId="2054A502" w14:textId="1C16BFA2" w:rsidR="008C2E20" w:rsidDel="0029053D" w:rsidRDefault="008C2E20">
          <w:pPr>
            <w:pStyle w:val="TOC4"/>
            <w:tabs>
              <w:tab w:val="left" w:pos="1540"/>
              <w:tab w:val="right" w:leader="dot" w:pos="9350"/>
            </w:tabs>
            <w:rPr>
              <w:del w:id="1061" w:author="Michael Petite" w:date="2017-02-23T17:55:00Z"/>
              <w:rFonts w:asciiTheme="minorHAnsi" w:hAnsiTheme="minorHAnsi"/>
              <w:noProof/>
              <w:sz w:val="22"/>
              <w:szCs w:val="22"/>
            </w:rPr>
          </w:pPr>
          <w:del w:id="1062" w:author="Michael Petite" w:date="2017-02-23T17:55:00Z">
            <w:r w:rsidRPr="0029053D" w:rsidDel="0029053D">
              <w:rPr>
                <w:rPrChange w:id="1063" w:author="Michael Petite" w:date="2017-02-23T17:55:00Z">
                  <w:rPr>
                    <w:rStyle w:val="Hyperlink"/>
                    <w:noProof/>
                  </w:rPr>
                </w:rPrChange>
              </w:rPr>
              <w:delText>4.24.2</w:delText>
            </w:r>
            <w:r w:rsidDel="0029053D">
              <w:rPr>
                <w:rFonts w:asciiTheme="minorHAnsi" w:hAnsiTheme="minorHAnsi"/>
                <w:noProof/>
                <w:sz w:val="22"/>
                <w:szCs w:val="22"/>
              </w:rPr>
              <w:tab/>
            </w:r>
            <w:r w:rsidRPr="0029053D" w:rsidDel="0029053D">
              <w:rPr>
                <w:rPrChange w:id="1064" w:author="Michael Petite" w:date="2017-02-23T17:55:00Z">
                  <w:rPr>
                    <w:rStyle w:val="Hyperlink"/>
                    <w:noProof/>
                  </w:rPr>
                </w:rPrChange>
              </w:rPr>
              <w:delText>Technical Customizations</w:delText>
            </w:r>
            <w:r w:rsidDel="0029053D">
              <w:rPr>
                <w:noProof/>
                <w:webHidden/>
              </w:rPr>
              <w:tab/>
              <w:delText>84</w:delText>
            </w:r>
          </w:del>
        </w:p>
        <w:p w14:paraId="6A4AF6AB" w14:textId="4F5AF8BA" w:rsidR="008C2E20" w:rsidDel="0029053D" w:rsidRDefault="008C2E20">
          <w:pPr>
            <w:pStyle w:val="TOC5"/>
            <w:tabs>
              <w:tab w:val="right" w:leader="dot" w:pos="9350"/>
            </w:tabs>
            <w:rPr>
              <w:del w:id="1065" w:author="Michael Petite" w:date="2017-02-23T17:55:00Z"/>
              <w:rFonts w:asciiTheme="minorHAnsi" w:hAnsiTheme="minorHAnsi"/>
              <w:noProof/>
              <w:sz w:val="22"/>
              <w:szCs w:val="22"/>
            </w:rPr>
          </w:pPr>
          <w:del w:id="1066" w:author="Michael Petite" w:date="2017-02-23T17:55:00Z">
            <w:r w:rsidRPr="0029053D" w:rsidDel="0029053D">
              <w:rPr>
                <w:rPrChange w:id="1067" w:author="Michael Petite" w:date="2017-02-23T17:55:00Z">
                  <w:rPr>
                    <w:rStyle w:val="Hyperlink"/>
                    <w:noProof/>
                  </w:rPr>
                </w:rPrChange>
              </w:rPr>
              <w:delText>Page Level Customizations</w:delText>
            </w:r>
            <w:r w:rsidDel="0029053D">
              <w:rPr>
                <w:noProof/>
                <w:webHidden/>
              </w:rPr>
              <w:tab/>
              <w:delText>84</w:delText>
            </w:r>
          </w:del>
        </w:p>
        <w:p w14:paraId="58E6001F" w14:textId="2B421896" w:rsidR="008C2E20" w:rsidDel="0029053D" w:rsidRDefault="008C2E20">
          <w:pPr>
            <w:pStyle w:val="TOC5"/>
            <w:tabs>
              <w:tab w:val="right" w:leader="dot" w:pos="9350"/>
            </w:tabs>
            <w:rPr>
              <w:del w:id="1068" w:author="Michael Petite" w:date="2017-02-23T17:55:00Z"/>
              <w:rFonts w:asciiTheme="minorHAnsi" w:hAnsiTheme="minorHAnsi"/>
              <w:noProof/>
              <w:sz w:val="22"/>
              <w:szCs w:val="22"/>
            </w:rPr>
          </w:pPr>
          <w:del w:id="1069" w:author="Michael Petite" w:date="2017-02-23T17:55:00Z">
            <w:r w:rsidRPr="0029053D" w:rsidDel="0029053D">
              <w:rPr>
                <w:rPrChange w:id="1070" w:author="Michael Petite" w:date="2017-02-23T17:55:00Z">
                  <w:rPr>
                    <w:rStyle w:val="Hyperlink"/>
                    <w:noProof/>
                  </w:rPr>
                </w:rPrChange>
              </w:rPr>
              <w:delText>Technical Specification Changes</w:delText>
            </w:r>
            <w:r w:rsidDel="0029053D">
              <w:rPr>
                <w:noProof/>
                <w:webHidden/>
              </w:rPr>
              <w:tab/>
              <w:delText>84</w:delText>
            </w:r>
          </w:del>
        </w:p>
        <w:p w14:paraId="0A9F84B9" w14:textId="352DE199" w:rsidR="008C2E20" w:rsidDel="0029053D" w:rsidRDefault="008C2E20">
          <w:pPr>
            <w:pStyle w:val="TOC4"/>
            <w:tabs>
              <w:tab w:val="left" w:pos="1540"/>
              <w:tab w:val="right" w:leader="dot" w:pos="9350"/>
            </w:tabs>
            <w:rPr>
              <w:del w:id="1071" w:author="Michael Petite" w:date="2017-02-23T17:55:00Z"/>
              <w:rFonts w:asciiTheme="minorHAnsi" w:hAnsiTheme="minorHAnsi"/>
              <w:noProof/>
              <w:sz w:val="22"/>
              <w:szCs w:val="22"/>
            </w:rPr>
          </w:pPr>
          <w:del w:id="1072" w:author="Michael Petite" w:date="2017-02-23T17:55:00Z">
            <w:r w:rsidRPr="0029053D" w:rsidDel="0029053D">
              <w:rPr>
                <w:rPrChange w:id="1073" w:author="Michael Petite" w:date="2017-02-23T17:55:00Z">
                  <w:rPr>
                    <w:rStyle w:val="Hyperlink"/>
                    <w:noProof/>
                  </w:rPr>
                </w:rPrChange>
              </w:rPr>
              <w:delText>4.24.3</w:delText>
            </w:r>
            <w:r w:rsidDel="0029053D">
              <w:rPr>
                <w:rFonts w:asciiTheme="minorHAnsi" w:hAnsiTheme="minorHAnsi"/>
                <w:noProof/>
                <w:sz w:val="22"/>
                <w:szCs w:val="22"/>
              </w:rPr>
              <w:tab/>
            </w:r>
            <w:r w:rsidRPr="0029053D" w:rsidDel="0029053D">
              <w:rPr>
                <w:rPrChange w:id="1074" w:author="Michael Petite" w:date="2017-02-23T17:55:00Z">
                  <w:rPr>
                    <w:rStyle w:val="Hyperlink"/>
                    <w:noProof/>
                  </w:rPr>
                </w:rPrChange>
              </w:rPr>
              <w:delText>Wireframes</w:delText>
            </w:r>
            <w:r w:rsidDel="0029053D">
              <w:rPr>
                <w:noProof/>
                <w:webHidden/>
              </w:rPr>
              <w:tab/>
              <w:delText>84</w:delText>
            </w:r>
          </w:del>
        </w:p>
        <w:p w14:paraId="24B3706B" w14:textId="4A18CC39" w:rsidR="008C2E20" w:rsidDel="0029053D" w:rsidRDefault="008C2E20">
          <w:pPr>
            <w:pStyle w:val="TOC3"/>
            <w:tabs>
              <w:tab w:val="left" w:pos="1100"/>
              <w:tab w:val="right" w:leader="dot" w:pos="9350"/>
            </w:tabs>
            <w:rPr>
              <w:del w:id="1075" w:author="Michael Petite" w:date="2017-02-23T17:55:00Z"/>
              <w:rFonts w:asciiTheme="minorHAnsi" w:hAnsiTheme="minorHAnsi"/>
              <w:noProof/>
              <w:sz w:val="22"/>
              <w:szCs w:val="22"/>
            </w:rPr>
          </w:pPr>
          <w:del w:id="1076" w:author="Michael Petite" w:date="2017-02-23T17:55:00Z">
            <w:r w:rsidRPr="0029053D" w:rsidDel="0029053D">
              <w:rPr>
                <w:rPrChange w:id="1077" w:author="Michael Petite" w:date="2017-02-23T17:55:00Z">
                  <w:rPr>
                    <w:rStyle w:val="Hyperlink"/>
                    <w:noProof/>
                  </w:rPr>
                </w:rPrChange>
              </w:rPr>
              <w:delText>4.25</w:delText>
            </w:r>
            <w:r w:rsidDel="0029053D">
              <w:rPr>
                <w:rFonts w:asciiTheme="minorHAnsi" w:hAnsiTheme="minorHAnsi"/>
                <w:noProof/>
                <w:sz w:val="22"/>
                <w:szCs w:val="22"/>
              </w:rPr>
              <w:tab/>
            </w:r>
            <w:r w:rsidRPr="0029053D" w:rsidDel="0029053D">
              <w:rPr>
                <w:rPrChange w:id="1078" w:author="Michael Petite" w:date="2017-02-23T17:55:00Z">
                  <w:rPr>
                    <w:rStyle w:val="Hyperlink"/>
                    <w:noProof/>
                  </w:rPr>
                </w:rPrChange>
              </w:rPr>
              <w:delText>Contracting</w:delText>
            </w:r>
            <w:r w:rsidDel="0029053D">
              <w:rPr>
                <w:noProof/>
                <w:webHidden/>
              </w:rPr>
              <w:tab/>
              <w:delText>85</w:delText>
            </w:r>
          </w:del>
        </w:p>
        <w:p w14:paraId="12EC9017" w14:textId="55733D0C" w:rsidR="008C2E20" w:rsidDel="0029053D" w:rsidRDefault="008C2E20">
          <w:pPr>
            <w:pStyle w:val="TOC4"/>
            <w:tabs>
              <w:tab w:val="left" w:pos="1540"/>
              <w:tab w:val="right" w:leader="dot" w:pos="9350"/>
            </w:tabs>
            <w:rPr>
              <w:del w:id="1079" w:author="Michael Petite" w:date="2017-02-23T17:55:00Z"/>
              <w:rFonts w:asciiTheme="minorHAnsi" w:hAnsiTheme="minorHAnsi"/>
              <w:noProof/>
              <w:sz w:val="22"/>
              <w:szCs w:val="22"/>
            </w:rPr>
          </w:pPr>
          <w:del w:id="1080" w:author="Michael Petite" w:date="2017-02-23T17:55:00Z">
            <w:r w:rsidRPr="0029053D" w:rsidDel="0029053D">
              <w:rPr>
                <w:rPrChange w:id="1081" w:author="Michael Petite" w:date="2017-02-23T17:55:00Z">
                  <w:rPr>
                    <w:rStyle w:val="Hyperlink"/>
                    <w:noProof/>
                  </w:rPr>
                </w:rPrChange>
              </w:rPr>
              <w:delText>4.25.1</w:delText>
            </w:r>
            <w:r w:rsidDel="0029053D">
              <w:rPr>
                <w:rFonts w:asciiTheme="minorHAnsi" w:hAnsiTheme="minorHAnsi"/>
                <w:noProof/>
                <w:sz w:val="22"/>
                <w:szCs w:val="22"/>
              </w:rPr>
              <w:tab/>
            </w:r>
            <w:r w:rsidRPr="0029053D" w:rsidDel="0029053D">
              <w:rPr>
                <w:rPrChange w:id="1082" w:author="Michael Petite" w:date="2017-02-23T17:55:00Z">
                  <w:rPr>
                    <w:rStyle w:val="Hyperlink"/>
                    <w:noProof/>
                  </w:rPr>
                </w:rPrChange>
              </w:rPr>
              <w:delText>Business Requirements Changes</w:delText>
            </w:r>
            <w:r w:rsidDel="0029053D">
              <w:rPr>
                <w:noProof/>
                <w:webHidden/>
              </w:rPr>
              <w:tab/>
              <w:delText>85</w:delText>
            </w:r>
          </w:del>
        </w:p>
        <w:p w14:paraId="18608651" w14:textId="3B55EAC9" w:rsidR="008C2E20" w:rsidDel="0029053D" w:rsidRDefault="008C2E20">
          <w:pPr>
            <w:pStyle w:val="TOC3"/>
            <w:tabs>
              <w:tab w:val="left" w:pos="1100"/>
              <w:tab w:val="right" w:leader="dot" w:pos="9350"/>
            </w:tabs>
            <w:rPr>
              <w:del w:id="1083" w:author="Michael Petite" w:date="2017-02-23T17:55:00Z"/>
              <w:rFonts w:asciiTheme="minorHAnsi" w:hAnsiTheme="minorHAnsi"/>
              <w:noProof/>
              <w:sz w:val="22"/>
              <w:szCs w:val="22"/>
            </w:rPr>
          </w:pPr>
          <w:del w:id="1084" w:author="Michael Petite" w:date="2017-02-23T17:55:00Z">
            <w:r w:rsidRPr="0029053D" w:rsidDel="0029053D">
              <w:rPr>
                <w:rPrChange w:id="1085" w:author="Michael Petite" w:date="2017-02-23T17:55:00Z">
                  <w:rPr>
                    <w:rStyle w:val="Hyperlink"/>
                    <w:noProof/>
                  </w:rPr>
                </w:rPrChange>
              </w:rPr>
              <w:delText>4.26</w:delText>
            </w:r>
            <w:r w:rsidDel="0029053D">
              <w:rPr>
                <w:rFonts w:asciiTheme="minorHAnsi" w:hAnsiTheme="minorHAnsi"/>
                <w:noProof/>
                <w:sz w:val="22"/>
                <w:szCs w:val="22"/>
              </w:rPr>
              <w:tab/>
            </w:r>
            <w:r w:rsidRPr="0029053D" w:rsidDel="0029053D">
              <w:rPr>
                <w:rPrChange w:id="1086" w:author="Michael Petite" w:date="2017-02-23T17:55:00Z">
                  <w:rPr>
                    <w:rStyle w:val="Hyperlink"/>
                    <w:noProof/>
                  </w:rPr>
                </w:rPrChange>
              </w:rPr>
              <w:delText>Post-Event</w:delText>
            </w:r>
            <w:r w:rsidDel="0029053D">
              <w:rPr>
                <w:noProof/>
                <w:webHidden/>
              </w:rPr>
              <w:tab/>
              <w:delText>85</w:delText>
            </w:r>
          </w:del>
        </w:p>
        <w:p w14:paraId="4A0DA199" w14:textId="506D6445" w:rsidR="008C2E20" w:rsidDel="0029053D" w:rsidRDefault="008C2E20">
          <w:pPr>
            <w:pStyle w:val="TOC4"/>
            <w:tabs>
              <w:tab w:val="left" w:pos="1540"/>
              <w:tab w:val="right" w:leader="dot" w:pos="9350"/>
            </w:tabs>
            <w:rPr>
              <w:del w:id="1087" w:author="Michael Petite" w:date="2017-02-23T17:55:00Z"/>
              <w:rFonts w:asciiTheme="minorHAnsi" w:hAnsiTheme="minorHAnsi"/>
              <w:noProof/>
              <w:sz w:val="22"/>
              <w:szCs w:val="22"/>
            </w:rPr>
          </w:pPr>
          <w:del w:id="1088" w:author="Michael Petite" w:date="2017-02-23T17:55:00Z">
            <w:r w:rsidRPr="0029053D" w:rsidDel="0029053D">
              <w:rPr>
                <w:rPrChange w:id="1089" w:author="Michael Petite" w:date="2017-02-23T17:55:00Z">
                  <w:rPr>
                    <w:rStyle w:val="Hyperlink"/>
                    <w:noProof/>
                  </w:rPr>
                </w:rPrChange>
              </w:rPr>
              <w:delText>4.26.1</w:delText>
            </w:r>
            <w:r w:rsidDel="0029053D">
              <w:rPr>
                <w:rFonts w:asciiTheme="minorHAnsi" w:hAnsiTheme="minorHAnsi"/>
                <w:noProof/>
                <w:sz w:val="22"/>
                <w:szCs w:val="22"/>
              </w:rPr>
              <w:tab/>
            </w:r>
            <w:r w:rsidRPr="0029053D" w:rsidDel="0029053D">
              <w:rPr>
                <w:rPrChange w:id="1090" w:author="Michael Petite" w:date="2017-02-23T17:55:00Z">
                  <w:rPr>
                    <w:rStyle w:val="Hyperlink"/>
                    <w:noProof/>
                  </w:rPr>
                </w:rPrChange>
              </w:rPr>
              <w:delText>Business Requirements Changes</w:delText>
            </w:r>
            <w:r w:rsidDel="0029053D">
              <w:rPr>
                <w:noProof/>
                <w:webHidden/>
              </w:rPr>
              <w:tab/>
              <w:delText>85</w:delText>
            </w:r>
          </w:del>
        </w:p>
        <w:p w14:paraId="07FD5210" w14:textId="67869593" w:rsidR="008C2E20" w:rsidDel="0029053D" w:rsidRDefault="008C2E20">
          <w:pPr>
            <w:pStyle w:val="TOC4"/>
            <w:tabs>
              <w:tab w:val="left" w:pos="1540"/>
              <w:tab w:val="right" w:leader="dot" w:pos="9350"/>
            </w:tabs>
            <w:rPr>
              <w:del w:id="1091" w:author="Michael Petite" w:date="2017-02-23T17:55:00Z"/>
              <w:rFonts w:asciiTheme="minorHAnsi" w:hAnsiTheme="minorHAnsi"/>
              <w:noProof/>
              <w:sz w:val="22"/>
              <w:szCs w:val="22"/>
            </w:rPr>
          </w:pPr>
          <w:del w:id="1092" w:author="Michael Petite" w:date="2017-02-23T17:55:00Z">
            <w:r w:rsidRPr="0029053D" w:rsidDel="0029053D">
              <w:rPr>
                <w:rPrChange w:id="1093" w:author="Michael Petite" w:date="2017-02-23T17:55:00Z">
                  <w:rPr>
                    <w:rStyle w:val="Hyperlink"/>
                    <w:noProof/>
                  </w:rPr>
                </w:rPrChange>
              </w:rPr>
              <w:delText>4.26.2</w:delText>
            </w:r>
            <w:r w:rsidDel="0029053D">
              <w:rPr>
                <w:rFonts w:asciiTheme="minorHAnsi" w:hAnsiTheme="minorHAnsi"/>
                <w:noProof/>
                <w:sz w:val="22"/>
                <w:szCs w:val="22"/>
              </w:rPr>
              <w:tab/>
            </w:r>
            <w:r w:rsidRPr="0029053D" w:rsidDel="0029053D">
              <w:rPr>
                <w:rPrChange w:id="1094" w:author="Michael Petite" w:date="2017-02-23T17:55:00Z">
                  <w:rPr>
                    <w:rStyle w:val="Hyperlink"/>
                    <w:noProof/>
                  </w:rPr>
                </w:rPrChange>
              </w:rPr>
              <w:delText>Technical Customizations</w:delText>
            </w:r>
            <w:r w:rsidDel="0029053D">
              <w:rPr>
                <w:noProof/>
                <w:webHidden/>
              </w:rPr>
              <w:tab/>
              <w:delText>85</w:delText>
            </w:r>
          </w:del>
        </w:p>
        <w:p w14:paraId="1C41DD5F" w14:textId="1FAB912E" w:rsidR="008C2E20" w:rsidDel="0029053D" w:rsidRDefault="008C2E20">
          <w:pPr>
            <w:pStyle w:val="TOC5"/>
            <w:tabs>
              <w:tab w:val="right" w:leader="dot" w:pos="9350"/>
            </w:tabs>
            <w:rPr>
              <w:del w:id="1095" w:author="Michael Petite" w:date="2017-02-23T17:55:00Z"/>
              <w:rFonts w:asciiTheme="minorHAnsi" w:hAnsiTheme="minorHAnsi"/>
              <w:noProof/>
              <w:sz w:val="22"/>
              <w:szCs w:val="22"/>
            </w:rPr>
          </w:pPr>
          <w:del w:id="1096" w:author="Michael Petite" w:date="2017-02-23T17:55:00Z">
            <w:r w:rsidRPr="0029053D" w:rsidDel="0029053D">
              <w:rPr>
                <w:rPrChange w:id="1097" w:author="Michael Petite" w:date="2017-02-23T17:55:00Z">
                  <w:rPr>
                    <w:rStyle w:val="Hyperlink"/>
                    <w:noProof/>
                  </w:rPr>
                </w:rPrChange>
              </w:rPr>
              <w:delText>Page Level Customizations</w:delText>
            </w:r>
            <w:r w:rsidDel="0029053D">
              <w:rPr>
                <w:noProof/>
                <w:webHidden/>
              </w:rPr>
              <w:tab/>
              <w:delText>85</w:delText>
            </w:r>
          </w:del>
        </w:p>
        <w:p w14:paraId="25D649C6" w14:textId="32E969B3" w:rsidR="008C2E20" w:rsidDel="0029053D" w:rsidRDefault="008C2E20">
          <w:pPr>
            <w:pStyle w:val="TOC5"/>
            <w:tabs>
              <w:tab w:val="right" w:leader="dot" w:pos="9350"/>
            </w:tabs>
            <w:rPr>
              <w:del w:id="1098" w:author="Michael Petite" w:date="2017-02-23T17:55:00Z"/>
              <w:rFonts w:asciiTheme="minorHAnsi" w:hAnsiTheme="minorHAnsi"/>
              <w:noProof/>
              <w:sz w:val="22"/>
              <w:szCs w:val="22"/>
            </w:rPr>
          </w:pPr>
          <w:del w:id="1099" w:author="Michael Petite" w:date="2017-02-23T17:55:00Z">
            <w:r w:rsidRPr="0029053D" w:rsidDel="0029053D">
              <w:rPr>
                <w:rPrChange w:id="1100" w:author="Michael Petite" w:date="2017-02-23T17:55:00Z">
                  <w:rPr>
                    <w:rStyle w:val="Hyperlink"/>
                    <w:noProof/>
                  </w:rPr>
                </w:rPrChange>
              </w:rPr>
              <w:delText>Technical Specification Changes</w:delText>
            </w:r>
            <w:r w:rsidDel="0029053D">
              <w:rPr>
                <w:noProof/>
                <w:webHidden/>
              </w:rPr>
              <w:tab/>
              <w:delText>85</w:delText>
            </w:r>
          </w:del>
        </w:p>
        <w:p w14:paraId="28D8F69D" w14:textId="64114159" w:rsidR="008C2E20" w:rsidDel="0029053D" w:rsidRDefault="008C2E20">
          <w:pPr>
            <w:pStyle w:val="TOC4"/>
            <w:tabs>
              <w:tab w:val="left" w:pos="1540"/>
              <w:tab w:val="right" w:leader="dot" w:pos="9350"/>
            </w:tabs>
            <w:rPr>
              <w:del w:id="1101" w:author="Michael Petite" w:date="2017-02-23T17:55:00Z"/>
              <w:rFonts w:asciiTheme="minorHAnsi" w:hAnsiTheme="minorHAnsi"/>
              <w:noProof/>
              <w:sz w:val="22"/>
              <w:szCs w:val="22"/>
            </w:rPr>
          </w:pPr>
          <w:del w:id="1102" w:author="Michael Petite" w:date="2017-02-23T17:55:00Z">
            <w:r w:rsidRPr="0029053D" w:rsidDel="0029053D">
              <w:rPr>
                <w:rPrChange w:id="1103" w:author="Michael Petite" w:date="2017-02-23T17:55:00Z">
                  <w:rPr>
                    <w:rStyle w:val="Hyperlink"/>
                    <w:noProof/>
                  </w:rPr>
                </w:rPrChange>
              </w:rPr>
              <w:delText>4.26.3</w:delText>
            </w:r>
            <w:r w:rsidDel="0029053D">
              <w:rPr>
                <w:rFonts w:asciiTheme="minorHAnsi" w:hAnsiTheme="minorHAnsi"/>
                <w:noProof/>
                <w:sz w:val="22"/>
                <w:szCs w:val="22"/>
              </w:rPr>
              <w:tab/>
            </w:r>
            <w:r w:rsidRPr="0029053D" w:rsidDel="0029053D">
              <w:rPr>
                <w:rPrChange w:id="1104" w:author="Michael Petite" w:date="2017-02-23T17:55:00Z">
                  <w:rPr>
                    <w:rStyle w:val="Hyperlink"/>
                    <w:noProof/>
                  </w:rPr>
                </w:rPrChange>
              </w:rPr>
              <w:delText>Wireframes</w:delText>
            </w:r>
            <w:r w:rsidDel="0029053D">
              <w:rPr>
                <w:noProof/>
                <w:webHidden/>
              </w:rPr>
              <w:tab/>
              <w:delText>85</w:delText>
            </w:r>
          </w:del>
        </w:p>
        <w:p w14:paraId="2679BC07" w14:textId="037F1A3D" w:rsidR="008C2E20" w:rsidDel="0029053D" w:rsidRDefault="008C2E20">
          <w:pPr>
            <w:pStyle w:val="TOC2"/>
            <w:tabs>
              <w:tab w:val="left" w:pos="800"/>
              <w:tab w:val="right" w:leader="dot" w:pos="9350"/>
            </w:tabs>
            <w:rPr>
              <w:del w:id="1105" w:author="Michael Petite" w:date="2017-02-23T17:55:00Z"/>
              <w:rFonts w:asciiTheme="minorHAnsi" w:hAnsiTheme="minorHAnsi"/>
              <w:noProof/>
              <w:sz w:val="22"/>
              <w:szCs w:val="22"/>
            </w:rPr>
          </w:pPr>
          <w:del w:id="1106" w:author="Michael Petite" w:date="2017-02-23T17:55:00Z">
            <w:r w:rsidRPr="0029053D" w:rsidDel="0029053D">
              <w:rPr>
                <w:rPrChange w:id="1107" w:author="Michael Petite" w:date="2017-02-23T17:55:00Z">
                  <w:rPr>
                    <w:rStyle w:val="Hyperlink"/>
                    <w:noProof/>
                  </w:rPr>
                </w:rPrChange>
              </w:rPr>
              <w:delText>5.</w:delText>
            </w:r>
            <w:r w:rsidDel="0029053D">
              <w:rPr>
                <w:rFonts w:asciiTheme="minorHAnsi" w:hAnsiTheme="minorHAnsi"/>
                <w:noProof/>
                <w:sz w:val="22"/>
                <w:szCs w:val="22"/>
              </w:rPr>
              <w:tab/>
            </w:r>
            <w:r w:rsidRPr="0029053D" w:rsidDel="0029053D">
              <w:rPr>
                <w:rPrChange w:id="1108" w:author="Michael Petite" w:date="2017-02-23T17:55:00Z">
                  <w:rPr>
                    <w:rStyle w:val="Hyperlink"/>
                    <w:noProof/>
                  </w:rPr>
                </w:rPrChange>
              </w:rPr>
              <w:delText>Non-functional system Requirements</w:delText>
            </w:r>
            <w:r w:rsidDel="0029053D">
              <w:rPr>
                <w:noProof/>
                <w:webHidden/>
              </w:rPr>
              <w:tab/>
              <w:delText>86</w:delText>
            </w:r>
          </w:del>
        </w:p>
        <w:p w14:paraId="272F2DF7" w14:textId="4409ED28" w:rsidR="008C2E20" w:rsidDel="0029053D" w:rsidRDefault="008C2E20">
          <w:pPr>
            <w:pStyle w:val="TOC1"/>
            <w:tabs>
              <w:tab w:val="right" w:leader="dot" w:pos="9350"/>
            </w:tabs>
            <w:rPr>
              <w:del w:id="1109" w:author="Michael Petite" w:date="2017-02-23T17:55:00Z"/>
              <w:rFonts w:asciiTheme="minorHAnsi" w:hAnsiTheme="minorHAnsi"/>
              <w:noProof/>
              <w:sz w:val="22"/>
              <w:szCs w:val="22"/>
            </w:rPr>
          </w:pPr>
          <w:del w:id="1110" w:author="Michael Petite" w:date="2017-02-23T17:55:00Z">
            <w:r w:rsidRPr="0029053D" w:rsidDel="0029053D">
              <w:rPr>
                <w:rPrChange w:id="1111" w:author="Michael Petite" w:date="2017-02-23T17:55:00Z">
                  <w:rPr>
                    <w:rStyle w:val="Hyperlink"/>
                    <w:noProof/>
                  </w:rPr>
                </w:rPrChange>
              </w:rPr>
              <w:delText>Revision History</w:delText>
            </w:r>
            <w:r w:rsidDel="0029053D">
              <w:rPr>
                <w:noProof/>
                <w:webHidden/>
              </w:rPr>
              <w:tab/>
              <w:delText>87</w:delText>
            </w:r>
          </w:del>
        </w:p>
        <w:p w14:paraId="580312E7" w14:textId="1DFA878C" w:rsidR="008C2E20" w:rsidDel="0029053D" w:rsidRDefault="008C2E20">
          <w:pPr>
            <w:pStyle w:val="TOC1"/>
            <w:tabs>
              <w:tab w:val="right" w:leader="dot" w:pos="9350"/>
            </w:tabs>
            <w:rPr>
              <w:del w:id="1112" w:author="Michael Petite" w:date="2017-02-23T17:55:00Z"/>
              <w:rFonts w:asciiTheme="minorHAnsi" w:hAnsiTheme="minorHAnsi"/>
              <w:noProof/>
              <w:sz w:val="22"/>
              <w:szCs w:val="22"/>
            </w:rPr>
          </w:pPr>
          <w:del w:id="1113" w:author="Michael Petite" w:date="2017-02-23T17:55:00Z">
            <w:r w:rsidRPr="0029053D" w:rsidDel="0029053D">
              <w:rPr>
                <w:rPrChange w:id="1114" w:author="Michael Petite" w:date="2017-02-23T17:55:00Z">
                  <w:rPr>
                    <w:rStyle w:val="Hyperlink"/>
                    <w:noProof/>
                  </w:rPr>
                </w:rPrChange>
              </w:rPr>
              <w:delText>Glossary</w:delText>
            </w:r>
            <w:r w:rsidDel="0029053D">
              <w:rPr>
                <w:noProof/>
                <w:webHidden/>
              </w:rPr>
              <w:tab/>
              <w:delText>88</w:delText>
            </w:r>
          </w:del>
        </w:p>
        <w:p w14:paraId="08F90E46" w14:textId="73B7D972" w:rsidR="008C2E20" w:rsidDel="0029053D" w:rsidRDefault="008C2E20">
          <w:pPr>
            <w:pStyle w:val="TOC1"/>
            <w:tabs>
              <w:tab w:val="right" w:leader="dot" w:pos="9350"/>
            </w:tabs>
            <w:rPr>
              <w:del w:id="1115" w:author="Michael Petite" w:date="2017-02-23T17:55:00Z"/>
              <w:rFonts w:asciiTheme="minorHAnsi" w:hAnsiTheme="minorHAnsi"/>
              <w:noProof/>
              <w:sz w:val="22"/>
              <w:szCs w:val="22"/>
            </w:rPr>
          </w:pPr>
          <w:del w:id="1116" w:author="Michael Petite" w:date="2017-02-23T17:55:00Z">
            <w:r w:rsidRPr="0029053D" w:rsidDel="0029053D">
              <w:rPr>
                <w:rPrChange w:id="1117" w:author="Michael Petite" w:date="2017-02-23T17:55:00Z">
                  <w:rPr>
                    <w:rStyle w:val="Hyperlink"/>
                    <w:noProof/>
                  </w:rPr>
                </w:rPrChange>
              </w:rPr>
              <w:delText>Signatures</w:delText>
            </w:r>
            <w:r w:rsidDel="0029053D">
              <w:rPr>
                <w:noProof/>
                <w:webHidden/>
              </w:rPr>
              <w:tab/>
              <w:delText>89</w:delText>
            </w:r>
          </w:del>
        </w:p>
        <w:p w14:paraId="55A54B8D" w14:textId="77777777" w:rsidR="00ED54E4" w:rsidRPr="00112869" w:rsidRDefault="00CE6EDE">
          <w:pPr>
            <w:rPr>
              <w:rFonts w:cstheme="minorHAnsi"/>
            </w:rPr>
          </w:pPr>
          <w:r>
            <w:rPr>
              <w:rFonts w:cstheme="minorHAnsi"/>
            </w:rPr>
            <w:fldChar w:fldCharType="end"/>
          </w:r>
        </w:p>
      </w:sdtContent>
    </w:sdt>
    <w:p w14:paraId="41503BEF" w14:textId="77777777" w:rsidR="00ED54E4" w:rsidRPr="00112869" w:rsidRDefault="00ED54E4" w:rsidP="00ED54E4">
      <w:pPr>
        <w:spacing w:before="0" w:after="0" w:line="240" w:lineRule="auto"/>
        <w:rPr>
          <w:rFonts w:cstheme="minorHAnsi"/>
          <w:b/>
          <w:caps/>
          <w:spacing w:val="15"/>
          <w:sz w:val="22"/>
          <w:szCs w:val="22"/>
        </w:rPr>
      </w:pPr>
    </w:p>
    <w:p w14:paraId="3E182640" w14:textId="77777777" w:rsidR="0034616D" w:rsidRPr="00474E90" w:rsidRDefault="0034616D" w:rsidP="0034616D">
      <w:r>
        <w:rPr>
          <w:b/>
          <w:i/>
          <w:iCs/>
          <w:color w:val="0000FF"/>
          <w:sz w:val="28"/>
          <w:szCs w:val="28"/>
          <w:u w:val="single"/>
        </w:rPr>
        <w:br w:type="page"/>
      </w:r>
    </w:p>
    <w:p w14:paraId="3F804AB4" w14:textId="77777777" w:rsidR="00D27CBC" w:rsidRDefault="00D27CBC">
      <w:pPr>
        <w:rPr>
          <w:rFonts w:cstheme="minorHAnsi"/>
        </w:rPr>
      </w:pPr>
    </w:p>
    <w:p w14:paraId="37BEB2FC" w14:textId="77777777" w:rsidR="00ED54E4" w:rsidRPr="00BB07EF" w:rsidRDefault="001F73C7" w:rsidP="00952297">
      <w:pPr>
        <w:pStyle w:val="Heading2"/>
        <w:numPr>
          <w:ilvl w:val="0"/>
          <w:numId w:val="2"/>
        </w:numPr>
        <w:ind w:hanging="720"/>
      </w:pPr>
      <w:bookmarkStart w:id="1118" w:name="_Toc475949402"/>
      <w:r>
        <w:t>P</w:t>
      </w:r>
      <w:r w:rsidR="009C1E35">
        <w:t>urpose</w:t>
      </w:r>
      <w:bookmarkEnd w:id="1118"/>
    </w:p>
    <w:p w14:paraId="29E52DFD" w14:textId="77777777" w:rsidR="00821982" w:rsidRDefault="0034616D" w:rsidP="0034616D">
      <w:pPr>
        <w:spacing w:before="240"/>
      </w:pPr>
      <w:r>
        <w:t xml:space="preserve">The purpose of this document is to </w:t>
      </w:r>
      <w:r w:rsidR="004A17EB">
        <w:t xml:space="preserve">specify the </w:t>
      </w:r>
      <w:r w:rsidR="00072E1B">
        <w:t>customizations made to the</w:t>
      </w:r>
      <w:r w:rsidR="004A17EB">
        <w:t xml:space="preserve"> </w:t>
      </w:r>
      <w:r w:rsidR="00072E1B" w:rsidRPr="00AC555A">
        <w:t xml:space="preserve">Polaris </w:t>
      </w:r>
      <w:r w:rsidR="00474E90" w:rsidRPr="00AC555A">
        <w:t>HIP</w:t>
      </w:r>
      <w:r w:rsidR="00072E1B">
        <w:t xml:space="preserve"> as per</w:t>
      </w:r>
      <w:r w:rsidR="00AC555A">
        <w:t xml:space="preserve"> Teva</w:t>
      </w:r>
      <w:r w:rsidR="00072E1B">
        <w:t>’s requirements</w:t>
      </w:r>
      <w:r w:rsidR="004A17EB" w:rsidRPr="004A17EB">
        <w:t>.</w:t>
      </w:r>
      <w:r w:rsidR="004A17EB">
        <w:t xml:space="preserve"> The document aims to provide </w:t>
      </w:r>
      <w:r w:rsidR="004A17EB" w:rsidRPr="004A17EB">
        <w:t>all essential information</w:t>
      </w:r>
      <w:r w:rsidR="00821982">
        <w:t xml:space="preserve"> needed</w:t>
      </w:r>
      <w:r w:rsidR="004C61D2">
        <w:t xml:space="preserve"> for the user to fully understand the </w:t>
      </w:r>
      <w:r w:rsidR="006F7EB0">
        <w:t>scope</w:t>
      </w:r>
      <w:r w:rsidR="004C61D2">
        <w:t xml:space="preserve"> of the customizations and </w:t>
      </w:r>
      <w:r w:rsidR="006F7EB0">
        <w:t>how</w:t>
      </w:r>
      <w:r w:rsidR="004C61D2">
        <w:t xml:space="preserve"> they will be implemented.</w:t>
      </w:r>
    </w:p>
    <w:p w14:paraId="5821FE7A" w14:textId="77777777" w:rsidR="009C1E35" w:rsidRDefault="009C1E35" w:rsidP="007803F4">
      <w:pPr>
        <w:pStyle w:val="Heading2"/>
        <w:numPr>
          <w:ilvl w:val="0"/>
          <w:numId w:val="2"/>
        </w:numPr>
        <w:spacing w:after="120"/>
        <w:ind w:hanging="720"/>
      </w:pPr>
      <w:bookmarkStart w:id="1119" w:name="_Toc475949403"/>
      <w:r>
        <w:t>Scope</w:t>
      </w:r>
      <w:bookmarkEnd w:id="1119"/>
    </w:p>
    <w:p w14:paraId="2B2C77AC" w14:textId="77777777" w:rsidR="009C1E35" w:rsidRDefault="002963D0" w:rsidP="00052993">
      <w:r>
        <w:t xml:space="preserve">Teva is implementing a global instance of HIP, emphasizing an out of the box approach with minimal changes. Roll out will be to 55 countries </w:t>
      </w:r>
      <w:r w:rsidR="00BD5A06">
        <w:t>in</w:t>
      </w:r>
      <w:r>
        <w:t xml:space="preserve"> 14 languages. </w:t>
      </w:r>
      <w:r w:rsidR="00BD5A06">
        <w:t xml:space="preserve">There are ~20 different </w:t>
      </w:r>
      <w:r w:rsidR="00037C5E">
        <w:t>activity types</w:t>
      </w:r>
      <w:r w:rsidR="00BD5A06">
        <w:t xml:space="preserve">. </w:t>
      </w:r>
      <w:r w:rsidR="00037C5E">
        <w:t>Certain</w:t>
      </w:r>
      <w:r w:rsidR="00BD5A06">
        <w:t xml:space="preserve"> </w:t>
      </w:r>
      <w:r w:rsidR="00037C5E">
        <w:t xml:space="preserve">activity types will have </w:t>
      </w:r>
      <w:r w:rsidR="00BD5A06">
        <w:t xml:space="preserve">will have activity category specific questions which replace some of the questions normally found in the general tab. </w:t>
      </w:r>
      <w:r w:rsidR="00037C5E">
        <w:t>Teva will not perform c</w:t>
      </w:r>
      <w:r w:rsidR="00052993">
        <w:t xml:space="preserve">ontracting in HIP, </w:t>
      </w:r>
      <w:r w:rsidR="00037C5E">
        <w:t>so that module will be hidden and the workflow adjusted to route around it. A</w:t>
      </w:r>
      <w:r w:rsidR="00052993">
        <w:t xml:space="preserve"> document repository </w:t>
      </w:r>
      <w:r w:rsidR="00037C5E">
        <w:t xml:space="preserve">and reference sheet will be used by Teva </w:t>
      </w:r>
      <w:r w:rsidR="00052993">
        <w:t xml:space="preserve">to allow proper documentation to be uploaded based on the activity type. AOP functionality will also be disabled. </w:t>
      </w:r>
      <w:r w:rsidR="00037C5E">
        <w:t>Cross-border transaction functionality being developed as part of HIP 3.3 will be used in the Teva HIP implementation as well.</w:t>
      </w:r>
    </w:p>
    <w:p w14:paraId="63F7C3CB" w14:textId="77777777" w:rsidR="00B25171" w:rsidRDefault="00B25171" w:rsidP="00B25171">
      <w:pPr>
        <w:pStyle w:val="Heading2"/>
        <w:numPr>
          <w:ilvl w:val="0"/>
          <w:numId w:val="2"/>
        </w:numPr>
        <w:ind w:hanging="720"/>
      </w:pPr>
      <w:bookmarkStart w:id="1120" w:name="_Toc475949404"/>
      <w:r>
        <w:t>Assumptions</w:t>
      </w:r>
      <w:bookmarkEnd w:id="1120"/>
    </w:p>
    <w:p w14:paraId="331F396F" w14:textId="77777777" w:rsidR="00043E4C" w:rsidRDefault="00043E4C" w:rsidP="00043E4C">
      <w:pPr>
        <w:pStyle w:val="ListParagraph"/>
        <w:numPr>
          <w:ilvl w:val="0"/>
          <w:numId w:val="29"/>
        </w:numPr>
        <w:autoSpaceDE w:val="0"/>
        <w:autoSpaceDN w:val="0"/>
        <w:adjustRightInd w:val="0"/>
        <w:spacing w:before="0" w:after="0" w:line="240" w:lineRule="auto"/>
        <w:rPr>
          <w:rFonts w:cstheme="minorHAnsi"/>
          <w:color w:val="000000"/>
          <w:szCs w:val="22"/>
        </w:rPr>
      </w:pPr>
      <w:r>
        <w:rPr>
          <w:rFonts w:cstheme="minorHAnsi"/>
          <w:color w:val="000000"/>
          <w:szCs w:val="22"/>
        </w:rPr>
        <w:t>Effort for the project is based upon the following scope</w:t>
      </w:r>
    </w:p>
    <w:p w14:paraId="4FEB265F" w14:textId="77777777" w:rsidR="00A16070" w:rsidRDefault="00043E4C" w:rsidP="00043E4C">
      <w:pPr>
        <w:pStyle w:val="ListParagraph"/>
        <w:numPr>
          <w:ilvl w:val="1"/>
          <w:numId w:val="29"/>
        </w:numPr>
      </w:pPr>
      <w:r>
        <w:t xml:space="preserve">HIP – </w:t>
      </w:r>
    </w:p>
    <w:p w14:paraId="0B2BFC8E" w14:textId="77777777" w:rsidR="00043E4C" w:rsidRDefault="00043E4C" w:rsidP="00A16070">
      <w:pPr>
        <w:pStyle w:val="ListParagraph"/>
        <w:numPr>
          <w:ilvl w:val="2"/>
          <w:numId w:val="29"/>
        </w:numPr>
      </w:pPr>
      <w:r>
        <w:t>55 Countries</w:t>
      </w:r>
    </w:p>
    <w:p w14:paraId="31849899" w14:textId="77777777" w:rsidR="00A16070" w:rsidRDefault="00A16070" w:rsidP="00A16070">
      <w:pPr>
        <w:pStyle w:val="ListParagraph"/>
        <w:numPr>
          <w:ilvl w:val="3"/>
          <w:numId w:val="29"/>
        </w:numPr>
      </w:pPr>
      <w:r>
        <w:t>EU</w:t>
      </w:r>
    </w:p>
    <w:p w14:paraId="46DEE439" w14:textId="77777777" w:rsidR="00A16070" w:rsidRDefault="00A16070" w:rsidP="00A16070">
      <w:pPr>
        <w:pStyle w:val="ListParagraph"/>
        <w:numPr>
          <w:ilvl w:val="4"/>
          <w:numId w:val="29"/>
        </w:numPr>
      </w:pPr>
      <w:r>
        <w:t>Denmark</w:t>
      </w:r>
    </w:p>
    <w:p w14:paraId="6FE632D9" w14:textId="77777777" w:rsidR="00A16070" w:rsidRDefault="00A16070" w:rsidP="00A16070">
      <w:pPr>
        <w:pStyle w:val="ListParagraph"/>
        <w:numPr>
          <w:ilvl w:val="4"/>
          <w:numId w:val="29"/>
        </w:numPr>
      </w:pPr>
      <w:r>
        <w:t>Czech Republic</w:t>
      </w:r>
    </w:p>
    <w:p w14:paraId="6D39AE5C" w14:textId="77777777" w:rsidR="00A16070" w:rsidRDefault="00A16070" w:rsidP="00A16070">
      <w:pPr>
        <w:pStyle w:val="ListParagraph"/>
        <w:numPr>
          <w:ilvl w:val="4"/>
          <w:numId w:val="29"/>
        </w:numPr>
      </w:pPr>
      <w:r>
        <w:t>Slovakia</w:t>
      </w:r>
    </w:p>
    <w:p w14:paraId="58E2DF41" w14:textId="77777777" w:rsidR="00A16070" w:rsidRDefault="00A16070" w:rsidP="00A16070">
      <w:pPr>
        <w:pStyle w:val="ListParagraph"/>
        <w:numPr>
          <w:ilvl w:val="4"/>
          <w:numId w:val="29"/>
        </w:numPr>
      </w:pPr>
      <w:r>
        <w:t>Hungary</w:t>
      </w:r>
    </w:p>
    <w:p w14:paraId="129BA6BE" w14:textId="77777777" w:rsidR="00A16070" w:rsidRDefault="00A16070" w:rsidP="00A16070">
      <w:pPr>
        <w:pStyle w:val="ListParagraph"/>
        <w:numPr>
          <w:ilvl w:val="4"/>
          <w:numId w:val="29"/>
        </w:numPr>
      </w:pPr>
      <w:r>
        <w:t>Slovenia</w:t>
      </w:r>
    </w:p>
    <w:p w14:paraId="7858909A" w14:textId="77777777" w:rsidR="00A16070" w:rsidRDefault="00A16070" w:rsidP="00A16070">
      <w:pPr>
        <w:pStyle w:val="ListParagraph"/>
        <w:numPr>
          <w:ilvl w:val="4"/>
          <w:numId w:val="29"/>
        </w:numPr>
      </w:pPr>
      <w:r>
        <w:t>Italy</w:t>
      </w:r>
    </w:p>
    <w:p w14:paraId="78B04C05" w14:textId="77777777" w:rsidR="00A16070" w:rsidRDefault="00A16070" w:rsidP="00A16070">
      <w:pPr>
        <w:pStyle w:val="ListParagraph"/>
        <w:numPr>
          <w:ilvl w:val="4"/>
          <w:numId w:val="29"/>
        </w:numPr>
      </w:pPr>
      <w:r>
        <w:t>Croatia</w:t>
      </w:r>
    </w:p>
    <w:p w14:paraId="1E614132" w14:textId="77777777" w:rsidR="00A16070" w:rsidRDefault="00A16070" w:rsidP="00A16070">
      <w:pPr>
        <w:pStyle w:val="ListParagraph"/>
        <w:numPr>
          <w:ilvl w:val="4"/>
          <w:numId w:val="29"/>
        </w:numPr>
      </w:pPr>
      <w:r>
        <w:t>Portugal</w:t>
      </w:r>
    </w:p>
    <w:p w14:paraId="140EEBDD" w14:textId="77777777" w:rsidR="00A16070" w:rsidRDefault="00A16070" w:rsidP="00A16070">
      <w:pPr>
        <w:pStyle w:val="ListParagraph"/>
        <w:numPr>
          <w:ilvl w:val="4"/>
          <w:numId w:val="29"/>
        </w:numPr>
      </w:pPr>
      <w:r>
        <w:t>Netherlands</w:t>
      </w:r>
    </w:p>
    <w:p w14:paraId="1B7B48D1" w14:textId="77777777" w:rsidR="00A16070" w:rsidRDefault="00A16070" w:rsidP="00A16070">
      <w:pPr>
        <w:pStyle w:val="ListParagraph"/>
        <w:numPr>
          <w:ilvl w:val="4"/>
          <w:numId w:val="29"/>
        </w:numPr>
      </w:pPr>
      <w:r>
        <w:t>Poland</w:t>
      </w:r>
    </w:p>
    <w:p w14:paraId="63A530FF" w14:textId="77777777" w:rsidR="00A16070" w:rsidRDefault="00A16070" w:rsidP="00A16070">
      <w:pPr>
        <w:pStyle w:val="ListParagraph"/>
        <w:numPr>
          <w:ilvl w:val="4"/>
          <w:numId w:val="29"/>
        </w:numPr>
      </w:pPr>
      <w:r>
        <w:t>Serbia</w:t>
      </w:r>
    </w:p>
    <w:p w14:paraId="535593E2" w14:textId="77777777" w:rsidR="00A16070" w:rsidRDefault="00A16070" w:rsidP="00A16070">
      <w:pPr>
        <w:pStyle w:val="ListParagraph"/>
        <w:numPr>
          <w:ilvl w:val="4"/>
          <w:numId w:val="29"/>
        </w:numPr>
      </w:pPr>
      <w:r>
        <w:t>Austria</w:t>
      </w:r>
    </w:p>
    <w:p w14:paraId="15171880" w14:textId="77777777" w:rsidR="00A16070" w:rsidRDefault="00A16070" w:rsidP="00A16070">
      <w:pPr>
        <w:pStyle w:val="ListParagraph"/>
        <w:numPr>
          <w:ilvl w:val="4"/>
          <w:numId w:val="29"/>
        </w:numPr>
      </w:pPr>
      <w:r>
        <w:t>Romania</w:t>
      </w:r>
    </w:p>
    <w:p w14:paraId="3213A059" w14:textId="77777777" w:rsidR="00A16070" w:rsidRDefault="00A16070" w:rsidP="00A16070">
      <w:pPr>
        <w:pStyle w:val="ListParagraph"/>
        <w:numPr>
          <w:ilvl w:val="4"/>
          <w:numId w:val="29"/>
        </w:numPr>
      </w:pPr>
      <w:r>
        <w:t>Latvia</w:t>
      </w:r>
    </w:p>
    <w:p w14:paraId="35FB3280" w14:textId="77777777" w:rsidR="00A16070" w:rsidRDefault="00A16070" w:rsidP="00A16070">
      <w:pPr>
        <w:pStyle w:val="ListParagraph"/>
        <w:numPr>
          <w:ilvl w:val="4"/>
          <w:numId w:val="29"/>
        </w:numPr>
      </w:pPr>
      <w:r>
        <w:t>Lithuania</w:t>
      </w:r>
    </w:p>
    <w:p w14:paraId="00CD2CE0" w14:textId="77777777" w:rsidR="00A16070" w:rsidRDefault="00A16070" w:rsidP="00A16070">
      <w:pPr>
        <w:pStyle w:val="ListParagraph"/>
        <w:numPr>
          <w:ilvl w:val="4"/>
          <w:numId w:val="29"/>
        </w:numPr>
      </w:pPr>
      <w:r>
        <w:t>Bosnia</w:t>
      </w:r>
    </w:p>
    <w:p w14:paraId="5A3F2EB8" w14:textId="77777777" w:rsidR="00A16070" w:rsidRDefault="00A16070" w:rsidP="00A16070">
      <w:pPr>
        <w:pStyle w:val="ListParagraph"/>
        <w:numPr>
          <w:ilvl w:val="4"/>
          <w:numId w:val="29"/>
        </w:numPr>
      </w:pPr>
      <w:r>
        <w:t>Spain</w:t>
      </w:r>
    </w:p>
    <w:p w14:paraId="44F01C2A" w14:textId="77777777" w:rsidR="00A16070" w:rsidRDefault="00A16070" w:rsidP="00A16070">
      <w:pPr>
        <w:pStyle w:val="ListParagraph"/>
        <w:numPr>
          <w:ilvl w:val="4"/>
          <w:numId w:val="29"/>
        </w:numPr>
      </w:pPr>
      <w:r>
        <w:t>Switzerland</w:t>
      </w:r>
    </w:p>
    <w:p w14:paraId="4A755BF6" w14:textId="77777777" w:rsidR="00A16070" w:rsidRDefault="00A16070" w:rsidP="00A16070">
      <w:pPr>
        <w:pStyle w:val="ListParagraph"/>
        <w:numPr>
          <w:ilvl w:val="4"/>
          <w:numId w:val="29"/>
        </w:numPr>
      </w:pPr>
      <w:r>
        <w:t>Germany</w:t>
      </w:r>
    </w:p>
    <w:p w14:paraId="1355CB01" w14:textId="77777777" w:rsidR="00A16070" w:rsidRDefault="00A16070" w:rsidP="00A16070">
      <w:pPr>
        <w:pStyle w:val="ListParagraph"/>
        <w:numPr>
          <w:ilvl w:val="4"/>
          <w:numId w:val="29"/>
        </w:numPr>
      </w:pPr>
      <w:r>
        <w:t>UK</w:t>
      </w:r>
    </w:p>
    <w:p w14:paraId="5D59A8A6" w14:textId="77777777" w:rsidR="00A16070" w:rsidRDefault="00A16070" w:rsidP="00A16070">
      <w:pPr>
        <w:pStyle w:val="ListParagraph"/>
        <w:numPr>
          <w:ilvl w:val="4"/>
          <w:numId w:val="29"/>
        </w:numPr>
      </w:pPr>
      <w:r>
        <w:t>Belgium</w:t>
      </w:r>
    </w:p>
    <w:p w14:paraId="53A7C67D" w14:textId="77777777" w:rsidR="0061556A" w:rsidRDefault="0061556A" w:rsidP="00A16070">
      <w:pPr>
        <w:pStyle w:val="ListParagraph"/>
        <w:numPr>
          <w:ilvl w:val="4"/>
          <w:numId w:val="29"/>
        </w:numPr>
      </w:pPr>
      <w:r>
        <w:t>Bulgaria</w:t>
      </w:r>
    </w:p>
    <w:p w14:paraId="66768F9C" w14:textId="77777777" w:rsidR="0061556A" w:rsidRDefault="0061556A" w:rsidP="00A16070">
      <w:pPr>
        <w:pStyle w:val="ListParagraph"/>
        <w:numPr>
          <w:ilvl w:val="4"/>
          <w:numId w:val="29"/>
        </w:numPr>
      </w:pPr>
      <w:r>
        <w:t>Greece</w:t>
      </w:r>
    </w:p>
    <w:p w14:paraId="6D704A95" w14:textId="77777777" w:rsidR="0061556A" w:rsidRDefault="0061556A" w:rsidP="00A16070">
      <w:pPr>
        <w:pStyle w:val="ListParagraph"/>
        <w:numPr>
          <w:ilvl w:val="4"/>
          <w:numId w:val="29"/>
        </w:numPr>
      </w:pPr>
      <w:r>
        <w:lastRenderedPageBreak/>
        <w:t>Macedonia</w:t>
      </w:r>
    </w:p>
    <w:p w14:paraId="07EA1A16" w14:textId="77777777" w:rsidR="0061556A" w:rsidRDefault="0061556A" w:rsidP="00A16070">
      <w:pPr>
        <w:pStyle w:val="ListParagraph"/>
        <w:numPr>
          <w:ilvl w:val="4"/>
          <w:numId w:val="29"/>
        </w:numPr>
      </w:pPr>
      <w:r>
        <w:t>Norway</w:t>
      </w:r>
    </w:p>
    <w:p w14:paraId="3AF77D75" w14:textId="77777777" w:rsidR="0061556A" w:rsidRDefault="0061556A" w:rsidP="00A16070">
      <w:pPr>
        <w:pStyle w:val="ListParagraph"/>
        <w:numPr>
          <w:ilvl w:val="4"/>
          <w:numId w:val="29"/>
        </w:numPr>
      </w:pPr>
      <w:r>
        <w:t>Sweden</w:t>
      </w:r>
    </w:p>
    <w:p w14:paraId="4394C593" w14:textId="77777777" w:rsidR="0061556A" w:rsidRDefault="0061556A" w:rsidP="00A16070">
      <w:pPr>
        <w:pStyle w:val="ListParagraph"/>
        <w:numPr>
          <w:ilvl w:val="4"/>
          <w:numId w:val="29"/>
        </w:numPr>
      </w:pPr>
      <w:r>
        <w:t>France</w:t>
      </w:r>
    </w:p>
    <w:p w14:paraId="3D6C6A99" w14:textId="77777777" w:rsidR="0061556A" w:rsidRDefault="0061556A" w:rsidP="00A16070">
      <w:pPr>
        <w:pStyle w:val="ListParagraph"/>
        <w:numPr>
          <w:ilvl w:val="4"/>
          <w:numId w:val="29"/>
        </w:numPr>
      </w:pPr>
      <w:r>
        <w:t>Estonia</w:t>
      </w:r>
    </w:p>
    <w:p w14:paraId="03425364" w14:textId="77777777" w:rsidR="0061556A" w:rsidRDefault="0061556A" w:rsidP="00A16070">
      <w:pPr>
        <w:pStyle w:val="ListParagraph"/>
        <w:numPr>
          <w:ilvl w:val="4"/>
          <w:numId w:val="29"/>
        </w:numPr>
      </w:pPr>
      <w:r>
        <w:t>Finland</w:t>
      </w:r>
    </w:p>
    <w:p w14:paraId="2285D4B5" w14:textId="77777777" w:rsidR="0061556A" w:rsidRDefault="0061556A" w:rsidP="00A16070">
      <w:pPr>
        <w:pStyle w:val="ListParagraph"/>
        <w:numPr>
          <w:ilvl w:val="4"/>
          <w:numId w:val="29"/>
        </w:numPr>
      </w:pPr>
      <w:r>
        <w:t>Malta</w:t>
      </w:r>
    </w:p>
    <w:p w14:paraId="033DF223" w14:textId="77777777" w:rsidR="0061556A" w:rsidRDefault="0061556A" w:rsidP="00A16070">
      <w:pPr>
        <w:pStyle w:val="ListParagraph"/>
        <w:numPr>
          <w:ilvl w:val="4"/>
          <w:numId w:val="29"/>
        </w:numPr>
      </w:pPr>
      <w:r>
        <w:t>Iceland</w:t>
      </w:r>
    </w:p>
    <w:p w14:paraId="7A7ECCAD" w14:textId="77777777" w:rsidR="00A16070" w:rsidRDefault="00A16070" w:rsidP="00A16070">
      <w:pPr>
        <w:pStyle w:val="ListParagraph"/>
        <w:numPr>
          <w:ilvl w:val="3"/>
          <w:numId w:val="29"/>
        </w:numPr>
      </w:pPr>
      <w:r>
        <w:t>Growth Markets</w:t>
      </w:r>
      <w:r w:rsidR="0061556A">
        <w:t xml:space="preserve"> (formerly EMIA-APAC)</w:t>
      </w:r>
    </w:p>
    <w:p w14:paraId="6D7F103E" w14:textId="77777777" w:rsidR="00A16070" w:rsidRDefault="00A16070" w:rsidP="00A16070">
      <w:pPr>
        <w:pStyle w:val="ListParagraph"/>
        <w:numPr>
          <w:ilvl w:val="4"/>
          <w:numId w:val="29"/>
        </w:numPr>
      </w:pPr>
      <w:r>
        <w:t>Russia</w:t>
      </w:r>
    </w:p>
    <w:p w14:paraId="3E9F13FC" w14:textId="77777777" w:rsidR="00A16070" w:rsidRDefault="00A16070" w:rsidP="00A16070">
      <w:pPr>
        <w:pStyle w:val="ListParagraph"/>
        <w:numPr>
          <w:ilvl w:val="4"/>
          <w:numId w:val="29"/>
        </w:numPr>
      </w:pPr>
      <w:r>
        <w:t>Ukraine</w:t>
      </w:r>
    </w:p>
    <w:p w14:paraId="77CE6EF4" w14:textId="77777777" w:rsidR="00A16070" w:rsidRDefault="00A16070" w:rsidP="00A16070">
      <w:pPr>
        <w:pStyle w:val="ListParagraph"/>
        <w:numPr>
          <w:ilvl w:val="4"/>
          <w:numId w:val="29"/>
        </w:numPr>
      </w:pPr>
      <w:r>
        <w:t>Kazakhstan</w:t>
      </w:r>
    </w:p>
    <w:p w14:paraId="458380A0" w14:textId="77777777" w:rsidR="00A16070" w:rsidRDefault="00A16070" w:rsidP="00A16070">
      <w:pPr>
        <w:pStyle w:val="ListParagraph"/>
        <w:numPr>
          <w:ilvl w:val="4"/>
          <w:numId w:val="29"/>
        </w:numPr>
      </w:pPr>
      <w:r>
        <w:t>Israel</w:t>
      </w:r>
    </w:p>
    <w:p w14:paraId="60EA48DF" w14:textId="77777777" w:rsidR="00A16070" w:rsidRDefault="00A16070" w:rsidP="00A16070">
      <w:pPr>
        <w:pStyle w:val="ListParagraph"/>
        <w:numPr>
          <w:ilvl w:val="4"/>
          <w:numId w:val="29"/>
        </w:numPr>
      </w:pPr>
      <w:r>
        <w:t>South Africa</w:t>
      </w:r>
    </w:p>
    <w:p w14:paraId="16FA8F8C" w14:textId="77777777" w:rsidR="00A16070" w:rsidRDefault="00A16070" w:rsidP="00A16070">
      <w:pPr>
        <w:pStyle w:val="ListParagraph"/>
        <w:numPr>
          <w:ilvl w:val="4"/>
          <w:numId w:val="29"/>
        </w:numPr>
      </w:pPr>
      <w:r>
        <w:t>Turkey</w:t>
      </w:r>
    </w:p>
    <w:p w14:paraId="25619CFE" w14:textId="77777777" w:rsidR="00A16070" w:rsidRDefault="00A16070" w:rsidP="00A16070">
      <w:pPr>
        <w:pStyle w:val="ListParagraph"/>
        <w:numPr>
          <w:ilvl w:val="4"/>
          <w:numId w:val="29"/>
        </w:numPr>
      </w:pPr>
      <w:r>
        <w:t>Japan</w:t>
      </w:r>
    </w:p>
    <w:p w14:paraId="2CD0796B" w14:textId="77777777" w:rsidR="00A16070" w:rsidRDefault="00A16070" w:rsidP="00A16070">
      <w:pPr>
        <w:pStyle w:val="ListParagraph"/>
        <w:numPr>
          <w:ilvl w:val="4"/>
          <w:numId w:val="29"/>
        </w:numPr>
      </w:pPr>
      <w:r>
        <w:t>Thailand</w:t>
      </w:r>
    </w:p>
    <w:p w14:paraId="54CEB9BD" w14:textId="77777777" w:rsidR="00A16070" w:rsidRDefault="00A16070" w:rsidP="00A16070">
      <w:pPr>
        <w:pStyle w:val="ListParagraph"/>
        <w:numPr>
          <w:ilvl w:val="4"/>
          <w:numId w:val="29"/>
        </w:numPr>
      </w:pPr>
      <w:r>
        <w:t>India</w:t>
      </w:r>
    </w:p>
    <w:p w14:paraId="19B86686" w14:textId="77777777" w:rsidR="00A16070" w:rsidRDefault="00A16070" w:rsidP="00A16070">
      <w:pPr>
        <w:pStyle w:val="ListParagraph"/>
        <w:numPr>
          <w:ilvl w:val="4"/>
          <w:numId w:val="29"/>
        </w:numPr>
      </w:pPr>
      <w:r>
        <w:t>Korea</w:t>
      </w:r>
    </w:p>
    <w:p w14:paraId="5241D482" w14:textId="77777777" w:rsidR="00A16070" w:rsidRDefault="00A16070" w:rsidP="00A16070">
      <w:pPr>
        <w:pStyle w:val="ListParagraph"/>
        <w:numPr>
          <w:ilvl w:val="4"/>
          <w:numId w:val="29"/>
        </w:numPr>
      </w:pPr>
      <w:r>
        <w:t>Singapore</w:t>
      </w:r>
    </w:p>
    <w:p w14:paraId="4282510C" w14:textId="77777777" w:rsidR="00A16070" w:rsidRDefault="00A16070" w:rsidP="00A16070">
      <w:pPr>
        <w:pStyle w:val="ListParagraph"/>
        <w:numPr>
          <w:ilvl w:val="4"/>
          <w:numId w:val="29"/>
        </w:numPr>
      </w:pPr>
      <w:r>
        <w:t>China</w:t>
      </w:r>
    </w:p>
    <w:p w14:paraId="1C6C20B0" w14:textId="77777777" w:rsidR="00A16070" w:rsidRDefault="00A16070" w:rsidP="00A16070">
      <w:pPr>
        <w:pStyle w:val="ListParagraph"/>
        <w:numPr>
          <w:ilvl w:val="4"/>
          <w:numId w:val="29"/>
        </w:numPr>
      </w:pPr>
      <w:r>
        <w:t>Indonesia</w:t>
      </w:r>
    </w:p>
    <w:p w14:paraId="7B2EC5EB" w14:textId="77777777" w:rsidR="00A16070" w:rsidRDefault="00A16070" w:rsidP="00A16070">
      <w:pPr>
        <w:pStyle w:val="ListParagraph"/>
        <w:numPr>
          <w:ilvl w:val="4"/>
          <w:numId w:val="29"/>
        </w:numPr>
      </w:pPr>
      <w:r>
        <w:t>Australia</w:t>
      </w:r>
    </w:p>
    <w:p w14:paraId="4C6BBB3C" w14:textId="77777777" w:rsidR="00A16070" w:rsidRDefault="00A16070" w:rsidP="00A16070">
      <w:pPr>
        <w:pStyle w:val="ListParagraph"/>
        <w:numPr>
          <w:ilvl w:val="4"/>
          <w:numId w:val="29"/>
        </w:numPr>
      </w:pPr>
      <w:r>
        <w:t>Ireland</w:t>
      </w:r>
    </w:p>
    <w:p w14:paraId="5BFAD82B" w14:textId="77777777" w:rsidR="00A16070" w:rsidRDefault="00A16070" w:rsidP="00A16070">
      <w:pPr>
        <w:pStyle w:val="ListParagraph"/>
        <w:numPr>
          <w:ilvl w:val="3"/>
          <w:numId w:val="29"/>
        </w:numPr>
      </w:pPr>
      <w:r>
        <w:t>LATAM</w:t>
      </w:r>
    </w:p>
    <w:p w14:paraId="4143CEA0" w14:textId="77777777" w:rsidR="00A16070" w:rsidRDefault="00A16070" w:rsidP="00A16070">
      <w:pPr>
        <w:pStyle w:val="ListParagraph"/>
        <w:numPr>
          <w:ilvl w:val="4"/>
          <w:numId w:val="29"/>
        </w:numPr>
      </w:pPr>
      <w:r>
        <w:t>Mexico</w:t>
      </w:r>
    </w:p>
    <w:p w14:paraId="615AA445" w14:textId="77777777" w:rsidR="00A16070" w:rsidRDefault="00A16070" w:rsidP="00A16070">
      <w:pPr>
        <w:pStyle w:val="ListParagraph"/>
        <w:numPr>
          <w:ilvl w:val="4"/>
          <w:numId w:val="29"/>
        </w:numPr>
      </w:pPr>
      <w:r>
        <w:t>Argentina</w:t>
      </w:r>
    </w:p>
    <w:p w14:paraId="6D5CC43B" w14:textId="77777777" w:rsidR="00A16070" w:rsidRDefault="00A16070" w:rsidP="00A16070">
      <w:pPr>
        <w:pStyle w:val="ListParagraph"/>
        <w:numPr>
          <w:ilvl w:val="4"/>
          <w:numId w:val="29"/>
        </w:numPr>
      </w:pPr>
      <w:r>
        <w:t>Brazil</w:t>
      </w:r>
    </w:p>
    <w:p w14:paraId="1AE0EB1F" w14:textId="77777777" w:rsidR="00A16070" w:rsidRDefault="00A16070" w:rsidP="00A16070">
      <w:pPr>
        <w:pStyle w:val="ListParagraph"/>
        <w:numPr>
          <w:ilvl w:val="4"/>
          <w:numId w:val="29"/>
        </w:numPr>
      </w:pPr>
      <w:r>
        <w:t>Chile</w:t>
      </w:r>
    </w:p>
    <w:p w14:paraId="41A8B617" w14:textId="77777777" w:rsidR="00A16070" w:rsidRDefault="00A16070" w:rsidP="00A16070">
      <w:pPr>
        <w:pStyle w:val="ListParagraph"/>
        <w:numPr>
          <w:ilvl w:val="4"/>
          <w:numId w:val="29"/>
        </w:numPr>
      </w:pPr>
      <w:r>
        <w:t>Peru</w:t>
      </w:r>
    </w:p>
    <w:p w14:paraId="005E622E" w14:textId="77777777" w:rsidR="00A16070" w:rsidRDefault="00A16070" w:rsidP="00A16070">
      <w:pPr>
        <w:pStyle w:val="ListParagraph"/>
        <w:numPr>
          <w:ilvl w:val="4"/>
          <w:numId w:val="29"/>
        </w:numPr>
      </w:pPr>
      <w:r>
        <w:t>Uruguay</w:t>
      </w:r>
    </w:p>
    <w:p w14:paraId="3FE93FAD" w14:textId="77777777" w:rsidR="00A16070" w:rsidRDefault="00A16070" w:rsidP="00A16070">
      <w:pPr>
        <w:pStyle w:val="ListParagraph"/>
        <w:numPr>
          <w:ilvl w:val="4"/>
          <w:numId w:val="29"/>
        </w:numPr>
      </w:pPr>
      <w:r>
        <w:t>Venezuela</w:t>
      </w:r>
    </w:p>
    <w:p w14:paraId="723C95D4" w14:textId="77777777" w:rsidR="00A16070" w:rsidRDefault="00A16070" w:rsidP="00A16070">
      <w:pPr>
        <w:pStyle w:val="ListParagraph"/>
        <w:numPr>
          <w:ilvl w:val="3"/>
          <w:numId w:val="29"/>
        </w:numPr>
      </w:pPr>
      <w:r>
        <w:t>North America</w:t>
      </w:r>
    </w:p>
    <w:p w14:paraId="194CE745" w14:textId="77777777" w:rsidR="00A16070" w:rsidRDefault="00A16070" w:rsidP="00A16070">
      <w:pPr>
        <w:pStyle w:val="ListParagraph"/>
        <w:numPr>
          <w:ilvl w:val="4"/>
          <w:numId w:val="29"/>
        </w:numPr>
      </w:pPr>
      <w:r>
        <w:t>United States</w:t>
      </w:r>
    </w:p>
    <w:p w14:paraId="36510248" w14:textId="77777777" w:rsidR="00A16070" w:rsidRDefault="00A16070" w:rsidP="00A16070">
      <w:pPr>
        <w:pStyle w:val="ListParagraph"/>
        <w:numPr>
          <w:ilvl w:val="4"/>
          <w:numId w:val="29"/>
        </w:numPr>
      </w:pPr>
      <w:r>
        <w:t>Canada</w:t>
      </w:r>
    </w:p>
    <w:p w14:paraId="5CD1512E" w14:textId="77777777" w:rsidR="00FF5F22" w:rsidRPr="00FF5F22" w:rsidRDefault="00FF5F22" w:rsidP="00FF5F22">
      <w:pPr>
        <w:pStyle w:val="ListParagraph"/>
        <w:numPr>
          <w:ilvl w:val="2"/>
          <w:numId w:val="29"/>
        </w:numPr>
        <w:rPr>
          <w:rFonts w:cstheme="minorHAnsi"/>
          <w:i/>
          <w:color w:val="000000"/>
          <w:szCs w:val="22"/>
        </w:rPr>
      </w:pPr>
      <w:r w:rsidRPr="00043E4C">
        <w:rPr>
          <w:rFonts w:cstheme="minorHAnsi"/>
          <w:color w:val="000000"/>
          <w:szCs w:val="22"/>
        </w:rPr>
        <w:t xml:space="preserve">Standard Workflows: </w:t>
      </w:r>
      <w:r w:rsidRPr="00043E4C">
        <w:rPr>
          <w:rFonts w:cstheme="minorHAnsi"/>
          <w:i/>
          <w:color w:val="000000"/>
          <w:szCs w:val="22"/>
        </w:rPr>
        <w:t>Advisory Board, Consulting, Grants and Donations</w:t>
      </w:r>
    </w:p>
    <w:p w14:paraId="6524476C" w14:textId="77777777" w:rsidR="003C1C5B" w:rsidRPr="003C1C5B" w:rsidRDefault="00043E4C" w:rsidP="00043E4C">
      <w:pPr>
        <w:pStyle w:val="ListParagraph"/>
        <w:numPr>
          <w:ilvl w:val="2"/>
          <w:numId w:val="29"/>
        </w:numPr>
        <w:rPr>
          <w:rFonts w:cstheme="minorHAnsi"/>
          <w:i/>
          <w:color w:val="000000"/>
          <w:szCs w:val="22"/>
        </w:rPr>
      </w:pPr>
      <w:r w:rsidRPr="00043E4C">
        <w:rPr>
          <w:rFonts w:cstheme="minorHAnsi"/>
          <w:color w:val="000000"/>
          <w:szCs w:val="22"/>
        </w:rPr>
        <w:t>Activity Types:</w:t>
      </w:r>
    </w:p>
    <w:p w14:paraId="3BD4E1C9" w14:textId="77777777" w:rsidR="003C1C5B" w:rsidRPr="003C1C5B" w:rsidRDefault="003C1C5B" w:rsidP="003C1C5B">
      <w:pPr>
        <w:pStyle w:val="ListParagraph"/>
        <w:numPr>
          <w:ilvl w:val="3"/>
          <w:numId w:val="29"/>
        </w:numPr>
        <w:rPr>
          <w:rFonts w:cstheme="minorHAnsi"/>
          <w:i/>
          <w:color w:val="000000"/>
          <w:szCs w:val="22"/>
        </w:rPr>
      </w:pPr>
      <w:r>
        <w:rPr>
          <w:rFonts w:cstheme="minorHAnsi"/>
          <w:color w:val="000000"/>
          <w:szCs w:val="22"/>
        </w:rPr>
        <w:t>Following the Ad</w:t>
      </w:r>
      <w:r w:rsidR="00FF5F22">
        <w:rPr>
          <w:rFonts w:cstheme="minorHAnsi"/>
          <w:color w:val="000000"/>
          <w:szCs w:val="22"/>
        </w:rPr>
        <w:t>visory</w:t>
      </w:r>
      <w:r>
        <w:rPr>
          <w:rFonts w:cstheme="minorHAnsi"/>
          <w:color w:val="000000"/>
          <w:szCs w:val="22"/>
        </w:rPr>
        <w:t xml:space="preserve"> board workflow</w:t>
      </w:r>
      <w:r w:rsidR="00043E4C" w:rsidRPr="00043E4C">
        <w:rPr>
          <w:rFonts w:cstheme="minorHAnsi"/>
          <w:color w:val="000000"/>
          <w:szCs w:val="22"/>
        </w:rPr>
        <w:t xml:space="preserve"> </w:t>
      </w:r>
    </w:p>
    <w:p w14:paraId="70E6B6E8"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Fee for service</w:t>
      </w:r>
    </w:p>
    <w:p w14:paraId="5E03C8C8"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Advisory Board/ Expert Meeting</w:t>
      </w:r>
    </w:p>
    <w:p w14:paraId="523A8D14"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Sponsorship of third party event</w:t>
      </w:r>
    </w:p>
    <w:p w14:paraId="2B430BBD"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Educational sponsorships</w:t>
      </w:r>
    </w:p>
    <w:p w14:paraId="46261279"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Scientific/ Investigator meeting</w:t>
      </w:r>
    </w:p>
    <w:p w14:paraId="3D9F8A5E"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Speaker program</w:t>
      </w:r>
    </w:p>
    <w:p w14:paraId="2C8C0CE5"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Site visit</w:t>
      </w:r>
    </w:p>
    <w:p w14:paraId="13D77161" w14:textId="77777777" w:rsidR="003C1C5B" w:rsidRPr="003C1C5B" w:rsidRDefault="003C1C5B" w:rsidP="003C1C5B">
      <w:pPr>
        <w:pStyle w:val="ListParagraph"/>
        <w:numPr>
          <w:ilvl w:val="3"/>
          <w:numId w:val="29"/>
        </w:numPr>
        <w:rPr>
          <w:rFonts w:cstheme="minorHAnsi"/>
          <w:i/>
          <w:color w:val="000000"/>
          <w:szCs w:val="22"/>
        </w:rPr>
      </w:pPr>
      <w:r>
        <w:rPr>
          <w:rFonts w:cstheme="minorHAnsi"/>
          <w:color w:val="000000"/>
          <w:szCs w:val="22"/>
        </w:rPr>
        <w:t>Following the Consulting workflow</w:t>
      </w:r>
    </w:p>
    <w:p w14:paraId="4B2554F4"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Teva sponsored research activities</w:t>
      </w:r>
    </w:p>
    <w:p w14:paraId="7238EFC0"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Market research</w:t>
      </w:r>
    </w:p>
    <w:p w14:paraId="0D529429" w14:textId="77777777" w:rsidR="003C1C5B" w:rsidRPr="003C1C5B" w:rsidRDefault="003C1C5B" w:rsidP="003C1C5B">
      <w:pPr>
        <w:pStyle w:val="ListParagraph"/>
        <w:numPr>
          <w:ilvl w:val="3"/>
          <w:numId w:val="29"/>
        </w:numPr>
        <w:rPr>
          <w:rFonts w:cstheme="minorHAnsi"/>
          <w:i/>
          <w:color w:val="000000"/>
          <w:szCs w:val="22"/>
        </w:rPr>
      </w:pPr>
      <w:r>
        <w:rPr>
          <w:rFonts w:cstheme="minorHAnsi"/>
          <w:color w:val="000000"/>
          <w:szCs w:val="22"/>
        </w:rPr>
        <w:lastRenderedPageBreak/>
        <w:t>Following the Grants and Donations workflow</w:t>
      </w:r>
    </w:p>
    <w:p w14:paraId="340AA2AA"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Research grants</w:t>
      </w:r>
    </w:p>
    <w:p w14:paraId="170F2F53"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Corporate membership</w:t>
      </w:r>
    </w:p>
    <w:p w14:paraId="3C973548"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Educational grant/scholarship</w:t>
      </w:r>
    </w:p>
    <w:p w14:paraId="0FE3D27E"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Hospitality</w:t>
      </w:r>
    </w:p>
    <w:p w14:paraId="320EDC41"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Items/gifts</w:t>
      </w:r>
    </w:p>
    <w:p w14:paraId="7F247117"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Community donations</w:t>
      </w:r>
    </w:p>
    <w:p w14:paraId="34138A80"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Equipment donation/ product donation</w:t>
      </w:r>
    </w:p>
    <w:p w14:paraId="6CB50FD0" w14:textId="77777777" w:rsidR="003C1C5B" w:rsidRPr="003C1C5B" w:rsidRDefault="003C1C5B" w:rsidP="003C1C5B">
      <w:pPr>
        <w:pStyle w:val="ListParagraph"/>
        <w:numPr>
          <w:ilvl w:val="4"/>
          <w:numId w:val="29"/>
        </w:numPr>
        <w:rPr>
          <w:rFonts w:cstheme="minorHAnsi"/>
          <w:i/>
          <w:color w:val="000000"/>
          <w:szCs w:val="22"/>
        </w:rPr>
      </w:pPr>
      <w:r>
        <w:rPr>
          <w:rFonts w:cstheme="minorHAnsi"/>
          <w:color w:val="000000"/>
          <w:szCs w:val="22"/>
        </w:rPr>
        <w:t>Patient support</w:t>
      </w:r>
    </w:p>
    <w:p w14:paraId="792C8B0E" w14:textId="3D1016DA" w:rsidR="003C1C5B" w:rsidRPr="000206F9" w:rsidRDefault="003C1C5B" w:rsidP="003C1C5B">
      <w:pPr>
        <w:pStyle w:val="ListParagraph"/>
        <w:numPr>
          <w:ilvl w:val="4"/>
          <w:numId w:val="29"/>
        </w:numPr>
        <w:rPr>
          <w:ins w:id="1121" w:author="Roop Yekollu" w:date="2017-02-23T16:27:00Z"/>
          <w:rFonts w:cstheme="minorHAnsi"/>
          <w:i/>
          <w:color w:val="000000"/>
          <w:szCs w:val="22"/>
          <w:rPrChange w:id="1122" w:author="Roop Yekollu" w:date="2017-02-23T16:27:00Z">
            <w:rPr>
              <w:ins w:id="1123" w:author="Roop Yekollu" w:date="2017-02-23T16:27:00Z"/>
              <w:rFonts w:cstheme="minorHAnsi"/>
              <w:color w:val="000000"/>
              <w:szCs w:val="22"/>
            </w:rPr>
          </w:rPrChange>
        </w:rPr>
      </w:pPr>
      <w:r>
        <w:rPr>
          <w:rFonts w:cstheme="minorHAnsi"/>
          <w:color w:val="000000"/>
          <w:szCs w:val="22"/>
        </w:rPr>
        <w:t>Third party service retention</w:t>
      </w:r>
    </w:p>
    <w:tbl>
      <w:tblPr>
        <w:tblW w:w="11160" w:type="dxa"/>
        <w:tblInd w:w="-905" w:type="dxa"/>
        <w:tblLayout w:type="fixed"/>
        <w:tblCellMar>
          <w:left w:w="29" w:type="dxa"/>
          <w:right w:w="29" w:type="dxa"/>
        </w:tblCellMar>
        <w:tblLook w:val="04A0" w:firstRow="1" w:lastRow="0" w:firstColumn="1" w:lastColumn="0" w:noHBand="0" w:noVBand="1"/>
        <w:tblPrChange w:id="1124" w:author="Michael Petite" w:date="2017-02-23T18:06:00Z">
          <w:tblPr>
            <w:tblW w:w="12815" w:type="dxa"/>
            <w:tblInd w:w="-1445" w:type="dxa"/>
            <w:tblLayout w:type="fixed"/>
            <w:tblCellMar>
              <w:left w:w="29" w:type="dxa"/>
              <w:right w:w="29" w:type="dxa"/>
            </w:tblCellMar>
            <w:tblLook w:val="04A0" w:firstRow="1" w:lastRow="0" w:firstColumn="1" w:lastColumn="0" w:noHBand="0" w:noVBand="1"/>
          </w:tblPr>
        </w:tblPrChange>
      </w:tblPr>
      <w:tblGrid>
        <w:gridCol w:w="1323"/>
        <w:gridCol w:w="882"/>
        <w:gridCol w:w="720"/>
        <w:gridCol w:w="630"/>
        <w:gridCol w:w="720"/>
        <w:gridCol w:w="630"/>
        <w:gridCol w:w="720"/>
        <w:gridCol w:w="900"/>
        <w:gridCol w:w="360"/>
        <w:gridCol w:w="810"/>
        <w:gridCol w:w="900"/>
        <w:gridCol w:w="540"/>
        <w:gridCol w:w="810"/>
        <w:gridCol w:w="630"/>
        <w:gridCol w:w="585"/>
        <w:tblGridChange w:id="1125">
          <w:tblGrid>
            <w:gridCol w:w="1638"/>
            <w:gridCol w:w="882"/>
            <w:gridCol w:w="720"/>
            <w:gridCol w:w="630"/>
            <w:gridCol w:w="720"/>
            <w:gridCol w:w="630"/>
            <w:gridCol w:w="720"/>
            <w:gridCol w:w="900"/>
            <w:gridCol w:w="360"/>
            <w:gridCol w:w="810"/>
            <w:gridCol w:w="900"/>
            <w:gridCol w:w="540"/>
            <w:gridCol w:w="810"/>
            <w:gridCol w:w="1731"/>
            <w:gridCol w:w="824"/>
          </w:tblGrid>
        </w:tblGridChange>
      </w:tblGrid>
      <w:tr w:rsidR="002D581C" w:rsidRPr="0029053D" w14:paraId="749E5D0C" w14:textId="77777777" w:rsidTr="002D581C">
        <w:trPr>
          <w:trHeight w:val="647"/>
          <w:ins w:id="1126" w:author="Roop Yekollu" w:date="2017-02-23T16:27:00Z"/>
          <w:trPrChange w:id="1127" w:author="Michael Petite" w:date="2017-02-23T18:06:00Z">
            <w:trPr>
              <w:trHeight w:val="960"/>
            </w:trPr>
          </w:trPrChange>
        </w:trPr>
        <w:tc>
          <w:tcPr>
            <w:tcW w:w="1323" w:type="dxa"/>
            <w:tcBorders>
              <w:top w:val="single" w:sz="4" w:space="0" w:color="auto"/>
              <w:left w:val="single" w:sz="4" w:space="0" w:color="auto"/>
              <w:bottom w:val="single" w:sz="4" w:space="0" w:color="auto"/>
              <w:right w:val="single" w:sz="4" w:space="0" w:color="auto"/>
            </w:tcBorders>
            <w:shd w:val="clear" w:color="000000" w:fill="DDEBF7"/>
            <w:vAlign w:val="center"/>
            <w:hideMark/>
            <w:tcPrChange w:id="1128" w:author="Michael Petite" w:date="2017-02-23T18:06:00Z">
              <w:tcPr>
                <w:tcW w:w="1638" w:type="dxa"/>
                <w:tcBorders>
                  <w:top w:val="single" w:sz="4" w:space="0" w:color="auto"/>
                  <w:left w:val="single" w:sz="4" w:space="0" w:color="auto"/>
                  <w:bottom w:val="single" w:sz="4" w:space="0" w:color="auto"/>
                  <w:right w:val="single" w:sz="4" w:space="0" w:color="auto"/>
                </w:tcBorders>
                <w:shd w:val="clear" w:color="000000" w:fill="DDEBF7"/>
                <w:vAlign w:val="center"/>
                <w:hideMark/>
              </w:tcPr>
            </w:tcPrChange>
          </w:tcPr>
          <w:p w14:paraId="0D402AE2" w14:textId="77777777" w:rsidR="0029053D" w:rsidRPr="0029053D" w:rsidRDefault="0029053D" w:rsidP="000206F9">
            <w:pPr>
              <w:spacing w:before="0" w:after="0" w:line="240" w:lineRule="auto"/>
              <w:jc w:val="center"/>
              <w:rPr>
                <w:ins w:id="1129" w:author="Roop Yekollu" w:date="2017-02-23T16:27:00Z"/>
                <w:rFonts w:ascii="Calibri" w:eastAsia="Times New Roman" w:hAnsi="Calibri" w:cs="Calibri"/>
                <w:b/>
                <w:bCs/>
                <w:sz w:val="16"/>
                <w:szCs w:val="16"/>
                <w:rPrChange w:id="1130" w:author="Michael Petite" w:date="2017-02-23T17:59:00Z">
                  <w:rPr>
                    <w:ins w:id="1131" w:author="Roop Yekollu" w:date="2017-02-23T16:27:00Z"/>
                    <w:rFonts w:ascii="Calibri" w:eastAsia="Times New Roman" w:hAnsi="Calibri" w:cs="Calibri"/>
                    <w:b/>
                    <w:bCs/>
                    <w:sz w:val="22"/>
                    <w:szCs w:val="22"/>
                  </w:rPr>
                </w:rPrChange>
              </w:rPr>
            </w:pPr>
            <w:ins w:id="1132" w:author="Roop Yekollu" w:date="2017-02-23T16:27:00Z">
              <w:r w:rsidRPr="0029053D">
                <w:rPr>
                  <w:rFonts w:ascii="Calibri" w:eastAsia="Times New Roman" w:hAnsi="Calibri" w:cs="Calibri"/>
                  <w:b/>
                  <w:bCs/>
                  <w:sz w:val="16"/>
                  <w:szCs w:val="16"/>
                  <w:rPrChange w:id="1133" w:author="Michael Petite" w:date="2017-02-23T17:59:00Z">
                    <w:rPr>
                      <w:rFonts w:ascii="Calibri" w:eastAsia="Times New Roman" w:hAnsi="Calibri" w:cs="Calibri"/>
                      <w:b/>
                      <w:bCs/>
                      <w:sz w:val="22"/>
                      <w:szCs w:val="22"/>
                    </w:rPr>
                  </w:rPrChange>
                </w:rPr>
                <w:t>Activity Type</w:t>
              </w:r>
            </w:ins>
          </w:p>
        </w:tc>
        <w:tc>
          <w:tcPr>
            <w:tcW w:w="882" w:type="dxa"/>
            <w:tcBorders>
              <w:top w:val="single" w:sz="4" w:space="0" w:color="auto"/>
              <w:left w:val="nil"/>
              <w:bottom w:val="single" w:sz="4" w:space="0" w:color="auto"/>
              <w:right w:val="single" w:sz="4" w:space="0" w:color="auto"/>
            </w:tcBorders>
            <w:shd w:val="clear" w:color="000000" w:fill="1F4E78"/>
            <w:noWrap/>
            <w:vAlign w:val="center"/>
            <w:hideMark/>
            <w:tcPrChange w:id="1134" w:author="Michael Petite" w:date="2017-02-23T18:06:00Z">
              <w:tcPr>
                <w:tcW w:w="882" w:type="dxa"/>
                <w:tcBorders>
                  <w:top w:val="single" w:sz="4" w:space="0" w:color="auto"/>
                  <w:left w:val="nil"/>
                  <w:bottom w:val="single" w:sz="4" w:space="0" w:color="auto"/>
                  <w:right w:val="single" w:sz="4" w:space="0" w:color="auto"/>
                </w:tcBorders>
                <w:shd w:val="clear" w:color="000000" w:fill="1F4E78"/>
                <w:noWrap/>
                <w:vAlign w:val="center"/>
                <w:hideMark/>
              </w:tcPr>
            </w:tcPrChange>
          </w:tcPr>
          <w:p w14:paraId="71B9DB11" w14:textId="77777777" w:rsidR="0029053D" w:rsidRPr="0029053D" w:rsidRDefault="0029053D" w:rsidP="000206F9">
            <w:pPr>
              <w:spacing w:before="0" w:after="0" w:line="240" w:lineRule="auto"/>
              <w:jc w:val="center"/>
              <w:rPr>
                <w:ins w:id="1135" w:author="Roop Yekollu" w:date="2017-02-23T16:27:00Z"/>
                <w:rFonts w:ascii="Calibri" w:eastAsia="Times New Roman" w:hAnsi="Calibri" w:cs="Calibri"/>
                <w:color w:val="FFFFFF"/>
                <w:sz w:val="16"/>
                <w:szCs w:val="16"/>
                <w:rPrChange w:id="1136" w:author="Michael Petite" w:date="2017-02-23T17:59:00Z">
                  <w:rPr>
                    <w:ins w:id="1137" w:author="Roop Yekollu" w:date="2017-02-23T16:27:00Z"/>
                    <w:rFonts w:ascii="Calibri" w:eastAsia="Times New Roman" w:hAnsi="Calibri" w:cs="Calibri"/>
                    <w:color w:val="FFFFFF"/>
                    <w:sz w:val="18"/>
                    <w:szCs w:val="18"/>
                  </w:rPr>
                </w:rPrChange>
              </w:rPr>
            </w:pPr>
            <w:ins w:id="1138" w:author="Roop Yekollu" w:date="2017-02-23T16:27:00Z">
              <w:r w:rsidRPr="0029053D">
                <w:rPr>
                  <w:rFonts w:ascii="Calibri" w:eastAsia="Times New Roman" w:hAnsi="Calibri" w:cs="Calibri"/>
                  <w:color w:val="FFFFFF"/>
                  <w:sz w:val="16"/>
                  <w:szCs w:val="16"/>
                  <w:rPrChange w:id="1139" w:author="Michael Petite" w:date="2017-02-23T17:59:00Z">
                    <w:rPr>
                      <w:rFonts w:ascii="Calibri" w:eastAsia="Times New Roman" w:hAnsi="Calibri" w:cs="Calibri"/>
                      <w:color w:val="FFFFFF"/>
                      <w:sz w:val="18"/>
                      <w:szCs w:val="18"/>
                    </w:rPr>
                  </w:rPrChange>
                </w:rPr>
                <w:t>Workflow</w:t>
              </w:r>
            </w:ins>
          </w:p>
        </w:tc>
        <w:tc>
          <w:tcPr>
            <w:tcW w:w="720" w:type="dxa"/>
            <w:tcBorders>
              <w:top w:val="single" w:sz="4" w:space="0" w:color="auto"/>
              <w:left w:val="nil"/>
              <w:bottom w:val="single" w:sz="4" w:space="0" w:color="auto"/>
              <w:right w:val="single" w:sz="4" w:space="0" w:color="auto"/>
            </w:tcBorders>
            <w:shd w:val="clear" w:color="000000" w:fill="DDEBF7"/>
            <w:vAlign w:val="center"/>
            <w:hideMark/>
            <w:tcPrChange w:id="1140" w:author="Michael Petite" w:date="2017-02-23T18:06:00Z">
              <w:tcPr>
                <w:tcW w:w="720" w:type="dxa"/>
                <w:tcBorders>
                  <w:top w:val="single" w:sz="4" w:space="0" w:color="auto"/>
                  <w:left w:val="nil"/>
                  <w:bottom w:val="single" w:sz="4" w:space="0" w:color="auto"/>
                  <w:right w:val="single" w:sz="4" w:space="0" w:color="auto"/>
                </w:tcBorders>
                <w:shd w:val="clear" w:color="000000" w:fill="DDEBF7"/>
                <w:vAlign w:val="center"/>
                <w:hideMark/>
              </w:tcPr>
            </w:tcPrChange>
          </w:tcPr>
          <w:p w14:paraId="02161982" w14:textId="77777777" w:rsidR="0029053D" w:rsidRPr="0029053D" w:rsidRDefault="0029053D" w:rsidP="000206F9">
            <w:pPr>
              <w:spacing w:before="0" w:after="0" w:line="240" w:lineRule="auto"/>
              <w:jc w:val="center"/>
              <w:rPr>
                <w:ins w:id="1141" w:author="Roop Yekollu" w:date="2017-02-23T16:27:00Z"/>
                <w:rFonts w:ascii="Calibri" w:eastAsia="Times New Roman" w:hAnsi="Calibri" w:cs="Calibri"/>
                <w:color w:val="000000"/>
                <w:sz w:val="16"/>
                <w:szCs w:val="16"/>
                <w:rPrChange w:id="1142" w:author="Michael Petite" w:date="2017-02-23T17:59:00Z">
                  <w:rPr>
                    <w:ins w:id="1143" w:author="Roop Yekollu" w:date="2017-02-23T16:27:00Z"/>
                    <w:rFonts w:ascii="Calibri" w:eastAsia="Times New Roman" w:hAnsi="Calibri" w:cs="Calibri"/>
                    <w:color w:val="000000"/>
                    <w:sz w:val="18"/>
                    <w:szCs w:val="18"/>
                  </w:rPr>
                </w:rPrChange>
              </w:rPr>
            </w:pPr>
            <w:ins w:id="1144" w:author="Roop Yekollu" w:date="2017-02-23T16:27:00Z">
              <w:r w:rsidRPr="0029053D">
                <w:rPr>
                  <w:rFonts w:ascii="Calibri" w:eastAsia="Times New Roman" w:hAnsi="Calibri" w:cs="Calibri"/>
                  <w:color w:val="000000"/>
                  <w:sz w:val="16"/>
                  <w:szCs w:val="16"/>
                  <w:rPrChange w:id="1145" w:author="Michael Petite" w:date="2017-02-23T17:59:00Z">
                    <w:rPr>
                      <w:rFonts w:ascii="Calibri" w:eastAsia="Times New Roman" w:hAnsi="Calibri" w:cs="Calibri"/>
                      <w:color w:val="000000"/>
                      <w:sz w:val="18"/>
                      <w:szCs w:val="18"/>
                    </w:rPr>
                  </w:rPrChange>
                </w:rPr>
                <w:t xml:space="preserve">Activity Overview </w:t>
              </w:r>
            </w:ins>
          </w:p>
        </w:tc>
        <w:tc>
          <w:tcPr>
            <w:tcW w:w="630" w:type="dxa"/>
            <w:tcBorders>
              <w:top w:val="single" w:sz="4" w:space="0" w:color="auto"/>
              <w:left w:val="nil"/>
              <w:bottom w:val="single" w:sz="4" w:space="0" w:color="auto"/>
              <w:right w:val="single" w:sz="4" w:space="0" w:color="auto"/>
            </w:tcBorders>
            <w:shd w:val="clear" w:color="000000" w:fill="DDEBF7"/>
            <w:vAlign w:val="center"/>
            <w:hideMark/>
            <w:tcPrChange w:id="1146" w:author="Michael Petite" w:date="2017-02-23T18:06:00Z">
              <w:tcPr>
                <w:tcW w:w="630" w:type="dxa"/>
                <w:tcBorders>
                  <w:top w:val="single" w:sz="4" w:space="0" w:color="auto"/>
                  <w:left w:val="nil"/>
                  <w:bottom w:val="single" w:sz="4" w:space="0" w:color="auto"/>
                  <w:right w:val="single" w:sz="4" w:space="0" w:color="auto"/>
                </w:tcBorders>
                <w:shd w:val="clear" w:color="000000" w:fill="DDEBF7"/>
                <w:vAlign w:val="center"/>
                <w:hideMark/>
              </w:tcPr>
            </w:tcPrChange>
          </w:tcPr>
          <w:p w14:paraId="24DD4D4C" w14:textId="77777777" w:rsidR="0029053D" w:rsidRPr="0029053D" w:rsidRDefault="0029053D" w:rsidP="000206F9">
            <w:pPr>
              <w:spacing w:before="0" w:after="0" w:line="240" w:lineRule="auto"/>
              <w:jc w:val="center"/>
              <w:rPr>
                <w:ins w:id="1147" w:author="Roop Yekollu" w:date="2017-02-23T16:27:00Z"/>
                <w:rFonts w:ascii="Calibri" w:eastAsia="Times New Roman" w:hAnsi="Calibri" w:cs="Calibri"/>
                <w:color w:val="000000"/>
                <w:sz w:val="16"/>
                <w:szCs w:val="16"/>
                <w:rPrChange w:id="1148" w:author="Michael Petite" w:date="2017-02-23T17:59:00Z">
                  <w:rPr>
                    <w:ins w:id="1149" w:author="Roop Yekollu" w:date="2017-02-23T16:27:00Z"/>
                    <w:rFonts w:ascii="Calibri" w:eastAsia="Times New Roman" w:hAnsi="Calibri" w:cs="Calibri"/>
                    <w:color w:val="000000"/>
                    <w:sz w:val="18"/>
                    <w:szCs w:val="18"/>
                  </w:rPr>
                </w:rPrChange>
              </w:rPr>
            </w:pPr>
            <w:ins w:id="1150" w:author="Roop Yekollu" w:date="2017-02-23T16:27:00Z">
              <w:r w:rsidRPr="0029053D">
                <w:rPr>
                  <w:rFonts w:ascii="Calibri" w:eastAsia="Times New Roman" w:hAnsi="Calibri" w:cs="Calibri"/>
                  <w:color w:val="000000"/>
                  <w:sz w:val="16"/>
                  <w:szCs w:val="16"/>
                  <w:rPrChange w:id="1151" w:author="Michael Petite" w:date="2017-02-23T17:59:00Z">
                    <w:rPr>
                      <w:rFonts w:ascii="Calibri" w:eastAsia="Times New Roman" w:hAnsi="Calibri" w:cs="Calibri"/>
                      <w:color w:val="000000"/>
                      <w:sz w:val="18"/>
                      <w:szCs w:val="18"/>
                    </w:rPr>
                  </w:rPrChange>
                </w:rPr>
                <w:t>General</w:t>
              </w:r>
            </w:ins>
          </w:p>
        </w:tc>
        <w:tc>
          <w:tcPr>
            <w:tcW w:w="720" w:type="dxa"/>
            <w:tcBorders>
              <w:top w:val="single" w:sz="4" w:space="0" w:color="auto"/>
              <w:left w:val="nil"/>
              <w:bottom w:val="single" w:sz="4" w:space="0" w:color="auto"/>
              <w:right w:val="single" w:sz="4" w:space="0" w:color="auto"/>
            </w:tcBorders>
            <w:shd w:val="clear" w:color="000000" w:fill="DDEBF7"/>
            <w:vAlign w:val="center"/>
            <w:hideMark/>
            <w:tcPrChange w:id="1152" w:author="Michael Petite" w:date="2017-02-23T18:06:00Z">
              <w:tcPr>
                <w:tcW w:w="720" w:type="dxa"/>
                <w:tcBorders>
                  <w:top w:val="single" w:sz="4" w:space="0" w:color="auto"/>
                  <w:left w:val="nil"/>
                  <w:bottom w:val="single" w:sz="4" w:space="0" w:color="auto"/>
                  <w:right w:val="single" w:sz="4" w:space="0" w:color="auto"/>
                </w:tcBorders>
                <w:shd w:val="clear" w:color="000000" w:fill="DDEBF7"/>
                <w:vAlign w:val="center"/>
                <w:hideMark/>
              </w:tcPr>
            </w:tcPrChange>
          </w:tcPr>
          <w:p w14:paraId="58EB1183" w14:textId="77777777" w:rsidR="0029053D" w:rsidRPr="0029053D" w:rsidRDefault="0029053D" w:rsidP="000206F9">
            <w:pPr>
              <w:spacing w:before="0" w:after="0" w:line="240" w:lineRule="auto"/>
              <w:jc w:val="center"/>
              <w:rPr>
                <w:ins w:id="1153" w:author="Roop Yekollu" w:date="2017-02-23T16:27:00Z"/>
                <w:rFonts w:ascii="Calibri" w:eastAsia="Times New Roman" w:hAnsi="Calibri" w:cs="Calibri"/>
                <w:color w:val="000000"/>
                <w:sz w:val="16"/>
                <w:szCs w:val="16"/>
                <w:rPrChange w:id="1154" w:author="Michael Petite" w:date="2017-02-23T17:59:00Z">
                  <w:rPr>
                    <w:ins w:id="1155" w:author="Roop Yekollu" w:date="2017-02-23T16:27:00Z"/>
                    <w:rFonts w:ascii="Calibri" w:eastAsia="Times New Roman" w:hAnsi="Calibri" w:cs="Calibri"/>
                    <w:color w:val="000000"/>
                    <w:sz w:val="18"/>
                    <w:szCs w:val="18"/>
                  </w:rPr>
                </w:rPrChange>
              </w:rPr>
            </w:pPr>
            <w:ins w:id="1156" w:author="Roop Yekollu" w:date="2017-02-23T16:27:00Z">
              <w:r w:rsidRPr="0029053D">
                <w:rPr>
                  <w:rFonts w:ascii="Calibri" w:eastAsia="Times New Roman" w:hAnsi="Calibri" w:cs="Calibri"/>
                  <w:color w:val="000000"/>
                  <w:sz w:val="16"/>
                  <w:szCs w:val="16"/>
                  <w:rPrChange w:id="1157" w:author="Michael Petite" w:date="2017-02-23T17:59:00Z">
                    <w:rPr>
                      <w:rFonts w:ascii="Calibri" w:eastAsia="Times New Roman" w:hAnsi="Calibri" w:cs="Calibri"/>
                      <w:color w:val="000000"/>
                      <w:sz w:val="18"/>
                      <w:szCs w:val="18"/>
                    </w:rPr>
                  </w:rPrChange>
                </w:rPr>
                <w:t>Activity Category</w:t>
              </w:r>
            </w:ins>
          </w:p>
        </w:tc>
        <w:tc>
          <w:tcPr>
            <w:tcW w:w="630" w:type="dxa"/>
            <w:tcBorders>
              <w:top w:val="single" w:sz="4" w:space="0" w:color="auto"/>
              <w:left w:val="nil"/>
              <w:bottom w:val="single" w:sz="4" w:space="0" w:color="auto"/>
              <w:right w:val="single" w:sz="4" w:space="0" w:color="auto"/>
            </w:tcBorders>
            <w:shd w:val="clear" w:color="000000" w:fill="DDEBF7"/>
            <w:vAlign w:val="center"/>
            <w:hideMark/>
            <w:tcPrChange w:id="1158" w:author="Michael Petite" w:date="2017-02-23T18:06:00Z">
              <w:tcPr>
                <w:tcW w:w="630" w:type="dxa"/>
                <w:tcBorders>
                  <w:top w:val="single" w:sz="4" w:space="0" w:color="auto"/>
                  <w:left w:val="nil"/>
                  <w:bottom w:val="single" w:sz="4" w:space="0" w:color="auto"/>
                  <w:right w:val="single" w:sz="4" w:space="0" w:color="auto"/>
                </w:tcBorders>
                <w:shd w:val="clear" w:color="000000" w:fill="DDEBF7"/>
                <w:vAlign w:val="center"/>
                <w:hideMark/>
              </w:tcPr>
            </w:tcPrChange>
          </w:tcPr>
          <w:p w14:paraId="4D0BA236" w14:textId="77777777" w:rsidR="0029053D" w:rsidRPr="0029053D" w:rsidRDefault="0029053D" w:rsidP="000206F9">
            <w:pPr>
              <w:spacing w:before="0" w:after="0" w:line="240" w:lineRule="auto"/>
              <w:jc w:val="center"/>
              <w:rPr>
                <w:ins w:id="1159" w:author="Roop Yekollu" w:date="2017-02-23T16:27:00Z"/>
                <w:rFonts w:ascii="Calibri" w:eastAsia="Times New Roman" w:hAnsi="Calibri" w:cs="Calibri"/>
                <w:color w:val="000000"/>
                <w:sz w:val="16"/>
                <w:szCs w:val="16"/>
                <w:rPrChange w:id="1160" w:author="Michael Petite" w:date="2017-02-23T17:59:00Z">
                  <w:rPr>
                    <w:ins w:id="1161" w:author="Roop Yekollu" w:date="2017-02-23T16:27:00Z"/>
                    <w:rFonts w:ascii="Calibri" w:eastAsia="Times New Roman" w:hAnsi="Calibri" w:cs="Calibri"/>
                    <w:color w:val="000000"/>
                    <w:sz w:val="18"/>
                    <w:szCs w:val="18"/>
                  </w:rPr>
                </w:rPrChange>
              </w:rPr>
            </w:pPr>
            <w:ins w:id="1162" w:author="Roop Yekollu" w:date="2017-02-23T16:27:00Z">
              <w:r w:rsidRPr="0029053D">
                <w:rPr>
                  <w:rFonts w:ascii="Calibri" w:eastAsia="Times New Roman" w:hAnsi="Calibri" w:cs="Calibri"/>
                  <w:color w:val="000000"/>
                  <w:sz w:val="16"/>
                  <w:szCs w:val="16"/>
                  <w:rPrChange w:id="1163" w:author="Michael Petite" w:date="2017-02-23T17:59:00Z">
                    <w:rPr>
                      <w:rFonts w:ascii="Calibri" w:eastAsia="Times New Roman" w:hAnsi="Calibri" w:cs="Calibri"/>
                      <w:color w:val="000000"/>
                      <w:sz w:val="18"/>
                      <w:szCs w:val="18"/>
                    </w:rPr>
                  </w:rPrChange>
                </w:rPr>
                <w:t>Activity Info</w:t>
              </w:r>
            </w:ins>
          </w:p>
        </w:tc>
        <w:tc>
          <w:tcPr>
            <w:tcW w:w="720" w:type="dxa"/>
            <w:tcBorders>
              <w:top w:val="single" w:sz="4" w:space="0" w:color="auto"/>
              <w:left w:val="nil"/>
              <w:bottom w:val="single" w:sz="4" w:space="0" w:color="auto"/>
              <w:right w:val="single" w:sz="4" w:space="0" w:color="auto"/>
            </w:tcBorders>
            <w:shd w:val="clear" w:color="000000" w:fill="1F4E78"/>
            <w:vAlign w:val="center"/>
            <w:hideMark/>
            <w:tcPrChange w:id="1164" w:author="Michael Petite" w:date="2017-02-23T18:06:00Z">
              <w:tcPr>
                <w:tcW w:w="720" w:type="dxa"/>
                <w:tcBorders>
                  <w:top w:val="single" w:sz="4" w:space="0" w:color="auto"/>
                  <w:left w:val="nil"/>
                  <w:bottom w:val="single" w:sz="4" w:space="0" w:color="auto"/>
                  <w:right w:val="single" w:sz="4" w:space="0" w:color="auto"/>
                </w:tcBorders>
                <w:shd w:val="clear" w:color="000000" w:fill="1F4E78"/>
                <w:vAlign w:val="center"/>
                <w:hideMark/>
              </w:tcPr>
            </w:tcPrChange>
          </w:tcPr>
          <w:p w14:paraId="7E92AC50" w14:textId="77777777" w:rsidR="0029053D" w:rsidRPr="0029053D" w:rsidRDefault="0029053D" w:rsidP="000206F9">
            <w:pPr>
              <w:spacing w:before="0" w:after="0" w:line="240" w:lineRule="auto"/>
              <w:jc w:val="center"/>
              <w:rPr>
                <w:ins w:id="1165" w:author="Roop Yekollu" w:date="2017-02-23T16:27:00Z"/>
                <w:rFonts w:ascii="Calibri" w:eastAsia="Times New Roman" w:hAnsi="Calibri" w:cs="Calibri"/>
                <w:color w:val="FFFFFF"/>
                <w:sz w:val="16"/>
                <w:szCs w:val="16"/>
                <w:rPrChange w:id="1166" w:author="Michael Petite" w:date="2017-02-23T17:59:00Z">
                  <w:rPr>
                    <w:ins w:id="1167" w:author="Roop Yekollu" w:date="2017-02-23T16:27:00Z"/>
                    <w:rFonts w:ascii="Calibri" w:eastAsia="Times New Roman" w:hAnsi="Calibri" w:cs="Calibri"/>
                    <w:color w:val="FFFFFF"/>
                    <w:sz w:val="18"/>
                    <w:szCs w:val="18"/>
                  </w:rPr>
                </w:rPrChange>
              </w:rPr>
            </w:pPr>
            <w:ins w:id="1168" w:author="Roop Yekollu" w:date="2017-02-23T16:27:00Z">
              <w:r w:rsidRPr="0029053D">
                <w:rPr>
                  <w:rFonts w:ascii="Calibri" w:eastAsia="Times New Roman" w:hAnsi="Calibri" w:cs="Calibri"/>
                  <w:color w:val="FFFFFF"/>
                  <w:sz w:val="16"/>
                  <w:szCs w:val="16"/>
                  <w:rPrChange w:id="1169" w:author="Michael Petite" w:date="2017-02-23T17:59:00Z">
                    <w:rPr>
                      <w:rFonts w:ascii="Calibri" w:eastAsia="Times New Roman" w:hAnsi="Calibri" w:cs="Calibri"/>
                      <w:color w:val="FFFFFF"/>
                      <w:sz w:val="18"/>
                      <w:szCs w:val="18"/>
                    </w:rPr>
                  </w:rPrChange>
                </w:rPr>
                <w:t>Activity Approval</w:t>
              </w:r>
            </w:ins>
          </w:p>
        </w:tc>
        <w:tc>
          <w:tcPr>
            <w:tcW w:w="900" w:type="dxa"/>
            <w:tcBorders>
              <w:top w:val="single" w:sz="4" w:space="0" w:color="auto"/>
              <w:left w:val="nil"/>
              <w:bottom w:val="single" w:sz="4" w:space="0" w:color="auto"/>
              <w:right w:val="single" w:sz="4" w:space="0" w:color="auto"/>
            </w:tcBorders>
            <w:shd w:val="clear" w:color="000000" w:fill="DDEBF7"/>
            <w:vAlign w:val="center"/>
            <w:hideMark/>
            <w:tcPrChange w:id="1170" w:author="Michael Petite" w:date="2017-02-23T18:06:00Z">
              <w:tcPr>
                <w:tcW w:w="900" w:type="dxa"/>
                <w:tcBorders>
                  <w:top w:val="single" w:sz="4" w:space="0" w:color="auto"/>
                  <w:left w:val="nil"/>
                  <w:bottom w:val="single" w:sz="4" w:space="0" w:color="auto"/>
                  <w:right w:val="single" w:sz="4" w:space="0" w:color="auto"/>
                </w:tcBorders>
                <w:shd w:val="clear" w:color="000000" w:fill="DDEBF7"/>
                <w:vAlign w:val="center"/>
                <w:hideMark/>
              </w:tcPr>
            </w:tcPrChange>
          </w:tcPr>
          <w:p w14:paraId="5BE974EB" w14:textId="77777777" w:rsidR="0029053D" w:rsidRPr="0029053D" w:rsidRDefault="0029053D" w:rsidP="000206F9">
            <w:pPr>
              <w:spacing w:before="0" w:after="0" w:line="240" w:lineRule="auto"/>
              <w:jc w:val="center"/>
              <w:rPr>
                <w:ins w:id="1171" w:author="Roop Yekollu" w:date="2017-02-23T16:27:00Z"/>
                <w:rFonts w:ascii="Calibri" w:eastAsia="Times New Roman" w:hAnsi="Calibri" w:cs="Calibri"/>
                <w:color w:val="000000"/>
                <w:sz w:val="16"/>
                <w:szCs w:val="16"/>
                <w:rPrChange w:id="1172" w:author="Michael Petite" w:date="2017-02-23T17:59:00Z">
                  <w:rPr>
                    <w:ins w:id="1173" w:author="Roop Yekollu" w:date="2017-02-23T16:27:00Z"/>
                    <w:rFonts w:ascii="Calibri" w:eastAsia="Times New Roman" w:hAnsi="Calibri" w:cs="Calibri"/>
                    <w:color w:val="000000"/>
                    <w:sz w:val="18"/>
                    <w:szCs w:val="18"/>
                  </w:rPr>
                </w:rPrChange>
              </w:rPr>
            </w:pPr>
            <w:ins w:id="1174" w:author="Roop Yekollu" w:date="2017-02-23T16:27:00Z">
              <w:r w:rsidRPr="0029053D">
                <w:rPr>
                  <w:rFonts w:ascii="Calibri" w:eastAsia="Times New Roman" w:hAnsi="Calibri" w:cs="Calibri"/>
                  <w:color w:val="000000"/>
                  <w:sz w:val="16"/>
                  <w:szCs w:val="16"/>
                  <w:rPrChange w:id="1175" w:author="Michael Petite" w:date="2017-02-23T17:59:00Z">
                    <w:rPr>
                      <w:rFonts w:ascii="Calibri" w:eastAsia="Times New Roman" w:hAnsi="Calibri" w:cs="Calibri"/>
                      <w:color w:val="000000"/>
                      <w:sz w:val="18"/>
                      <w:szCs w:val="18"/>
                    </w:rPr>
                  </w:rPrChange>
                </w:rPr>
                <w:t xml:space="preserve">Nomination </w:t>
              </w:r>
            </w:ins>
          </w:p>
        </w:tc>
        <w:tc>
          <w:tcPr>
            <w:tcW w:w="360" w:type="dxa"/>
            <w:tcBorders>
              <w:top w:val="single" w:sz="4" w:space="0" w:color="auto"/>
              <w:left w:val="nil"/>
              <w:bottom w:val="single" w:sz="4" w:space="0" w:color="auto"/>
              <w:right w:val="single" w:sz="4" w:space="0" w:color="auto"/>
            </w:tcBorders>
            <w:shd w:val="clear" w:color="000000" w:fill="DDEBF7"/>
            <w:vAlign w:val="center"/>
            <w:hideMark/>
            <w:tcPrChange w:id="1176" w:author="Michael Petite" w:date="2017-02-23T18:06:00Z">
              <w:tcPr>
                <w:tcW w:w="360" w:type="dxa"/>
                <w:tcBorders>
                  <w:top w:val="single" w:sz="4" w:space="0" w:color="auto"/>
                  <w:left w:val="nil"/>
                  <w:bottom w:val="single" w:sz="4" w:space="0" w:color="auto"/>
                  <w:right w:val="single" w:sz="4" w:space="0" w:color="auto"/>
                </w:tcBorders>
                <w:shd w:val="clear" w:color="000000" w:fill="DDEBF7"/>
                <w:vAlign w:val="center"/>
                <w:hideMark/>
              </w:tcPr>
            </w:tcPrChange>
          </w:tcPr>
          <w:p w14:paraId="26373EF4" w14:textId="77777777" w:rsidR="0029053D" w:rsidRPr="0029053D" w:rsidRDefault="0029053D" w:rsidP="000206F9">
            <w:pPr>
              <w:spacing w:before="0" w:after="0" w:line="240" w:lineRule="auto"/>
              <w:jc w:val="center"/>
              <w:rPr>
                <w:ins w:id="1177" w:author="Roop Yekollu" w:date="2017-02-23T16:27:00Z"/>
                <w:rFonts w:ascii="Calibri" w:eastAsia="Times New Roman" w:hAnsi="Calibri" w:cs="Calibri"/>
                <w:color w:val="000000"/>
                <w:sz w:val="16"/>
                <w:szCs w:val="16"/>
                <w:rPrChange w:id="1178" w:author="Michael Petite" w:date="2017-02-23T17:59:00Z">
                  <w:rPr>
                    <w:ins w:id="1179" w:author="Roop Yekollu" w:date="2017-02-23T16:27:00Z"/>
                    <w:rFonts w:ascii="Calibri" w:eastAsia="Times New Roman" w:hAnsi="Calibri" w:cs="Calibri"/>
                    <w:color w:val="000000"/>
                    <w:sz w:val="18"/>
                    <w:szCs w:val="18"/>
                  </w:rPr>
                </w:rPrChange>
              </w:rPr>
            </w:pPr>
            <w:ins w:id="1180" w:author="Roop Yekollu" w:date="2017-02-23T16:27:00Z">
              <w:r w:rsidRPr="0029053D">
                <w:rPr>
                  <w:rFonts w:ascii="Calibri" w:eastAsia="Times New Roman" w:hAnsi="Calibri" w:cs="Calibri"/>
                  <w:color w:val="000000"/>
                  <w:sz w:val="16"/>
                  <w:szCs w:val="16"/>
                  <w:rPrChange w:id="1181" w:author="Michael Petite" w:date="2017-02-23T17:59:00Z">
                    <w:rPr>
                      <w:rFonts w:ascii="Calibri" w:eastAsia="Times New Roman" w:hAnsi="Calibri" w:cs="Calibri"/>
                      <w:color w:val="000000"/>
                      <w:sz w:val="18"/>
                      <w:szCs w:val="18"/>
                    </w:rPr>
                  </w:rPrChange>
                </w:rPr>
                <w:t>FMV</w:t>
              </w:r>
            </w:ins>
          </w:p>
        </w:tc>
        <w:tc>
          <w:tcPr>
            <w:tcW w:w="810" w:type="dxa"/>
            <w:tcBorders>
              <w:top w:val="single" w:sz="4" w:space="0" w:color="auto"/>
              <w:left w:val="nil"/>
              <w:bottom w:val="single" w:sz="4" w:space="0" w:color="auto"/>
              <w:right w:val="single" w:sz="4" w:space="0" w:color="auto"/>
            </w:tcBorders>
            <w:shd w:val="clear" w:color="000000" w:fill="DDEBF7"/>
            <w:vAlign w:val="center"/>
            <w:hideMark/>
            <w:tcPrChange w:id="1182" w:author="Michael Petite" w:date="2017-02-23T18:06:00Z">
              <w:tcPr>
                <w:tcW w:w="810" w:type="dxa"/>
                <w:tcBorders>
                  <w:top w:val="single" w:sz="4" w:space="0" w:color="auto"/>
                  <w:left w:val="nil"/>
                  <w:bottom w:val="single" w:sz="4" w:space="0" w:color="auto"/>
                  <w:right w:val="single" w:sz="4" w:space="0" w:color="auto"/>
                </w:tcBorders>
                <w:shd w:val="clear" w:color="000000" w:fill="DDEBF7"/>
                <w:vAlign w:val="center"/>
                <w:hideMark/>
              </w:tcPr>
            </w:tcPrChange>
          </w:tcPr>
          <w:p w14:paraId="3076D97A" w14:textId="77777777" w:rsidR="0029053D" w:rsidRPr="0029053D" w:rsidRDefault="0029053D" w:rsidP="000206F9">
            <w:pPr>
              <w:spacing w:before="0" w:after="0" w:line="240" w:lineRule="auto"/>
              <w:jc w:val="center"/>
              <w:rPr>
                <w:ins w:id="1183" w:author="Roop Yekollu" w:date="2017-02-23T16:27:00Z"/>
                <w:rFonts w:ascii="Calibri" w:eastAsia="Times New Roman" w:hAnsi="Calibri" w:cs="Calibri"/>
                <w:color w:val="000000"/>
                <w:sz w:val="16"/>
                <w:szCs w:val="16"/>
                <w:rPrChange w:id="1184" w:author="Michael Petite" w:date="2017-02-23T17:59:00Z">
                  <w:rPr>
                    <w:ins w:id="1185" w:author="Roop Yekollu" w:date="2017-02-23T16:27:00Z"/>
                    <w:rFonts w:ascii="Calibri" w:eastAsia="Times New Roman" w:hAnsi="Calibri" w:cs="Calibri"/>
                    <w:color w:val="000000"/>
                    <w:sz w:val="18"/>
                    <w:szCs w:val="18"/>
                  </w:rPr>
                </w:rPrChange>
              </w:rPr>
            </w:pPr>
            <w:ins w:id="1186" w:author="Roop Yekollu" w:date="2017-02-23T16:27:00Z">
              <w:r w:rsidRPr="0029053D">
                <w:rPr>
                  <w:rFonts w:ascii="Calibri" w:eastAsia="Times New Roman" w:hAnsi="Calibri" w:cs="Calibri"/>
                  <w:color w:val="000000"/>
                  <w:sz w:val="16"/>
                  <w:szCs w:val="16"/>
                  <w:rPrChange w:id="1187" w:author="Michael Petite" w:date="2017-02-23T17:59:00Z">
                    <w:rPr>
                      <w:rFonts w:ascii="Calibri" w:eastAsia="Times New Roman" w:hAnsi="Calibri" w:cs="Calibri"/>
                      <w:color w:val="000000"/>
                      <w:sz w:val="18"/>
                      <w:szCs w:val="18"/>
                    </w:rPr>
                  </w:rPrChange>
                </w:rPr>
                <w:t>Documents</w:t>
              </w:r>
            </w:ins>
          </w:p>
        </w:tc>
        <w:tc>
          <w:tcPr>
            <w:tcW w:w="900" w:type="dxa"/>
            <w:tcBorders>
              <w:top w:val="single" w:sz="4" w:space="0" w:color="auto"/>
              <w:left w:val="nil"/>
              <w:bottom w:val="single" w:sz="4" w:space="0" w:color="auto"/>
              <w:right w:val="single" w:sz="4" w:space="0" w:color="auto"/>
            </w:tcBorders>
            <w:shd w:val="clear" w:color="000000" w:fill="1F4E78"/>
            <w:vAlign w:val="center"/>
            <w:hideMark/>
            <w:tcPrChange w:id="1188" w:author="Michael Petite" w:date="2017-02-23T18:06:00Z">
              <w:tcPr>
                <w:tcW w:w="900" w:type="dxa"/>
                <w:tcBorders>
                  <w:top w:val="single" w:sz="4" w:space="0" w:color="auto"/>
                  <w:left w:val="nil"/>
                  <w:bottom w:val="single" w:sz="4" w:space="0" w:color="auto"/>
                  <w:right w:val="single" w:sz="4" w:space="0" w:color="auto"/>
                </w:tcBorders>
                <w:shd w:val="clear" w:color="000000" w:fill="1F4E78"/>
                <w:vAlign w:val="center"/>
                <w:hideMark/>
              </w:tcPr>
            </w:tcPrChange>
          </w:tcPr>
          <w:p w14:paraId="5A81F80F" w14:textId="77777777" w:rsidR="0029053D" w:rsidRPr="0029053D" w:rsidRDefault="0029053D" w:rsidP="000206F9">
            <w:pPr>
              <w:spacing w:before="0" w:after="0" w:line="240" w:lineRule="auto"/>
              <w:jc w:val="center"/>
              <w:rPr>
                <w:ins w:id="1189" w:author="Roop Yekollu" w:date="2017-02-23T16:27:00Z"/>
                <w:rFonts w:ascii="Calibri" w:eastAsia="Times New Roman" w:hAnsi="Calibri" w:cs="Calibri"/>
                <w:color w:val="FFFFFF"/>
                <w:sz w:val="16"/>
                <w:szCs w:val="16"/>
                <w:rPrChange w:id="1190" w:author="Michael Petite" w:date="2017-02-23T17:59:00Z">
                  <w:rPr>
                    <w:ins w:id="1191" w:author="Roop Yekollu" w:date="2017-02-23T16:27:00Z"/>
                    <w:rFonts w:ascii="Calibri" w:eastAsia="Times New Roman" w:hAnsi="Calibri" w:cs="Calibri"/>
                    <w:color w:val="FFFFFF"/>
                    <w:sz w:val="18"/>
                    <w:szCs w:val="18"/>
                  </w:rPr>
                </w:rPrChange>
              </w:rPr>
            </w:pPr>
            <w:ins w:id="1192" w:author="Roop Yekollu" w:date="2017-02-23T16:27:00Z">
              <w:r w:rsidRPr="0029053D">
                <w:rPr>
                  <w:rFonts w:ascii="Calibri" w:eastAsia="Times New Roman" w:hAnsi="Calibri" w:cs="Calibri"/>
                  <w:color w:val="FFFFFF"/>
                  <w:sz w:val="16"/>
                  <w:szCs w:val="16"/>
                  <w:rPrChange w:id="1193" w:author="Michael Petite" w:date="2017-02-23T17:59:00Z">
                    <w:rPr>
                      <w:rFonts w:ascii="Calibri" w:eastAsia="Times New Roman" w:hAnsi="Calibri" w:cs="Calibri"/>
                      <w:color w:val="FFFFFF"/>
                      <w:sz w:val="18"/>
                      <w:szCs w:val="18"/>
                    </w:rPr>
                  </w:rPrChange>
                </w:rPr>
                <w:t>Nomination Approval</w:t>
              </w:r>
            </w:ins>
          </w:p>
        </w:tc>
        <w:tc>
          <w:tcPr>
            <w:tcW w:w="540" w:type="dxa"/>
            <w:tcBorders>
              <w:top w:val="single" w:sz="4" w:space="0" w:color="auto"/>
              <w:left w:val="nil"/>
              <w:bottom w:val="single" w:sz="4" w:space="0" w:color="auto"/>
              <w:right w:val="single" w:sz="4" w:space="0" w:color="auto"/>
            </w:tcBorders>
            <w:shd w:val="clear" w:color="000000" w:fill="DDEBF7"/>
            <w:vAlign w:val="center"/>
            <w:hideMark/>
            <w:tcPrChange w:id="1194" w:author="Michael Petite" w:date="2017-02-23T18:06:00Z">
              <w:tcPr>
                <w:tcW w:w="540" w:type="dxa"/>
                <w:tcBorders>
                  <w:top w:val="single" w:sz="4" w:space="0" w:color="auto"/>
                  <w:left w:val="nil"/>
                  <w:bottom w:val="single" w:sz="4" w:space="0" w:color="auto"/>
                  <w:right w:val="single" w:sz="4" w:space="0" w:color="auto"/>
                </w:tcBorders>
                <w:shd w:val="clear" w:color="000000" w:fill="DDEBF7"/>
                <w:vAlign w:val="center"/>
                <w:hideMark/>
              </w:tcPr>
            </w:tcPrChange>
          </w:tcPr>
          <w:p w14:paraId="47163004" w14:textId="7FEE9C89" w:rsidR="0029053D" w:rsidRPr="0029053D" w:rsidRDefault="0029053D" w:rsidP="000206F9">
            <w:pPr>
              <w:spacing w:before="0" w:after="0" w:line="240" w:lineRule="auto"/>
              <w:jc w:val="center"/>
              <w:rPr>
                <w:ins w:id="1195" w:author="Roop Yekollu" w:date="2017-02-23T16:27:00Z"/>
                <w:rFonts w:ascii="Calibri" w:eastAsia="Times New Roman" w:hAnsi="Calibri" w:cs="Calibri"/>
                <w:color w:val="000000"/>
                <w:sz w:val="16"/>
                <w:szCs w:val="16"/>
                <w:rPrChange w:id="1196" w:author="Michael Petite" w:date="2017-02-23T17:59:00Z">
                  <w:rPr>
                    <w:ins w:id="1197" w:author="Roop Yekollu" w:date="2017-02-23T16:27:00Z"/>
                    <w:rFonts w:ascii="Calibri" w:eastAsia="Times New Roman" w:hAnsi="Calibri" w:cs="Calibri"/>
                    <w:color w:val="000000"/>
                    <w:sz w:val="18"/>
                    <w:szCs w:val="18"/>
                  </w:rPr>
                </w:rPrChange>
              </w:rPr>
            </w:pPr>
            <w:ins w:id="1198" w:author="Roop Yekollu" w:date="2017-02-23T16:27:00Z">
              <w:r w:rsidRPr="0029053D">
                <w:rPr>
                  <w:rFonts w:ascii="Calibri" w:eastAsia="Times New Roman" w:hAnsi="Calibri" w:cs="Calibri"/>
                  <w:color w:val="000000"/>
                  <w:sz w:val="16"/>
                  <w:szCs w:val="16"/>
                  <w:rPrChange w:id="1199" w:author="Michael Petite" w:date="2017-02-23T17:59:00Z">
                    <w:rPr>
                      <w:rFonts w:ascii="Calibri" w:eastAsia="Times New Roman" w:hAnsi="Calibri" w:cs="Calibri"/>
                      <w:color w:val="000000"/>
                      <w:sz w:val="18"/>
                      <w:szCs w:val="18"/>
                    </w:rPr>
                  </w:rPrChange>
                </w:rPr>
                <w:t xml:space="preserve">Pre-Event Letters </w:t>
              </w:r>
              <w:del w:id="1200" w:author="Michael Petite" w:date="2017-02-23T18:04:00Z">
                <w:r w:rsidRPr="0029053D" w:rsidDel="002D581C">
                  <w:rPr>
                    <w:rFonts w:ascii="Calibri" w:eastAsia="Times New Roman" w:hAnsi="Calibri" w:cs="Calibri"/>
                    <w:color w:val="000000"/>
                    <w:sz w:val="16"/>
                    <w:szCs w:val="16"/>
                    <w:rPrChange w:id="1201" w:author="Michael Petite" w:date="2017-02-23T17:59:00Z">
                      <w:rPr>
                        <w:rFonts w:ascii="Calibri" w:eastAsia="Times New Roman" w:hAnsi="Calibri" w:cs="Calibri"/>
                        <w:color w:val="000000"/>
                        <w:sz w:val="18"/>
                        <w:szCs w:val="18"/>
                      </w:rPr>
                    </w:rPrChange>
                  </w:rPr>
                  <w:delText>(FR/PT &amp; Other)</w:delText>
                </w:r>
              </w:del>
            </w:ins>
          </w:p>
        </w:tc>
        <w:tc>
          <w:tcPr>
            <w:tcW w:w="810" w:type="dxa"/>
            <w:tcBorders>
              <w:top w:val="single" w:sz="4" w:space="0" w:color="auto"/>
              <w:left w:val="nil"/>
              <w:bottom w:val="single" w:sz="4" w:space="0" w:color="auto"/>
              <w:right w:val="single" w:sz="4" w:space="0" w:color="auto"/>
            </w:tcBorders>
            <w:shd w:val="clear" w:color="000000" w:fill="DDEBF7"/>
            <w:vAlign w:val="center"/>
            <w:hideMark/>
            <w:tcPrChange w:id="1202" w:author="Michael Petite" w:date="2017-02-23T18:06:00Z">
              <w:tcPr>
                <w:tcW w:w="810" w:type="dxa"/>
                <w:tcBorders>
                  <w:top w:val="single" w:sz="4" w:space="0" w:color="auto"/>
                  <w:left w:val="nil"/>
                  <w:bottom w:val="single" w:sz="4" w:space="0" w:color="auto"/>
                  <w:right w:val="single" w:sz="4" w:space="0" w:color="auto"/>
                </w:tcBorders>
                <w:shd w:val="clear" w:color="000000" w:fill="DDEBF7"/>
                <w:vAlign w:val="center"/>
                <w:hideMark/>
              </w:tcPr>
            </w:tcPrChange>
          </w:tcPr>
          <w:p w14:paraId="6E2DD9D5" w14:textId="77777777" w:rsidR="0029053D" w:rsidRPr="0029053D" w:rsidRDefault="0029053D" w:rsidP="000206F9">
            <w:pPr>
              <w:spacing w:before="0" w:after="0" w:line="240" w:lineRule="auto"/>
              <w:jc w:val="center"/>
              <w:rPr>
                <w:ins w:id="1203" w:author="Roop Yekollu" w:date="2017-02-23T16:27:00Z"/>
                <w:rFonts w:ascii="Calibri" w:eastAsia="Times New Roman" w:hAnsi="Calibri" w:cs="Calibri"/>
                <w:color w:val="000000"/>
                <w:sz w:val="16"/>
                <w:szCs w:val="16"/>
                <w:rPrChange w:id="1204" w:author="Michael Petite" w:date="2017-02-23T17:59:00Z">
                  <w:rPr>
                    <w:ins w:id="1205" w:author="Roop Yekollu" w:date="2017-02-23T16:27:00Z"/>
                    <w:rFonts w:ascii="Calibri" w:eastAsia="Times New Roman" w:hAnsi="Calibri" w:cs="Calibri"/>
                    <w:color w:val="000000"/>
                    <w:sz w:val="18"/>
                    <w:szCs w:val="18"/>
                  </w:rPr>
                </w:rPrChange>
              </w:rPr>
            </w:pPr>
            <w:ins w:id="1206" w:author="Roop Yekollu" w:date="2017-02-23T16:27:00Z">
              <w:r w:rsidRPr="0029053D">
                <w:rPr>
                  <w:rFonts w:ascii="Calibri" w:eastAsia="Times New Roman" w:hAnsi="Calibri" w:cs="Calibri"/>
                  <w:color w:val="000000"/>
                  <w:sz w:val="16"/>
                  <w:szCs w:val="16"/>
                  <w:rPrChange w:id="1207" w:author="Michael Petite" w:date="2017-02-23T17:59:00Z">
                    <w:rPr>
                      <w:rFonts w:ascii="Calibri" w:eastAsia="Times New Roman" w:hAnsi="Calibri" w:cs="Calibri"/>
                      <w:color w:val="000000"/>
                      <w:sz w:val="18"/>
                      <w:szCs w:val="18"/>
                    </w:rPr>
                  </w:rPrChange>
                </w:rPr>
                <w:t>Closeout Document</w:t>
              </w:r>
            </w:ins>
          </w:p>
        </w:tc>
        <w:tc>
          <w:tcPr>
            <w:tcW w:w="630" w:type="dxa"/>
            <w:tcBorders>
              <w:top w:val="single" w:sz="4" w:space="0" w:color="auto"/>
              <w:left w:val="nil"/>
              <w:bottom w:val="single" w:sz="4" w:space="0" w:color="auto"/>
              <w:right w:val="single" w:sz="4" w:space="0" w:color="auto"/>
            </w:tcBorders>
            <w:shd w:val="clear" w:color="000000" w:fill="DDEBF7"/>
            <w:vAlign w:val="center"/>
            <w:hideMark/>
            <w:tcPrChange w:id="1208" w:author="Michael Petite" w:date="2017-02-23T18:06:00Z">
              <w:tcPr>
                <w:tcW w:w="1731" w:type="dxa"/>
                <w:tcBorders>
                  <w:top w:val="single" w:sz="4" w:space="0" w:color="auto"/>
                  <w:left w:val="nil"/>
                  <w:bottom w:val="single" w:sz="4" w:space="0" w:color="auto"/>
                  <w:right w:val="single" w:sz="4" w:space="0" w:color="auto"/>
                </w:tcBorders>
                <w:shd w:val="clear" w:color="000000" w:fill="DDEBF7"/>
                <w:vAlign w:val="center"/>
                <w:hideMark/>
              </w:tcPr>
            </w:tcPrChange>
          </w:tcPr>
          <w:p w14:paraId="700AAE99" w14:textId="77777777" w:rsidR="0029053D" w:rsidRPr="0029053D" w:rsidRDefault="0029053D" w:rsidP="000206F9">
            <w:pPr>
              <w:spacing w:before="0" w:after="0" w:line="240" w:lineRule="auto"/>
              <w:jc w:val="center"/>
              <w:rPr>
                <w:ins w:id="1209" w:author="Roop Yekollu" w:date="2017-02-23T16:27:00Z"/>
                <w:rFonts w:ascii="Calibri" w:eastAsia="Times New Roman" w:hAnsi="Calibri" w:cs="Calibri"/>
                <w:color w:val="000000"/>
                <w:sz w:val="16"/>
                <w:szCs w:val="16"/>
                <w:rPrChange w:id="1210" w:author="Michael Petite" w:date="2017-02-23T17:59:00Z">
                  <w:rPr>
                    <w:ins w:id="1211" w:author="Roop Yekollu" w:date="2017-02-23T16:27:00Z"/>
                    <w:rFonts w:ascii="Calibri" w:eastAsia="Times New Roman" w:hAnsi="Calibri" w:cs="Calibri"/>
                    <w:color w:val="000000"/>
                    <w:sz w:val="18"/>
                    <w:szCs w:val="18"/>
                  </w:rPr>
                </w:rPrChange>
              </w:rPr>
            </w:pPr>
            <w:ins w:id="1212" w:author="Roop Yekollu" w:date="2017-02-23T16:27:00Z">
              <w:r w:rsidRPr="0029053D">
                <w:rPr>
                  <w:rFonts w:ascii="Calibri" w:eastAsia="Times New Roman" w:hAnsi="Calibri" w:cs="Calibri"/>
                  <w:color w:val="000000"/>
                  <w:sz w:val="16"/>
                  <w:szCs w:val="16"/>
                  <w:rPrChange w:id="1213" w:author="Michael Petite" w:date="2017-02-23T17:59:00Z">
                    <w:rPr>
                      <w:rFonts w:ascii="Calibri" w:eastAsia="Times New Roman" w:hAnsi="Calibri" w:cs="Calibri"/>
                      <w:color w:val="000000"/>
                      <w:sz w:val="18"/>
                      <w:szCs w:val="18"/>
                    </w:rPr>
                  </w:rPrChange>
                </w:rPr>
                <w:t>Activity Close-out</w:t>
              </w:r>
            </w:ins>
          </w:p>
        </w:tc>
        <w:tc>
          <w:tcPr>
            <w:tcW w:w="585" w:type="dxa"/>
            <w:tcBorders>
              <w:top w:val="single" w:sz="4" w:space="0" w:color="auto"/>
              <w:left w:val="nil"/>
              <w:bottom w:val="single" w:sz="4" w:space="0" w:color="auto"/>
              <w:right w:val="single" w:sz="4" w:space="0" w:color="auto"/>
            </w:tcBorders>
            <w:shd w:val="clear" w:color="000000" w:fill="DDEBF7"/>
            <w:vAlign w:val="center"/>
            <w:hideMark/>
            <w:tcPrChange w:id="1214" w:author="Michael Petite" w:date="2017-02-23T18:06:00Z">
              <w:tcPr>
                <w:tcW w:w="824" w:type="dxa"/>
                <w:tcBorders>
                  <w:top w:val="single" w:sz="4" w:space="0" w:color="auto"/>
                  <w:left w:val="nil"/>
                  <w:bottom w:val="single" w:sz="4" w:space="0" w:color="auto"/>
                  <w:right w:val="single" w:sz="4" w:space="0" w:color="auto"/>
                </w:tcBorders>
                <w:shd w:val="clear" w:color="000000" w:fill="DDEBF7"/>
                <w:vAlign w:val="center"/>
                <w:hideMark/>
              </w:tcPr>
            </w:tcPrChange>
          </w:tcPr>
          <w:p w14:paraId="64D904E9" w14:textId="01FC1056" w:rsidR="0029053D" w:rsidRPr="0029053D" w:rsidRDefault="0029053D" w:rsidP="000206F9">
            <w:pPr>
              <w:spacing w:before="0" w:after="0" w:line="240" w:lineRule="auto"/>
              <w:jc w:val="center"/>
              <w:rPr>
                <w:ins w:id="1215" w:author="Roop Yekollu" w:date="2017-02-23T16:27:00Z"/>
                <w:rFonts w:ascii="Calibri" w:eastAsia="Times New Roman" w:hAnsi="Calibri" w:cs="Calibri"/>
                <w:color w:val="000000"/>
                <w:sz w:val="16"/>
                <w:szCs w:val="16"/>
                <w:rPrChange w:id="1216" w:author="Michael Petite" w:date="2017-02-23T17:59:00Z">
                  <w:rPr>
                    <w:ins w:id="1217" w:author="Roop Yekollu" w:date="2017-02-23T16:27:00Z"/>
                    <w:rFonts w:ascii="Calibri" w:eastAsia="Times New Roman" w:hAnsi="Calibri" w:cs="Calibri"/>
                    <w:color w:val="000000"/>
                    <w:sz w:val="18"/>
                    <w:szCs w:val="18"/>
                  </w:rPr>
                </w:rPrChange>
              </w:rPr>
            </w:pPr>
            <w:ins w:id="1218" w:author="Roop Yekollu" w:date="2017-02-23T16:27:00Z">
              <w:r w:rsidRPr="0029053D">
                <w:rPr>
                  <w:rFonts w:ascii="Calibri" w:eastAsia="Times New Roman" w:hAnsi="Calibri" w:cs="Calibri"/>
                  <w:color w:val="000000"/>
                  <w:sz w:val="16"/>
                  <w:szCs w:val="16"/>
                  <w:rPrChange w:id="1219" w:author="Michael Petite" w:date="2017-02-23T17:59:00Z">
                    <w:rPr>
                      <w:rFonts w:ascii="Calibri" w:eastAsia="Times New Roman" w:hAnsi="Calibri" w:cs="Calibri"/>
                      <w:color w:val="000000"/>
                      <w:sz w:val="18"/>
                      <w:szCs w:val="18"/>
                    </w:rPr>
                  </w:rPrChange>
                </w:rPr>
                <w:t>Post-Event Letters</w:t>
              </w:r>
              <w:del w:id="1220" w:author="Michael Petite" w:date="2017-02-23T18:05:00Z">
                <w:r w:rsidRPr="0029053D" w:rsidDel="002D581C">
                  <w:rPr>
                    <w:rFonts w:ascii="Calibri" w:eastAsia="Times New Roman" w:hAnsi="Calibri" w:cs="Calibri"/>
                    <w:color w:val="000000"/>
                    <w:sz w:val="16"/>
                    <w:szCs w:val="16"/>
                    <w:rPrChange w:id="1221" w:author="Michael Petite" w:date="2017-02-23T17:59:00Z">
                      <w:rPr>
                        <w:rFonts w:ascii="Calibri" w:eastAsia="Times New Roman" w:hAnsi="Calibri" w:cs="Calibri"/>
                        <w:color w:val="000000"/>
                        <w:sz w:val="18"/>
                        <w:szCs w:val="18"/>
                      </w:rPr>
                    </w:rPrChange>
                  </w:rPr>
                  <w:delText xml:space="preserve"> (FR/PT &amp; Other)</w:delText>
                </w:r>
              </w:del>
            </w:ins>
          </w:p>
        </w:tc>
      </w:tr>
      <w:tr w:rsidR="002D581C" w:rsidRPr="0029053D" w14:paraId="2995995A" w14:textId="77777777" w:rsidTr="002D581C">
        <w:trPr>
          <w:trHeight w:val="290"/>
          <w:ins w:id="1222" w:author="Roop Yekollu" w:date="2017-02-23T16:27:00Z"/>
          <w:trPrChange w:id="1223" w:author="Michael Petite" w:date="2017-02-23T18:06:00Z">
            <w:trPr>
              <w:trHeight w:val="29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1224"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7A647F9B" w14:textId="77777777" w:rsidR="0029053D" w:rsidRPr="0029053D" w:rsidRDefault="0029053D" w:rsidP="000206F9">
            <w:pPr>
              <w:spacing w:before="0" w:after="0" w:line="240" w:lineRule="auto"/>
              <w:rPr>
                <w:ins w:id="1225" w:author="Roop Yekollu" w:date="2017-02-23T16:27:00Z"/>
                <w:rFonts w:ascii="Calibri" w:eastAsia="Times New Roman" w:hAnsi="Calibri" w:cs="Calibri"/>
                <w:sz w:val="16"/>
                <w:szCs w:val="16"/>
                <w:rPrChange w:id="1226" w:author="Michael Petite" w:date="2017-02-23T17:59:00Z">
                  <w:rPr>
                    <w:ins w:id="1227" w:author="Roop Yekollu" w:date="2017-02-23T16:27:00Z"/>
                    <w:rFonts w:ascii="Calibri" w:eastAsia="Times New Roman" w:hAnsi="Calibri" w:cs="Calibri"/>
                    <w:sz w:val="22"/>
                    <w:szCs w:val="22"/>
                  </w:rPr>
                </w:rPrChange>
              </w:rPr>
            </w:pPr>
            <w:ins w:id="1228" w:author="Roop Yekollu" w:date="2017-02-23T16:27:00Z">
              <w:r w:rsidRPr="0029053D">
                <w:rPr>
                  <w:rFonts w:ascii="Calibri" w:eastAsia="Times New Roman" w:hAnsi="Calibri" w:cs="Calibri"/>
                  <w:sz w:val="16"/>
                  <w:szCs w:val="16"/>
                  <w:rPrChange w:id="1229" w:author="Michael Petite" w:date="2017-02-23T17:59:00Z">
                    <w:rPr>
                      <w:rFonts w:ascii="Calibri" w:eastAsia="Times New Roman" w:hAnsi="Calibri" w:cs="Calibri"/>
                      <w:sz w:val="22"/>
                      <w:szCs w:val="22"/>
                    </w:rPr>
                  </w:rPrChange>
                </w:rPr>
                <w:t>Fee for Service</w:t>
              </w:r>
            </w:ins>
          </w:p>
        </w:tc>
        <w:tc>
          <w:tcPr>
            <w:tcW w:w="882" w:type="dxa"/>
            <w:tcBorders>
              <w:top w:val="nil"/>
              <w:left w:val="nil"/>
              <w:bottom w:val="single" w:sz="4" w:space="0" w:color="auto"/>
              <w:right w:val="single" w:sz="4" w:space="0" w:color="auto"/>
            </w:tcBorders>
            <w:shd w:val="clear" w:color="auto" w:fill="auto"/>
            <w:noWrap/>
            <w:vAlign w:val="bottom"/>
            <w:hideMark/>
            <w:tcPrChange w:id="1230"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7C804D06" w14:textId="77777777" w:rsidR="0029053D" w:rsidRPr="0029053D" w:rsidRDefault="0029053D" w:rsidP="000206F9">
            <w:pPr>
              <w:spacing w:before="0" w:after="0" w:line="240" w:lineRule="auto"/>
              <w:rPr>
                <w:ins w:id="1231" w:author="Roop Yekollu" w:date="2017-02-23T16:27:00Z"/>
                <w:rFonts w:ascii="Calibri" w:eastAsia="Times New Roman" w:hAnsi="Calibri" w:cs="Calibri"/>
                <w:color w:val="000000"/>
                <w:sz w:val="16"/>
                <w:szCs w:val="16"/>
                <w:rPrChange w:id="1232" w:author="Michael Petite" w:date="2017-02-23T17:59:00Z">
                  <w:rPr>
                    <w:ins w:id="1233" w:author="Roop Yekollu" w:date="2017-02-23T16:27:00Z"/>
                    <w:rFonts w:ascii="Calibri" w:eastAsia="Times New Roman" w:hAnsi="Calibri" w:cs="Calibri"/>
                    <w:color w:val="000000"/>
                    <w:sz w:val="22"/>
                    <w:szCs w:val="22"/>
                  </w:rPr>
                </w:rPrChange>
              </w:rPr>
            </w:pPr>
            <w:ins w:id="1234" w:author="Roop Yekollu" w:date="2017-02-23T16:27:00Z">
              <w:r w:rsidRPr="0029053D">
                <w:rPr>
                  <w:rFonts w:ascii="Calibri" w:eastAsia="Times New Roman" w:hAnsi="Calibri" w:cs="Calibri"/>
                  <w:color w:val="000000"/>
                  <w:sz w:val="16"/>
                  <w:szCs w:val="16"/>
                  <w:rPrChange w:id="1235" w:author="Michael Petite" w:date="2017-02-23T17:59:00Z">
                    <w:rPr>
                      <w:rFonts w:ascii="Calibri" w:eastAsia="Times New Roman" w:hAnsi="Calibri" w:cs="Calibri"/>
                      <w:color w:val="000000"/>
                      <w:sz w:val="22"/>
                      <w:szCs w:val="22"/>
                    </w:rPr>
                  </w:rPrChange>
                </w:rPr>
                <w:t>Ad Board</w:t>
              </w:r>
            </w:ins>
          </w:p>
        </w:tc>
        <w:tc>
          <w:tcPr>
            <w:tcW w:w="720" w:type="dxa"/>
            <w:tcBorders>
              <w:top w:val="nil"/>
              <w:left w:val="nil"/>
              <w:bottom w:val="single" w:sz="4" w:space="0" w:color="auto"/>
              <w:right w:val="single" w:sz="4" w:space="0" w:color="auto"/>
            </w:tcBorders>
            <w:shd w:val="clear" w:color="000000" w:fill="9BC2E6"/>
            <w:vAlign w:val="center"/>
            <w:hideMark/>
            <w:tcPrChange w:id="1236"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6117D8C9" w14:textId="77777777" w:rsidR="0029053D" w:rsidRPr="0029053D" w:rsidRDefault="0029053D" w:rsidP="000206F9">
            <w:pPr>
              <w:spacing w:before="0" w:after="0" w:line="240" w:lineRule="auto"/>
              <w:jc w:val="center"/>
              <w:rPr>
                <w:ins w:id="1237" w:author="Roop Yekollu" w:date="2017-02-23T16:27:00Z"/>
                <w:rFonts w:ascii="Calibri" w:eastAsia="Times New Roman" w:hAnsi="Calibri" w:cs="Calibri"/>
                <w:color w:val="000000"/>
                <w:sz w:val="16"/>
                <w:szCs w:val="16"/>
                <w:rPrChange w:id="1238" w:author="Michael Petite" w:date="2017-02-23T17:59:00Z">
                  <w:rPr>
                    <w:ins w:id="1239" w:author="Roop Yekollu" w:date="2017-02-23T16:27:00Z"/>
                    <w:rFonts w:ascii="Calibri" w:eastAsia="Times New Roman" w:hAnsi="Calibri" w:cs="Calibri"/>
                    <w:color w:val="000000"/>
                    <w:sz w:val="18"/>
                    <w:szCs w:val="18"/>
                  </w:rPr>
                </w:rPrChange>
              </w:rPr>
            </w:pPr>
            <w:ins w:id="1240" w:author="Roop Yekollu" w:date="2017-02-23T16:27:00Z">
              <w:r w:rsidRPr="0029053D">
                <w:rPr>
                  <w:rFonts w:ascii="Calibri" w:eastAsia="Times New Roman" w:hAnsi="Calibri" w:cs="Calibri"/>
                  <w:color w:val="000000"/>
                  <w:sz w:val="16"/>
                  <w:szCs w:val="16"/>
                  <w:rPrChange w:id="1241"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242"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6AE48FBA" w14:textId="77777777" w:rsidR="0029053D" w:rsidRPr="0029053D" w:rsidRDefault="0029053D" w:rsidP="000206F9">
            <w:pPr>
              <w:spacing w:before="0" w:after="0" w:line="240" w:lineRule="auto"/>
              <w:jc w:val="center"/>
              <w:rPr>
                <w:ins w:id="1243" w:author="Roop Yekollu" w:date="2017-02-23T16:27:00Z"/>
                <w:rFonts w:ascii="Calibri" w:eastAsia="Times New Roman" w:hAnsi="Calibri" w:cs="Calibri"/>
                <w:color w:val="000000"/>
                <w:sz w:val="16"/>
                <w:szCs w:val="16"/>
                <w:rPrChange w:id="1244" w:author="Michael Petite" w:date="2017-02-23T17:59:00Z">
                  <w:rPr>
                    <w:ins w:id="1245" w:author="Roop Yekollu" w:date="2017-02-23T16:27:00Z"/>
                    <w:rFonts w:ascii="Calibri" w:eastAsia="Times New Roman" w:hAnsi="Calibri" w:cs="Calibri"/>
                    <w:color w:val="000000"/>
                    <w:sz w:val="18"/>
                    <w:szCs w:val="18"/>
                  </w:rPr>
                </w:rPrChange>
              </w:rPr>
            </w:pPr>
            <w:ins w:id="1246" w:author="Roop Yekollu" w:date="2017-02-23T16:27:00Z">
              <w:r w:rsidRPr="0029053D">
                <w:rPr>
                  <w:rFonts w:ascii="Calibri" w:eastAsia="Times New Roman" w:hAnsi="Calibri" w:cs="Calibri"/>
                  <w:color w:val="000000"/>
                  <w:sz w:val="16"/>
                  <w:szCs w:val="16"/>
                  <w:rPrChange w:id="1247"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auto" w:fill="auto"/>
            <w:vAlign w:val="center"/>
            <w:hideMark/>
            <w:tcPrChange w:id="1248" w:author="Michael Petite" w:date="2017-02-23T18:06:00Z">
              <w:tcPr>
                <w:tcW w:w="720" w:type="dxa"/>
                <w:tcBorders>
                  <w:top w:val="nil"/>
                  <w:left w:val="nil"/>
                  <w:bottom w:val="single" w:sz="4" w:space="0" w:color="auto"/>
                  <w:right w:val="single" w:sz="4" w:space="0" w:color="auto"/>
                </w:tcBorders>
                <w:shd w:val="clear" w:color="auto" w:fill="auto"/>
                <w:vAlign w:val="center"/>
                <w:hideMark/>
              </w:tcPr>
            </w:tcPrChange>
          </w:tcPr>
          <w:p w14:paraId="5D6AC44F" w14:textId="77777777" w:rsidR="0029053D" w:rsidRPr="0029053D" w:rsidRDefault="0029053D" w:rsidP="000206F9">
            <w:pPr>
              <w:spacing w:before="0" w:after="0" w:line="240" w:lineRule="auto"/>
              <w:jc w:val="center"/>
              <w:rPr>
                <w:ins w:id="1249" w:author="Roop Yekollu" w:date="2017-02-23T16:27:00Z"/>
                <w:rFonts w:ascii="Calibri" w:eastAsia="Times New Roman" w:hAnsi="Calibri" w:cs="Calibri"/>
                <w:color w:val="000000"/>
                <w:sz w:val="16"/>
                <w:szCs w:val="16"/>
                <w:rPrChange w:id="1250" w:author="Michael Petite" w:date="2017-02-23T17:59:00Z">
                  <w:rPr>
                    <w:ins w:id="1251" w:author="Roop Yekollu" w:date="2017-02-23T16:27:00Z"/>
                    <w:rFonts w:ascii="Calibri" w:eastAsia="Times New Roman" w:hAnsi="Calibri" w:cs="Calibri"/>
                    <w:color w:val="000000"/>
                    <w:sz w:val="18"/>
                    <w:szCs w:val="18"/>
                  </w:rPr>
                </w:rPrChange>
              </w:rPr>
            </w:pPr>
            <w:ins w:id="1252" w:author="Roop Yekollu" w:date="2017-02-23T16:27:00Z">
              <w:r w:rsidRPr="0029053D">
                <w:rPr>
                  <w:rFonts w:ascii="Calibri" w:eastAsia="Times New Roman" w:hAnsi="Calibri" w:cs="Calibri"/>
                  <w:color w:val="000000"/>
                  <w:sz w:val="16"/>
                  <w:szCs w:val="16"/>
                  <w:rPrChange w:id="1253" w:author="Michael Petite" w:date="2017-02-23T17:59:00Z">
                    <w:rPr>
                      <w:rFonts w:ascii="Calibri" w:eastAsia="Times New Roman" w:hAnsi="Calibri" w:cs="Calibri"/>
                      <w:color w:val="000000"/>
                      <w:sz w:val="18"/>
                      <w:szCs w:val="18"/>
                    </w:rPr>
                  </w:rPrChange>
                </w:rPr>
                <w:t> </w:t>
              </w:r>
            </w:ins>
          </w:p>
        </w:tc>
        <w:tc>
          <w:tcPr>
            <w:tcW w:w="630" w:type="dxa"/>
            <w:tcBorders>
              <w:top w:val="nil"/>
              <w:left w:val="nil"/>
              <w:bottom w:val="single" w:sz="4" w:space="0" w:color="auto"/>
              <w:right w:val="single" w:sz="4" w:space="0" w:color="auto"/>
            </w:tcBorders>
            <w:shd w:val="clear" w:color="000000" w:fill="9BC2E6"/>
            <w:vAlign w:val="center"/>
            <w:hideMark/>
            <w:tcPrChange w:id="1254"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63FA00B6" w14:textId="77777777" w:rsidR="0029053D" w:rsidRPr="0029053D" w:rsidRDefault="0029053D" w:rsidP="000206F9">
            <w:pPr>
              <w:spacing w:before="0" w:after="0" w:line="240" w:lineRule="auto"/>
              <w:jc w:val="center"/>
              <w:rPr>
                <w:ins w:id="1255" w:author="Roop Yekollu" w:date="2017-02-23T16:27:00Z"/>
                <w:rFonts w:ascii="Calibri" w:eastAsia="Times New Roman" w:hAnsi="Calibri" w:cs="Calibri"/>
                <w:color w:val="000000"/>
                <w:sz w:val="16"/>
                <w:szCs w:val="16"/>
                <w:rPrChange w:id="1256" w:author="Michael Petite" w:date="2017-02-23T17:59:00Z">
                  <w:rPr>
                    <w:ins w:id="1257" w:author="Roop Yekollu" w:date="2017-02-23T16:27:00Z"/>
                    <w:rFonts w:ascii="Calibri" w:eastAsia="Times New Roman" w:hAnsi="Calibri" w:cs="Calibri"/>
                    <w:color w:val="000000"/>
                    <w:sz w:val="18"/>
                    <w:szCs w:val="18"/>
                  </w:rPr>
                </w:rPrChange>
              </w:rPr>
            </w:pPr>
            <w:ins w:id="1258" w:author="Roop Yekollu" w:date="2017-02-23T16:27:00Z">
              <w:r w:rsidRPr="0029053D">
                <w:rPr>
                  <w:rFonts w:ascii="Calibri" w:eastAsia="Times New Roman" w:hAnsi="Calibri" w:cs="Calibri"/>
                  <w:color w:val="000000"/>
                  <w:sz w:val="16"/>
                  <w:szCs w:val="16"/>
                  <w:rPrChange w:id="1259"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1260"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7F24661C" w14:textId="77777777" w:rsidR="0029053D" w:rsidRPr="0029053D" w:rsidRDefault="0029053D" w:rsidP="000206F9">
            <w:pPr>
              <w:spacing w:before="0" w:after="0" w:line="240" w:lineRule="auto"/>
              <w:jc w:val="center"/>
              <w:rPr>
                <w:ins w:id="1261" w:author="Roop Yekollu" w:date="2017-02-23T16:27:00Z"/>
                <w:rFonts w:ascii="Calibri" w:eastAsia="Times New Roman" w:hAnsi="Calibri" w:cs="Calibri"/>
                <w:color w:val="000000"/>
                <w:sz w:val="16"/>
                <w:szCs w:val="16"/>
                <w:rPrChange w:id="1262" w:author="Michael Petite" w:date="2017-02-23T17:59:00Z">
                  <w:rPr>
                    <w:ins w:id="1263" w:author="Roop Yekollu" w:date="2017-02-23T16:27:00Z"/>
                    <w:rFonts w:ascii="Calibri" w:eastAsia="Times New Roman" w:hAnsi="Calibri" w:cs="Calibri"/>
                    <w:color w:val="000000"/>
                    <w:sz w:val="18"/>
                    <w:szCs w:val="18"/>
                  </w:rPr>
                </w:rPrChange>
              </w:rPr>
            </w:pPr>
            <w:ins w:id="1264" w:author="Roop Yekollu" w:date="2017-02-23T16:27:00Z">
              <w:r w:rsidRPr="0029053D">
                <w:rPr>
                  <w:rFonts w:ascii="Calibri" w:eastAsia="Times New Roman" w:hAnsi="Calibri" w:cs="Calibri"/>
                  <w:color w:val="000000"/>
                  <w:sz w:val="16"/>
                  <w:szCs w:val="16"/>
                  <w:rPrChange w:id="1265"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1266"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326E4E89" w14:textId="77777777" w:rsidR="0029053D" w:rsidRPr="0029053D" w:rsidRDefault="0029053D" w:rsidP="000206F9">
            <w:pPr>
              <w:spacing w:before="0" w:after="0" w:line="240" w:lineRule="auto"/>
              <w:jc w:val="center"/>
              <w:rPr>
                <w:ins w:id="1267" w:author="Roop Yekollu" w:date="2017-02-23T16:27:00Z"/>
                <w:rFonts w:ascii="Calibri" w:eastAsia="Times New Roman" w:hAnsi="Calibri" w:cs="Calibri"/>
                <w:color w:val="000000"/>
                <w:sz w:val="16"/>
                <w:szCs w:val="16"/>
                <w:rPrChange w:id="1268" w:author="Michael Petite" w:date="2017-02-23T17:59:00Z">
                  <w:rPr>
                    <w:ins w:id="1269" w:author="Roop Yekollu" w:date="2017-02-23T16:27:00Z"/>
                    <w:rFonts w:ascii="Calibri" w:eastAsia="Times New Roman" w:hAnsi="Calibri" w:cs="Calibri"/>
                    <w:color w:val="000000"/>
                    <w:sz w:val="18"/>
                    <w:szCs w:val="18"/>
                  </w:rPr>
                </w:rPrChange>
              </w:rPr>
            </w:pPr>
            <w:ins w:id="1270" w:author="Roop Yekollu" w:date="2017-02-23T16:27:00Z">
              <w:r w:rsidRPr="0029053D">
                <w:rPr>
                  <w:rFonts w:ascii="Calibri" w:eastAsia="Times New Roman" w:hAnsi="Calibri" w:cs="Calibri"/>
                  <w:color w:val="000000"/>
                  <w:sz w:val="16"/>
                  <w:szCs w:val="16"/>
                  <w:rPrChange w:id="1271"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000000" w:fill="9BC2E6"/>
            <w:vAlign w:val="center"/>
            <w:hideMark/>
            <w:tcPrChange w:id="1272" w:author="Michael Petite" w:date="2017-02-23T18:06:00Z">
              <w:tcPr>
                <w:tcW w:w="360" w:type="dxa"/>
                <w:tcBorders>
                  <w:top w:val="nil"/>
                  <w:left w:val="nil"/>
                  <w:bottom w:val="single" w:sz="4" w:space="0" w:color="auto"/>
                  <w:right w:val="single" w:sz="4" w:space="0" w:color="auto"/>
                </w:tcBorders>
                <w:shd w:val="clear" w:color="000000" w:fill="9BC2E6"/>
                <w:vAlign w:val="center"/>
                <w:hideMark/>
              </w:tcPr>
            </w:tcPrChange>
          </w:tcPr>
          <w:p w14:paraId="4CC7BC1B" w14:textId="77777777" w:rsidR="0029053D" w:rsidRPr="0029053D" w:rsidRDefault="0029053D" w:rsidP="000206F9">
            <w:pPr>
              <w:spacing w:before="0" w:after="0" w:line="240" w:lineRule="auto"/>
              <w:jc w:val="center"/>
              <w:rPr>
                <w:ins w:id="1273" w:author="Roop Yekollu" w:date="2017-02-23T16:27:00Z"/>
                <w:rFonts w:ascii="Calibri" w:eastAsia="Times New Roman" w:hAnsi="Calibri" w:cs="Calibri"/>
                <w:color w:val="000000"/>
                <w:sz w:val="16"/>
                <w:szCs w:val="16"/>
                <w:rPrChange w:id="1274" w:author="Michael Petite" w:date="2017-02-23T17:59:00Z">
                  <w:rPr>
                    <w:ins w:id="1275" w:author="Roop Yekollu" w:date="2017-02-23T16:27:00Z"/>
                    <w:rFonts w:ascii="Calibri" w:eastAsia="Times New Roman" w:hAnsi="Calibri" w:cs="Calibri"/>
                    <w:color w:val="000000"/>
                    <w:sz w:val="18"/>
                    <w:szCs w:val="18"/>
                  </w:rPr>
                </w:rPrChange>
              </w:rPr>
            </w:pPr>
            <w:ins w:id="1276" w:author="Roop Yekollu" w:date="2017-02-23T16:27:00Z">
              <w:r w:rsidRPr="0029053D">
                <w:rPr>
                  <w:rFonts w:ascii="Calibri" w:eastAsia="Times New Roman" w:hAnsi="Calibri" w:cs="Calibri"/>
                  <w:color w:val="000000"/>
                  <w:sz w:val="16"/>
                  <w:szCs w:val="16"/>
                  <w:rPrChange w:id="1277" w:author="Michael Petite" w:date="2017-02-23T17:59:00Z">
                    <w:rPr>
                      <w:rFonts w:ascii="Calibri" w:eastAsia="Times New Roman" w:hAnsi="Calibri" w:cs="Calibri"/>
                      <w:color w:val="000000"/>
                      <w:sz w:val="18"/>
                      <w:szCs w:val="18"/>
                    </w:rPr>
                  </w:rPrChange>
                </w:rPr>
                <w:t>x</w:t>
              </w:r>
            </w:ins>
          </w:p>
        </w:tc>
        <w:tc>
          <w:tcPr>
            <w:tcW w:w="810" w:type="dxa"/>
            <w:tcBorders>
              <w:top w:val="nil"/>
              <w:left w:val="nil"/>
              <w:bottom w:val="single" w:sz="4" w:space="0" w:color="auto"/>
              <w:right w:val="single" w:sz="4" w:space="0" w:color="auto"/>
            </w:tcBorders>
            <w:shd w:val="clear" w:color="000000" w:fill="9BC2E6"/>
            <w:vAlign w:val="center"/>
            <w:hideMark/>
            <w:tcPrChange w:id="1278"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25882596" w14:textId="77777777" w:rsidR="0029053D" w:rsidRPr="0029053D" w:rsidRDefault="0029053D" w:rsidP="000206F9">
            <w:pPr>
              <w:spacing w:before="0" w:after="0" w:line="240" w:lineRule="auto"/>
              <w:jc w:val="center"/>
              <w:rPr>
                <w:ins w:id="1279" w:author="Roop Yekollu" w:date="2017-02-23T16:27:00Z"/>
                <w:rFonts w:ascii="Calibri" w:eastAsia="Times New Roman" w:hAnsi="Calibri" w:cs="Calibri"/>
                <w:color w:val="000000"/>
                <w:sz w:val="16"/>
                <w:szCs w:val="16"/>
                <w:rPrChange w:id="1280" w:author="Michael Petite" w:date="2017-02-23T17:59:00Z">
                  <w:rPr>
                    <w:ins w:id="1281" w:author="Roop Yekollu" w:date="2017-02-23T16:27:00Z"/>
                    <w:rFonts w:ascii="Calibri" w:eastAsia="Times New Roman" w:hAnsi="Calibri" w:cs="Calibri"/>
                    <w:color w:val="000000"/>
                    <w:sz w:val="18"/>
                    <w:szCs w:val="18"/>
                  </w:rPr>
                </w:rPrChange>
              </w:rPr>
            </w:pPr>
            <w:ins w:id="1282" w:author="Roop Yekollu" w:date="2017-02-23T16:27:00Z">
              <w:r w:rsidRPr="0029053D">
                <w:rPr>
                  <w:rFonts w:ascii="Calibri" w:eastAsia="Times New Roman" w:hAnsi="Calibri" w:cs="Calibri"/>
                  <w:color w:val="000000"/>
                  <w:sz w:val="16"/>
                  <w:szCs w:val="16"/>
                  <w:rPrChange w:id="1283"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1284"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7316B3CC" w14:textId="77777777" w:rsidR="0029053D" w:rsidRPr="0029053D" w:rsidRDefault="0029053D" w:rsidP="000206F9">
            <w:pPr>
              <w:spacing w:before="0" w:after="0" w:line="240" w:lineRule="auto"/>
              <w:jc w:val="center"/>
              <w:rPr>
                <w:ins w:id="1285" w:author="Roop Yekollu" w:date="2017-02-23T16:27:00Z"/>
                <w:rFonts w:ascii="Calibri" w:eastAsia="Times New Roman" w:hAnsi="Calibri" w:cs="Calibri"/>
                <w:color w:val="000000"/>
                <w:sz w:val="16"/>
                <w:szCs w:val="16"/>
                <w:rPrChange w:id="1286" w:author="Michael Petite" w:date="2017-02-23T17:59:00Z">
                  <w:rPr>
                    <w:ins w:id="1287" w:author="Roop Yekollu" w:date="2017-02-23T16:27:00Z"/>
                    <w:rFonts w:ascii="Calibri" w:eastAsia="Times New Roman" w:hAnsi="Calibri" w:cs="Calibri"/>
                    <w:color w:val="000000"/>
                    <w:sz w:val="18"/>
                    <w:szCs w:val="18"/>
                  </w:rPr>
                </w:rPrChange>
              </w:rPr>
            </w:pPr>
            <w:ins w:id="1288" w:author="Roop Yekollu" w:date="2017-02-23T16:27:00Z">
              <w:r w:rsidRPr="0029053D">
                <w:rPr>
                  <w:rFonts w:ascii="Calibri" w:eastAsia="Times New Roman" w:hAnsi="Calibri" w:cs="Calibri"/>
                  <w:color w:val="000000"/>
                  <w:sz w:val="16"/>
                  <w:szCs w:val="16"/>
                  <w:rPrChange w:id="1289"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1290"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48FC7DD0" w14:textId="77777777" w:rsidR="0029053D" w:rsidRPr="0029053D" w:rsidRDefault="0029053D" w:rsidP="000206F9">
            <w:pPr>
              <w:spacing w:before="0" w:after="0" w:line="240" w:lineRule="auto"/>
              <w:jc w:val="center"/>
              <w:rPr>
                <w:ins w:id="1291" w:author="Roop Yekollu" w:date="2017-02-23T16:27:00Z"/>
                <w:rFonts w:ascii="Calibri" w:eastAsia="Times New Roman" w:hAnsi="Calibri" w:cs="Calibri"/>
                <w:color w:val="000000"/>
                <w:sz w:val="16"/>
                <w:szCs w:val="16"/>
                <w:rPrChange w:id="1292" w:author="Michael Petite" w:date="2017-02-23T17:59:00Z">
                  <w:rPr>
                    <w:ins w:id="1293" w:author="Roop Yekollu" w:date="2017-02-23T16:27:00Z"/>
                    <w:rFonts w:ascii="Calibri" w:eastAsia="Times New Roman" w:hAnsi="Calibri" w:cs="Calibri"/>
                    <w:color w:val="000000"/>
                    <w:sz w:val="18"/>
                    <w:szCs w:val="18"/>
                  </w:rPr>
                </w:rPrChange>
              </w:rPr>
            </w:pPr>
            <w:ins w:id="1294" w:author="Roop Yekollu" w:date="2017-02-23T16:27:00Z">
              <w:r w:rsidRPr="0029053D">
                <w:rPr>
                  <w:rFonts w:ascii="Calibri" w:eastAsia="Times New Roman" w:hAnsi="Calibri" w:cs="Calibri"/>
                  <w:color w:val="000000"/>
                  <w:sz w:val="16"/>
                  <w:szCs w:val="16"/>
                  <w:rPrChange w:id="1295"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1296"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7D172ECF" w14:textId="77777777" w:rsidR="0029053D" w:rsidRPr="0029053D" w:rsidRDefault="0029053D" w:rsidP="000206F9">
            <w:pPr>
              <w:spacing w:before="0" w:after="0" w:line="240" w:lineRule="auto"/>
              <w:jc w:val="center"/>
              <w:rPr>
                <w:ins w:id="1297" w:author="Roop Yekollu" w:date="2017-02-23T16:27:00Z"/>
                <w:rFonts w:ascii="Calibri" w:eastAsia="Times New Roman" w:hAnsi="Calibri" w:cs="Calibri"/>
                <w:color w:val="000000"/>
                <w:sz w:val="16"/>
                <w:szCs w:val="16"/>
                <w:rPrChange w:id="1298" w:author="Michael Petite" w:date="2017-02-23T17:59:00Z">
                  <w:rPr>
                    <w:ins w:id="1299" w:author="Roop Yekollu" w:date="2017-02-23T16:27:00Z"/>
                    <w:rFonts w:ascii="Calibri" w:eastAsia="Times New Roman" w:hAnsi="Calibri" w:cs="Calibri"/>
                    <w:color w:val="000000"/>
                    <w:sz w:val="18"/>
                    <w:szCs w:val="18"/>
                  </w:rPr>
                </w:rPrChange>
              </w:rPr>
            </w:pPr>
            <w:ins w:id="1300" w:author="Roop Yekollu" w:date="2017-02-23T16:27:00Z">
              <w:r w:rsidRPr="0029053D">
                <w:rPr>
                  <w:rFonts w:ascii="Calibri" w:eastAsia="Times New Roman" w:hAnsi="Calibri" w:cs="Calibri"/>
                  <w:color w:val="000000"/>
                  <w:sz w:val="16"/>
                  <w:szCs w:val="16"/>
                  <w:rPrChange w:id="1301"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302"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7D6BBFBE" w14:textId="77777777" w:rsidR="0029053D" w:rsidRPr="0029053D" w:rsidRDefault="0029053D" w:rsidP="000206F9">
            <w:pPr>
              <w:spacing w:before="0" w:after="0" w:line="240" w:lineRule="auto"/>
              <w:jc w:val="center"/>
              <w:rPr>
                <w:ins w:id="1303" w:author="Roop Yekollu" w:date="2017-02-23T16:27:00Z"/>
                <w:rFonts w:ascii="Calibri" w:eastAsia="Times New Roman" w:hAnsi="Calibri" w:cs="Calibri"/>
                <w:color w:val="000000"/>
                <w:sz w:val="16"/>
                <w:szCs w:val="16"/>
                <w:rPrChange w:id="1304" w:author="Michael Petite" w:date="2017-02-23T17:59:00Z">
                  <w:rPr>
                    <w:ins w:id="1305" w:author="Roop Yekollu" w:date="2017-02-23T16:27:00Z"/>
                    <w:rFonts w:ascii="Calibri" w:eastAsia="Times New Roman" w:hAnsi="Calibri" w:cs="Calibri"/>
                    <w:color w:val="000000"/>
                    <w:sz w:val="18"/>
                    <w:szCs w:val="18"/>
                  </w:rPr>
                </w:rPrChange>
              </w:rPr>
            </w:pPr>
            <w:ins w:id="1306" w:author="Roop Yekollu" w:date="2017-02-23T16:27:00Z">
              <w:r w:rsidRPr="0029053D">
                <w:rPr>
                  <w:rFonts w:ascii="Calibri" w:eastAsia="Times New Roman" w:hAnsi="Calibri" w:cs="Calibri"/>
                  <w:color w:val="000000"/>
                  <w:sz w:val="16"/>
                  <w:szCs w:val="16"/>
                  <w:rPrChange w:id="1307"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1308"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29A7E8AA" w14:textId="77777777" w:rsidR="0029053D" w:rsidRPr="0029053D" w:rsidRDefault="0029053D" w:rsidP="000206F9">
            <w:pPr>
              <w:spacing w:before="0" w:after="0" w:line="240" w:lineRule="auto"/>
              <w:rPr>
                <w:ins w:id="1309" w:author="Roop Yekollu" w:date="2017-02-23T16:27:00Z"/>
                <w:rFonts w:ascii="Calibri" w:eastAsia="Times New Roman" w:hAnsi="Calibri" w:cs="Calibri"/>
                <w:color w:val="000000"/>
                <w:sz w:val="16"/>
                <w:szCs w:val="16"/>
                <w:rPrChange w:id="1310" w:author="Michael Petite" w:date="2017-02-23T17:59:00Z">
                  <w:rPr>
                    <w:ins w:id="1311" w:author="Roop Yekollu" w:date="2017-02-23T16:27:00Z"/>
                    <w:rFonts w:ascii="Calibri" w:eastAsia="Times New Roman" w:hAnsi="Calibri" w:cs="Calibri"/>
                    <w:color w:val="000000"/>
                    <w:sz w:val="18"/>
                    <w:szCs w:val="18"/>
                  </w:rPr>
                </w:rPrChange>
              </w:rPr>
            </w:pPr>
            <w:ins w:id="1312" w:author="Roop Yekollu" w:date="2017-02-23T16:27:00Z">
              <w:r w:rsidRPr="0029053D">
                <w:rPr>
                  <w:rFonts w:ascii="Calibri" w:eastAsia="Times New Roman" w:hAnsi="Calibri" w:cs="Calibri"/>
                  <w:color w:val="000000"/>
                  <w:sz w:val="16"/>
                  <w:szCs w:val="16"/>
                  <w:rPrChange w:id="1313" w:author="Michael Petite" w:date="2017-02-23T17:59:00Z">
                    <w:rPr>
                      <w:rFonts w:ascii="Calibri" w:eastAsia="Times New Roman" w:hAnsi="Calibri" w:cs="Calibri"/>
                      <w:color w:val="000000"/>
                      <w:sz w:val="18"/>
                      <w:szCs w:val="18"/>
                    </w:rPr>
                  </w:rPrChange>
                </w:rPr>
                <w:t> </w:t>
              </w:r>
            </w:ins>
          </w:p>
        </w:tc>
      </w:tr>
      <w:tr w:rsidR="002D581C" w:rsidRPr="0029053D" w14:paraId="6974B589" w14:textId="77777777" w:rsidTr="002D581C">
        <w:trPr>
          <w:trHeight w:val="580"/>
          <w:ins w:id="1314" w:author="Roop Yekollu" w:date="2017-02-23T16:27:00Z"/>
          <w:trPrChange w:id="1315" w:author="Michael Petite" w:date="2017-02-23T18:06:00Z">
            <w:trPr>
              <w:trHeight w:val="58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1316"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6B28D222" w14:textId="77777777" w:rsidR="0029053D" w:rsidRPr="0029053D" w:rsidRDefault="0029053D" w:rsidP="000206F9">
            <w:pPr>
              <w:spacing w:before="0" w:after="0" w:line="240" w:lineRule="auto"/>
              <w:rPr>
                <w:ins w:id="1317" w:author="Roop Yekollu" w:date="2017-02-23T16:27:00Z"/>
                <w:rFonts w:ascii="Calibri" w:eastAsia="Times New Roman" w:hAnsi="Calibri" w:cs="Calibri"/>
                <w:sz w:val="16"/>
                <w:szCs w:val="16"/>
                <w:rPrChange w:id="1318" w:author="Michael Petite" w:date="2017-02-23T17:59:00Z">
                  <w:rPr>
                    <w:ins w:id="1319" w:author="Roop Yekollu" w:date="2017-02-23T16:27:00Z"/>
                    <w:rFonts w:ascii="Calibri" w:eastAsia="Times New Roman" w:hAnsi="Calibri" w:cs="Calibri"/>
                    <w:sz w:val="22"/>
                    <w:szCs w:val="22"/>
                  </w:rPr>
                </w:rPrChange>
              </w:rPr>
            </w:pPr>
            <w:ins w:id="1320" w:author="Roop Yekollu" w:date="2017-02-23T16:27:00Z">
              <w:r w:rsidRPr="0029053D">
                <w:rPr>
                  <w:rFonts w:ascii="Calibri" w:eastAsia="Times New Roman" w:hAnsi="Calibri" w:cs="Calibri"/>
                  <w:sz w:val="16"/>
                  <w:szCs w:val="16"/>
                  <w:rPrChange w:id="1321" w:author="Michael Petite" w:date="2017-02-23T17:59:00Z">
                    <w:rPr>
                      <w:rFonts w:ascii="Calibri" w:eastAsia="Times New Roman" w:hAnsi="Calibri" w:cs="Calibri"/>
                      <w:sz w:val="22"/>
                      <w:szCs w:val="22"/>
                    </w:rPr>
                  </w:rPrChange>
                </w:rPr>
                <w:t xml:space="preserve">Advisory Board/Expert Meeting </w:t>
              </w:r>
            </w:ins>
          </w:p>
        </w:tc>
        <w:tc>
          <w:tcPr>
            <w:tcW w:w="882" w:type="dxa"/>
            <w:tcBorders>
              <w:top w:val="nil"/>
              <w:left w:val="nil"/>
              <w:bottom w:val="single" w:sz="4" w:space="0" w:color="auto"/>
              <w:right w:val="single" w:sz="4" w:space="0" w:color="auto"/>
            </w:tcBorders>
            <w:shd w:val="clear" w:color="auto" w:fill="auto"/>
            <w:noWrap/>
            <w:vAlign w:val="bottom"/>
            <w:hideMark/>
            <w:tcPrChange w:id="1322"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18124449" w14:textId="77777777" w:rsidR="0029053D" w:rsidRPr="0029053D" w:rsidRDefault="0029053D" w:rsidP="000206F9">
            <w:pPr>
              <w:spacing w:before="0" w:after="0" w:line="240" w:lineRule="auto"/>
              <w:rPr>
                <w:ins w:id="1323" w:author="Roop Yekollu" w:date="2017-02-23T16:27:00Z"/>
                <w:rFonts w:ascii="Calibri" w:eastAsia="Times New Roman" w:hAnsi="Calibri" w:cs="Calibri"/>
                <w:color w:val="000000"/>
                <w:sz w:val="16"/>
                <w:szCs w:val="16"/>
                <w:rPrChange w:id="1324" w:author="Michael Petite" w:date="2017-02-23T17:59:00Z">
                  <w:rPr>
                    <w:ins w:id="1325" w:author="Roop Yekollu" w:date="2017-02-23T16:27:00Z"/>
                    <w:rFonts w:ascii="Calibri" w:eastAsia="Times New Roman" w:hAnsi="Calibri" w:cs="Calibri"/>
                    <w:color w:val="000000"/>
                    <w:sz w:val="22"/>
                    <w:szCs w:val="22"/>
                  </w:rPr>
                </w:rPrChange>
              </w:rPr>
            </w:pPr>
            <w:ins w:id="1326" w:author="Roop Yekollu" w:date="2017-02-23T16:27:00Z">
              <w:r w:rsidRPr="0029053D">
                <w:rPr>
                  <w:rFonts w:ascii="Calibri" w:eastAsia="Times New Roman" w:hAnsi="Calibri" w:cs="Calibri"/>
                  <w:color w:val="000000"/>
                  <w:sz w:val="16"/>
                  <w:szCs w:val="16"/>
                  <w:rPrChange w:id="1327" w:author="Michael Petite" w:date="2017-02-23T17:59:00Z">
                    <w:rPr>
                      <w:rFonts w:ascii="Calibri" w:eastAsia="Times New Roman" w:hAnsi="Calibri" w:cs="Calibri"/>
                      <w:color w:val="000000"/>
                      <w:sz w:val="22"/>
                      <w:szCs w:val="22"/>
                    </w:rPr>
                  </w:rPrChange>
                </w:rPr>
                <w:t>Ad Board</w:t>
              </w:r>
            </w:ins>
          </w:p>
        </w:tc>
        <w:tc>
          <w:tcPr>
            <w:tcW w:w="720" w:type="dxa"/>
            <w:tcBorders>
              <w:top w:val="nil"/>
              <w:left w:val="nil"/>
              <w:bottom w:val="single" w:sz="4" w:space="0" w:color="auto"/>
              <w:right w:val="single" w:sz="4" w:space="0" w:color="auto"/>
            </w:tcBorders>
            <w:shd w:val="clear" w:color="000000" w:fill="9BC2E6"/>
            <w:vAlign w:val="center"/>
            <w:hideMark/>
            <w:tcPrChange w:id="1328"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0FD26795" w14:textId="77777777" w:rsidR="0029053D" w:rsidRPr="0029053D" w:rsidRDefault="0029053D" w:rsidP="000206F9">
            <w:pPr>
              <w:spacing w:before="0" w:after="0" w:line="240" w:lineRule="auto"/>
              <w:jc w:val="center"/>
              <w:rPr>
                <w:ins w:id="1329" w:author="Roop Yekollu" w:date="2017-02-23T16:27:00Z"/>
                <w:rFonts w:ascii="Calibri" w:eastAsia="Times New Roman" w:hAnsi="Calibri" w:cs="Calibri"/>
                <w:color w:val="000000"/>
                <w:sz w:val="16"/>
                <w:szCs w:val="16"/>
                <w:rPrChange w:id="1330" w:author="Michael Petite" w:date="2017-02-23T17:59:00Z">
                  <w:rPr>
                    <w:ins w:id="1331" w:author="Roop Yekollu" w:date="2017-02-23T16:27:00Z"/>
                    <w:rFonts w:ascii="Calibri" w:eastAsia="Times New Roman" w:hAnsi="Calibri" w:cs="Calibri"/>
                    <w:color w:val="000000"/>
                    <w:sz w:val="18"/>
                    <w:szCs w:val="18"/>
                  </w:rPr>
                </w:rPrChange>
              </w:rPr>
            </w:pPr>
            <w:ins w:id="1332" w:author="Roop Yekollu" w:date="2017-02-23T16:27:00Z">
              <w:r w:rsidRPr="0029053D">
                <w:rPr>
                  <w:rFonts w:ascii="Calibri" w:eastAsia="Times New Roman" w:hAnsi="Calibri" w:cs="Calibri"/>
                  <w:color w:val="000000"/>
                  <w:sz w:val="16"/>
                  <w:szCs w:val="16"/>
                  <w:rPrChange w:id="1333"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334"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15DC8869" w14:textId="77777777" w:rsidR="0029053D" w:rsidRPr="0029053D" w:rsidRDefault="0029053D" w:rsidP="000206F9">
            <w:pPr>
              <w:spacing w:before="0" w:after="0" w:line="240" w:lineRule="auto"/>
              <w:jc w:val="center"/>
              <w:rPr>
                <w:ins w:id="1335" w:author="Roop Yekollu" w:date="2017-02-23T16:27:00Z"/>
                <w:rFonts w:ascii="Calibri" w:eastAsia="Times New Roman" w:hAnsi="Calibri" w:cs="Calibri"/>
                <w:color w:val="000000"/>
                <w:sz w:val="16"/>
                <w:szCs w:val="16"/>
                <w:rPrChange w:id="1336" w:author="Michael Petite" w:date="2017-02-23T17:59:00Z">
                  <w:rPr>
                    <w:ins w:id="1337" w:author="Roop Yekollu" w:date="2017-02-23T16:27:00Z"/>
                    <w:rFonts w:ascii="Calibri" w:eastAsia="Times New Roman" w:hAnsi="Calibri" w:cs="Calibri"/>
                    <w:color w:val="000000"/>
                    <w:sz w:val="18"/>
                    <w:szCs w:val="18"/>
                  </w:rPr>
                </w:rPrChange>
              </w:rPr>
            </w:pPr>
            <w:ins w:id="1338" w:author="Roop Yekollu" w:date="2017-02-23T16:27:00Z">
              <w:r w:rsidRPr="0029053D">
                <w:rPr>
                  <w:rFonts w:ascii="Calibri" w:eastAsia="Times New Roman" w:hAnsi="Calibri" w:cs="Calibri"/>
                  <w:color w:val="000000"/>
                  <w:sz w:val="16"/>
                  <w:szCs w:val="16"/>
                  <w:rPrChange w:id="1339"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1340"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4869F059" w14:textId="77777777" w:rsidR="0029053D" w:rsidRPr="0029053D" w:rsidRDefault="0029053D" w:rsidP="000206F9">
            <w:pPr>
              <w:spacing w:before="0" w:after="0" w:line="240" w:lineRule="auto"/>
              <w:jc w:val="center"/>
              <w:rPr>
                <w:ins w:id="1341" w:author="Roop Yekollu" w:date="2017-02-23T16:27:00Z"/>
                <w:rFonts w:ascii="Calibri" w:eastAsia="Times New Roman" w:hAnsi="Calibri" w:cs="Calibri"/>
                <w:color w:val="000000"/>
                <w:sz w:val="16"/>
                <w:szCs w:val="16"/>
                <w:rPrChange w:id="1342" w:author="Michael Petite" w:date="2017-02-23T17:59:00Z">
                  <w:rPr>
                    <w:ins w:id="1343" w:author="Roop Yekollu" w:date="2017-02-23T16:27:00Z"/>
                    <w:rFonts w:ascii="Calibri" w:eastAsia="Times New Roman" w:hAnsi="Calibri" w:cs="Calibri"/>
                    <w:color w:val="000000"/>
                    <w:sz w:val="18"/>
                    <w:szCs w:val="18"/>
                  </w:rPr>
                </w:rPrChange>
              </w:rPr>
            </w:pPr>
            <w:ins w:id="1344" w:author="Roop Yekollu" w:date="2017-02-23T16:27:00Z">
              <w:r w:rsidRPr="0029053D">
                <w:rPr>
                  <w:rFonts w:ascii="Calibri" w:eastAsia="Times New Roman" w:hAnsi="Calibri" w:cs="Calibri"/>
                  <w:color w:val="000000"/>
                  <w:sz w:val="16"/>
                  <w:szCs w:val="16"/>
                  <w:rPrChange w:id="1345"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346"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233655C2" w14:textId="77777777" w:rsidR="0029053D" w:rsidRPr="0029053D" w:rsidRDefault="0029053D" w:rsidP="000206F9">
            <w:pPr>
              <w:spacing w:before="0" w:after="0" w:line="240" w:lineRule="auto"/>
              <w:jc w:val="center"/>
              <w:rPr>
                <w:ins w:id="1347" w:author="Roop Yekollu" w:date="2017-02-23T16:27:00Z"/>
                <w:rFonts w:ascii="Calibri" w:eastAsia="Times New Roman" w:hAnsi="Calibri" w:cs="Calibri"/>
                <w:color w:val="000000"/>
                <w:sz w:val="16"/>
                <w:szCs w:val="16"/>
                <w:rPrChange w:id="1348" w:author="Michael Petite" w:date="2017-02-23T17:59:00Z">
                  <w:rPr>
                    <w:ins w:id="1349" w:author="Roop Yekollu" w:date="2017-02-23T16:27:00Z"/>
                    <w:rFonts w:ascii="Calibri" w:eastAsia="Times New Roman" w:hAnsi="Calibri" w:cs="Calibri"/>
                    <w:color w:val="000000"/>
                    <w:sz w:val="18"/>
                    <w:szCs w:val="18"/>
                  </w:rPr>
                </w:rPrChange>
              </w:rPr>
            </w:pPr>
            <w:ins w:id="1350" w:author="Roop Yekollu" w:date="2017-02-23T16:27:00Z">
              <w:r w:rsidRPr="0029053D">
                <w:rPr>
                  <w:rFonts w:ascii="Calibri" w:eastAsia="Times New Roman" w:hAnsi="Calibri" w:cs="Calibri"/>
                  <w:color w:val="000000"/>
                  <w:sz w:val="16"/>
                  <w:szCs w:val="16"/>
                  <w:rPrChange w:id="1351"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1352"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5D1F0C9E" w14:textId="77777777" w:rsidR="0029053D" w:rsidRPr="0029053D" w:rsidRDefault="0029053D" w:rsidP="000206F9">
            <w:pPr>
              <w:spacing w:before="0" w:after="0" w:line="240" w:lineRule="auto"/>
              <w:jc w:val="center"/>
              <w:rPr>
                <w:ins w:id="1353" w:author="Roop Yekollu" w:date="2017-02-23T16:27:00Z"/>
                <w:rFonts w:ascii="Calibri" w:eastAsia="Times New Roman" w:hAnsi="Calibri" w:cs="Calibri"/>
                <w:color w:val="000000"/>
                <w:sz w:val="16"/>
                <w:szCs w:val="16"/>
                <w:rPrChange w:id="1354" w:author="Michael Petite" w:date="2017-02-23T17:59:00Z">
                  <w:rPr>
                    <w:ins w:id="1355" w:author="Roop Yekollu" w:date="2017-02-23T16:27:00Z"/>
                    <w:rFonts w:ascii="Calibri" w:eastAsia="Times New Roman" w:hAnsi="Calibri" w:cs="Calibri"/>
                    <w:color w:val="000000"/>
                    <w:sz w:val="18"/>
                    <w:szCs w:val="18"/>
                  </w:rPr>
                </w:rPrChange>
              </w:rPr>
            </w:pPr>
            <w:ins w:id="1356" w:author="Roop Yekollu" w:date="2017-02-23T16:27:00Z">
              <w:r w:rsidRPr="0029053D">
                <w:rPr>
                  <w:rFonts w:ascii="Calibri" w:eastAsia="Times New Roman" w:hAnsi="Calibri" w:cs="Calibri"/>
                  <w:color w:val="000000"/>
                  <w:sz w:val="16"/>
                  <w:szCs w:val="16"/>
                  <w:rPrChange w:id="1357"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1358"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0B33F06E" w14:textId="77777777" w:rsidR="0029053D" w:rsidRPr="0029053D" w:rsidRDefault="0029053D" w:rsidP="000206F9">
            <w:pPr>
              <w:spacing w:before="0" w:after="0" w:line="240" w:lineRule="auto"/>
              <w:jc w:val="center"/>
              <w:rPr>
                <w:ins w:id="1359" w:author="Roop Yekollu" w:date="2017-02-23T16:27:00Z"/>
                <w:rFonts w:ascii="Calibri" w:eastAsia="Times New Roman" w:hAnsi="Calibri" w:cs="Calibri"/>
                <w:color w:val="000000"/>
                <w:sz w:val="16"/>
                <w:szCs w:val="16"/>
                <w:rPrChange w:id="1360" w:author="Michael Petite" w:date="2017-02-23T17:59:00Z">
                  <w:rPr>
                    <w:ins w:id="1361" w:author="Roop Yekollu" w:date="2017-02-23T16:27:00Z"/>
                    <w:rFonts w:ascii="Calibri" w:eastAsia="Times New Roman" w:hAnsi="Calibri" w:cs="Calibri"/>
                    <w:color w:val="000000"/>
                    <w:sz w:val="18"/>
                    <w:szCs w:val="18"/>
                  </w:rPr>
                </w:rPrChange>
              </w:rPr>
            </w:pPr>
            <w:ins w:id="1362" w:author="Roop Yekollu" w:date="2017-02-23T16:27:00Z">
              <w:r w:rsidRPr="0029053D">
                <w:rPr>
                  <w:rFonts w:ascii="Calibri" w:eastAsia="Times New Roman" w:hAnsi="Calibri" w:cs="Calibri"/>
                  <w:color w:val="000000"/>
                  <w:sz w:val="16"/>
                  <w:szCs w:val="16"/>
                  <w:rPrChange w:id="1363"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000000" w:fill="9BC2E6"/>
            <w:vAlign w:val="center"/>
            <w:hideMark/>
            <w:tcPrChange w:id="1364" w:author="Michael Petite" w:date="2017-02-23T18:06:00Z">
              <w:tcPr>
                <w:tcW w:w="360" w:type="dxa"/>
                <w:tcBorders>
                  <w:top w:val="nil"/>
                  <w:left w:val="nil"/>
                  <w:bottom w:val="single" w:sz="4" w:space="0" w:color="auto"/>
                  <w:right w:val="single" w:sz="4" w:space="0" w:color="auto"/>
                </w:tcBorders>
                <w:shd w:val="clear" w:color="000000" w:fill="9BC2E6"/>
                <w:vAlign w:val="center"/>
                <w:hideMark/>
              </w:tcPr>
            </w:tcPrChange>
          </w:tcPr>
          <w:p w14:paraId="629B5612" w14:textId="77777777" w:rsidR="0029053D" w:rsidRPr="0029053D" w:rsidRDefault="0029053D" w:rsidP="000206F9">
            <w:pPr>
              <w:spacing w:before="0" w:after="0" w:line="240" w:lineRule="auto"/>
              <w:jc w:val="center"/>
              <w:rPr>
                <w:ins w:id="1365" w:author="Roop Yekollu" w:date="2017-02-23T16:27:00Z"/>
                <w:rFonts w:ascii="Calibri" w:eastAsia="Times New Roman" w:hAnsi="Calibri" w:cs="Calibri"/>
                <w:color w:val="000000"/>
                <w:sz w:val="16"/>
                <w:szCs w:val="16"/>
                <w:rPrChange w:id="1366" w:author="Michael Petite" w:date="2017-02-23T17:59:00Z">
                  <w:rPr>
                    <w:ins w:id="1367" w:author="Roop Yekollu" w:date="2017-02-23T16:27:00Z"/>
                    <w:rFonts w:ascii="Calibri" w:eastAsia="Times New Roman" w:hAnsi="Calibri" w:cs="Calibri"/>
                    <w:color w:val="000000"/>
                    <w:sz w:val="18"/>
                    <w:szCs w:val="18"/>
                  </w:rPr>
                </w:rPrChange>
              </w:rPr>
            </w:pPr>
            <w:ins w:id="1368" w:author="Roop Yekollu" w:date="2017-02-23T16:27:00Z">
              <w:r w:rsidRPr="0029053D">
                <w:rPr>
                  <w:rFonts w:ascii="Calibri" w:eastAsia="Times New Roman" w:hAnsi="Calibri" w:cs="Calibri"/>
                  <w:color w:val="000000"/>
                  <w:sz w:val="16"/>
                  <w:szCs w:val="16"/>
                  <w:rPrChange w:id="1369" w:author="Michael Petite" w:date="2017-02-23T17:59:00Z">
                    <w:rPr>
                      <w:rFonts w:ascii="Calibri" w:eastAsia="Times New Roman" w:hAnsi="Calibri" w:cs="Calibri"/>
                      <w:color w:val="000000"/>
                      <w:sz w:val="18"/>
                      <w:szCs w:val="18"/>
                    </w:rPr>
                  </w:rPrChange>
                </w:rPr>
                <w:t>x</w:t>
              </w:r>
            </w:ins>
          </w:p>
        </w:tc>
        <w:tc>
          <w:tcPr>
            <w:tcW w:w="810" w:type="dxa"/>
            <w:tcBorders>
              <w:top w:val="nil"/>
              <w:left w:val="nil"/>
              <w:bottom w:val="single" w:sz="4" w:space="0" w:color="auto"/>
              <w:right w:val="single" w:sz="4" w:space="0" w:color="auto"/>
            </w:tcBorders>
            <w:shd w:val="clear" w:color="000000" w:fill="9BC2E6"/>
            <w:vAlign w:val="center"/>
            <w:hideMark/>
            <w:tcPrChange w:id="1370"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7C41CD86" w14:textId="77777777" w:rsidR="0029053D" w:rsidRPr="0029053D" w:rsidRDefault="0029053D" w:rsidP="000206F9">
            <w:pPr>
              <w:spacing w:before="0" w:after="0" w:line="240" w:lineRule="auto"/>
              <w:jc w:val="center"/>
              <w:rPr>
                <w:ins w:id="1371" w:author="Roop Yekollu" w:date="2017-02-23T16:27:00Z"/>
                <w:rFonts w:ascii="Calibri" w:eastAsia="Times New Roman" w:hAnsi="Calibri" w:cs="Calibri"/>
                <w:color w:val="000000"/>
                <w:sz w:val="16"/>
                <w:szCs w:val="16"/>
                <w:rPrChange w:id="1372" w:author="Michael Petite" w:date="2017-02-23T17:59:00Z">
                  <w:rPr>
                    <w:ins w:id="1373" w:author="Roop Yekollu" w:date="2017-02-23T16:27:00Z"/>
                    <w:rFonts w:ascii="Calibri" w:eastAsia="Times New Roman" w:hAnsi="Calibri" w:cs="Calibri"/>
                    <w:color w:val="000000"/>
                    <w:sz w:val="18"/>
                    <w:szCs w:val="18"/>
                  </w:rPr>
                </w:rPrChange>
              </w:rPr>
            </w:pPr>
            <w:ins w:id="1374" w:author="Roop Yekollu" w:date="2017-02-23T16:27:00Z">
              <w:r w:rsidRPr="0029053D">
                <w:rPr>
                  <w:rFonts w:ascii="Calibri" w:eastAsia="Times New Roman" w:hAnsi="Calibri" w:cs="Calibri"/>
                  <w:color w:val="000000"/>
                  <w:sz w:val="16"/>
                  <w:szCs w:val="16"/>
                  <w:rPrChange w:id="1375"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1376"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0376777C" w14:textId="77777777" w:rsidR="0029053D" w:rsidRPr="0029053D" w:rsidRDefault="0029053D" w:rsidP="000206F9">
            <w:pPr>
              <w:spacing w:before="0" w:after="0" w:line="240" w:lineRule="auto"/>
              <w:jc w:val="center"/>
              <w:rPr>
                <w:ins w:id="1377" w:author="Roop Yekollu" w:date="2017-02-23T16:27:00Z"/>
                <w:rFonts w:ascii="Calibri" w:eastAsia="Times New Roman" w:hAnsi="Calibri" w:cs="Calibri"/>
                <w:color w:val="000000"/>
                <w:sz w:val="16"/>
                <w:szCs w:val="16"/>
                <w:rPrChange w:id="1378" w:author="Michael Petite" w:date="2017-02-23T17:59:00Z">
                  <w:rPr>
                    <w:ins w:id="1379" w:author="Roop Yekollu" w:date="2017-02-23T16:27:00Z"/>
                    <w:rFonts w:ascii="Calibri" w:eastAsia="Times New Roman" w:hAnsi="Calibri" w:cs="Calibri"/>
                    <w:color w:val="000000"/>
                    <w:sz w:val="18"/>
                    <w:szCs w:val="18"/>
                  </w:rPr>
                </w:rPrChange>
              </w:rPr>
            </w:pPr>
            <w:ins w:id="1380" w:author="Roop Yekollu" w:date="2017-02-23T16:27:00Z">
              <w:r w:rsidRPr="0029053D">
                <w:rPr>
                  <w:rFonts w:ascii="Calibri" w:eastAsia="Times New Roman" w:hAnsi="Calibri" w:cs="Calibri"/>
                  <w:color w:val="000000"/>
                  <w:sz w:val="16"/>
                  <w:szCs w:val="16"/>
                  <w:rPrChange w:id="1381"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1382"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72D26F70" w14:textId="77777777" w:rsidR="0029053D" w:rsidRPr="0029053D" w:rsidRDefault="0029053D" w:rsidP="000206F9">
            <w:pPr>
              <w:spacing w:before="0" w:after="0" w:line="240" w:lineRule="auto"/>
              <w:jc w:val="center"/>
              <w:rPr>
                <w:ins w:id="1383" w:author="Roop Yekollu" w:date="2017-02-23T16:27:00Z"/>
                <w:rFonts w:ascii="Calibri" w:eastAsia="Times New Roman" w:hAnsi="Calibri" w:cs="Calibri"/>
                <w:color w:val="000000"/>
                <w:sz w:val="16"/>
                <w:szCs w:val="16"/>
                <w:rPrChange w:id="1384" w:author="Michael Petite" w:date="2017-02-23T17:59:00Z">
                  <w:rPr>
                    <w:ins w:id="1385" w:author="Roop Yekollu" w:date="2017-02-23T16:27:00Z"/>
                    <w:rFonts w:ascii="Calibri" w:eastAsia="Times New Roman" w:hAnsi="Calibri" w:cs="Calibri"/>
                    <w:color w:val="000000"/>
                    <w:sz w:val="18"/>
                    <w:szCs w:val="18"/>
                  </w:rPr>
                </w:rPrChange>
              </w:rPr>
            </w:pPr>
            <w:ins w:id="1386" w:author="Roop Yekollu" w:date="2017-02-23T16:27:00Z">
              <w:r w:rsidRPr="0029053D">
                <w:rPr>
                  <w:rFonts w:ascii="Calibri" w:eastAsia="Times New Roman" w:hAnsi="Calibri" w:cs="Calibri"/>
                  <w:color w:val="000000"/>
                  <w:sz w:val="16"/>
                  <w:szCs w:val="16"/>
                  <w:rPrChange w:id="1387"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1388"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357AE48A" w14:textId="77777777" w:rsidR="0029053D" w:rsidRPr="0029053D" w:rsidRDefault="0029053D" w:rsidP="000206F9">
            <w:pPr>
              <w:spacing w:before="0" w:after="0" w:line="240" w:lineRule="auto"/>
              <w:jc w:val="center"/>
              <w:rPr>
                <w:ins w:id="1389" w:author="Roop Yekollu" w:date="2017-02-23T16:27:00Z"/>
                <w:rFonts w:ascii="Calibri" w:eastAsia="Times New Roman" w:hAnsi="Calibri" w:cs="Calibri"/>
                <w:color w:val="000000"/>
                <w:sz w:val="16"/>
                <w:szCs w:val="16"/>
                <w:rPrChange w:id="1390" w:author="Michael Petite" w:date="2017-02-23T17:59:00Z">
                  <w:rPr>
                    <w:ins w:id="1391" w:author="Roop Yekollu" w:date="2017-02-23T16:27:00Z"/>
                    <w:rFonts w:ascii="Calibri" w:eastAsia="Times New Roman" w:hAnsi="Calibri" w:cs="Calibri"/>
                    <w:color w:val="000000"/>
                    <w:sz w:val="18"/>
                    <w:szCs w:val="18"/>
                  </w:rPr>
                </w:rPrChange>
              </w:rPr>
            </w:pPr>
            <w:ins w:id="1392" w:author="Roop Yekollu" w:date="2017-02-23T16:27:00Z">
              <w:r w:rsidRPr="0029053D">
                <w:rPr>
                  <w:rFonts w:ascii="Calibri" w:eastAsia="Times New Roman" w:hAnsi="Calibri" w:cs="Calibri"/>
                  <w:color w:val="000000"/>
                  <w:sz w:val="16"/>
                  <w:szCs w:val="16"/>
                  <w:rPrChange w:id="1393"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394"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469E469E" w14:textId="77777777" w:rsidR="0029053D" w:rsidRPr="0029053D" w:rsidRDefault="0029053D" w:rsidP="000206F9">
            <w:pPr>
              <w:spacing w:before="0" w:after="0" w:line="240" w:lineRule="auto"/>
              <w:jc w:val="center"/>
              <w:rPr>
                <w:ins w:id="1395" w:author="Roop Yekollu" w:date="2017-02-23T16:27:00Z"/>
                <w:rFonts w:ascii="Calibri" w:eastAsia="Times New Roman" w:hAnsi="Calibri" w:cs="Calibri"/>
                <w:color w:val="000000"/>
                <w:sz w:val="16"/>
                <w:szCs w:val="16"/>
                <w:rPrChange w:id="1396" w:author="Michael Petite" w:date="2017-02-23T17:59:00Z">
                  <w:rPr>
                    <w:ins w:id="1397" w:author="Roop Yekollu" w:date="2017-02-23T16:27:00Z"/>
                    <w:rFonts w:ascii="Calibri" w:eastAsia="Times New Roman" w:hAnsi="Calibri" w:cs="Calibri"/>
                    <w:color w:val="000000"/>
                    <w:sz w:val="18"/>
                    <w:szCs w:val="18"/>
                  </w:rPr>
                </w:rPrChange>
              </w:rPr>
            </w:pPr>
            <w:ins w:id="1398" w:author="Roop Yekollu" w:date="2017-02-23T16:27:00Z">
              <w:r w:rsidRPr="0029053D">
                <w:rPr>
                  <w:rFonts w:ascii="Calibri" w:eastAsia="Times New Roman" w:hAnsi="Calibri" w:cs="Calibri"/>
                  <w:color w:val="000000"/>
                  <w:sz w:val="16"/>
                  <w:szCs w:val="16"/>
                  <w:rPrChange w:id="1399"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1400"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4107F5FD" w14:textId="77777777" w:rsidR="0029053D" w:rsidRPr="0029053D" w:rsidRDefault="0029053D" w:rsidP="000206F9">
            <w:pPr>
              <w:spacing w:before="0" w:after="0" w:line="240" w:lineRule="auto"/>
              <w:rPr>
                <w:ins w:id="1401" w:author="Roop Yekollu" w:date="2017-02-23T16:27:00Z"/>
                <w:rFonts w:ascii="Calibri" w:eastAsia="Times New Roman" w:hAnsi="Calibri" w:cs="Calibri"/>
                <w:color w:val="000000"/>
                <w:sz w:val="16"/>
                <w:szCs w:val="16"/>
                <w:rPrChange w:id="1402" w:author="Michael Petite" w:date="2017-02-23T17:59:00Z">
                  <w:rPr>
                    <w:ins w:id="1403" w:author="Roop Yekollu" w:date="2017-02-23T16:27:00Z"/>
                    <w:rFonts w:ascii="Calibri" w:eastAsia="Times New Roman" w:hAnsi="Calibri" w:cs="Calibri"/>
                    <w:color w:val="000000"/>
                    <w:sz w:val="18"/>
                    <w:szCs w:val="18"/>
                  </w:rPr>
                </w:rPrChange>
              </w:rPr>
            </w:pPr>
            <w:ins w:id="1404" w:author="Roop Yekollu" w:date="2017-02-23T16:27:00Z">
              <w:r w:rsidRPr="0029053D">
                <w:rPr>
                  <w:rFonts w:ascii="Calibri" w:eastAsia="Times New Roman" w:hAnsi="Calibri" w:cs="Calibri"/>
                  <w:color w:val="000000"/>
                  <w:sz w:val="16"/>
                  <w:szCs w:val="16"/>
                  <w:rPrChange w:id="1405" w:author="Michael Petite" w:date="2017-02-23T17:59:00Z">
                    <w:rPr>
                      <w:rFonts w:ascii="Calibri" w:eastAsia="Times New Roman" w:hAnsi="Calibri" w:cs="Calibri"/>
                      <w:color w:val="000000"/>
                      <w:sz w:val="18"/>
                      <w:szCs w:val="18"/>
                    </w:rPr>
                  </w:rPrChange>
                </w:rPr>
                <w:t> </w:t>
              </w:r>
            </w:ins>
          </w:p>
        </w:tc>
      </w:tr>
      <w:tr w:rsidR="002D581C" w:rsidRPr="0029053D" w14:paraId="0756C7F0" w14:textId="77777777" w:rsidTr="002D581C">
        <w:trPr>
          <w:trHeight w:val="580"/>
          <w:ins w:id="1406" w:author="Roop Yekollu" w:date="2017-02-23T16:27:00Z"/>
          <w:trPrChange w:id="1407" w:author="Michael Petite" w:date="2017-02-23T18:06:00Z">
            <w:trPr>
              <w:trHeight w:val="58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1408"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3D6545AD" w14:textId="77777777" w:rsidR="0029053D" w:rsidRPr="0029053D" w:rsidRDefault="0029053D" w:rsidP="000206F9">
            <w:pPr>
              <w:spacing w:before="0" w:after="0" w:line="240" w:lineRule="auto"/>
              <w:rPr>
                <w:ins w:id="1409" w:author="Roop Yekollu" w:date="2017-02-23T16:27:00Z"/>
                <w:rFonts w:ascii="Calibri" w:eastAsia="Times New Roman" w:hAnsi="Calibri" w:cs="Calibri"/>
                <w:sz w:val="16"/>
                <w:szCs w:val="16"/>
                <w:rPrChange w:id="1410" w:author="Michael Petite" w:date="2017-02-23T17:59:00Z">
                  <w:rPr>
                    <w:ins w:id="1411" w:author="Roop Yekollu" w:date="2017-02-23T16:27:00Z"/>
                    <w:rFonts w:ascii="Calibri" w:eastAsia="Times New Roman" w:hAnsi="Calibri" w:cs="Calibri"/>
                    <w:sz w:val="22"/>
                    <w:szCs w:val="22"/>
                  </w:rPr>
                </w:rPrChange>
              </w:rPr>
            </w:pPr>
            <w:ins w:id="1412" w:author="Roop Yekollu" w:date="2017-02-23T16:27:00Z">
              <w:r w:rsidRPr="0029053D">
                <w:rPr>
                  <w:rFonts w:ascii="Calibri" w:eastAsia="Times New Roman" w:hAnsi="Calibri" w:cs="Calibri"/>
                  <w:sz w:val="16"/>
                  <w:szCs w:val="16"/>
                  <w:rPrChange w:id="1413" w:author="Michael Petite" w:date="2017-02-23T17:59:00Z">
                    <w:rPr>
                      <w:rFonts w:ascii="Calibri" w:eastAsia="Times New Roman" w:hAnsi="Calibri" w:cs="Calibri"/>
                      <w:sz w:val="22"/>
                      <w:szCs w:val="22"/>
                    </w:rPr>
                  </w:rPrChange>
                </w:rPr>
                <w:t xml:space="preserve">Sponsorship of Third Party Event </w:t>
              </w:r>
            </w:ins>
          </w:p>
        </w:tc>
        <w:tc>
          <w:tcPr>
            <w:tcW w:w="882" w:type="dxa"/>
            <w:tcBorders>
              <w:top w:val="nil"/>
              <w:left w:val="nil"/>
              <w:bottom w:val="single" w:sz="4" w:space="0" w:color="auto"/>
              <w:right w:val="single" w:sz="4" w:space="0" w:color="auto"/>
            </w:tcBorders>
            <w:shd w:val="clear" w:color="auto" w:fill="auto"/>
            <w:noWrap/>
            <w:vAlign w:val="bottom"/>
            <w:hideMark/>
            <w:tcPrChange w:id="1414"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712ECFD1" w14:textId="77777777" w:rsidR="0029053D" w:rsidRPr="0029053D" w:rsidRDefault="0029053D" w:rsidP="000206F9">
            <w:pPr>
              <w:spacing w:before="0" w:after="0" w:line="240" w:lineRule="auto"/>
              <w:rPr>
                <w:ins w:id="1415" w:author="Roop Yekollu" w:date="2017-02-23T16:27:00Z"/>
                <w:rFonts w:ascii="Calibri" w:eastAsia="Times New Roman" w:hAnsi="Calibri" w:cs="Calibri"/>
                <w:color w:val="000000"/>
                <w:sz w:val="16"/>
                <w:szCs w:val="16"/>
                <w:rPrChange w:id="1416" w:author="Michael Petite" w:date="2017-02-23T17:59:00Z">
                  <w:rPr>
                    <w:ins w:id="1417" w:author="Roop Yekollu" w:date="2017-02-23T16:27:00Z"/>
                    <w:rFonts w:ascii="Calibri" w:eastAsia="Times New Roman" w:hAnsi="Calibri" w:cs="Calibri"/>
                    <w:color w:val="000000"/>
                    <w:sz w:val="22"/>
                    <w:szCs w:val="22"/>
                  </w:rPr>
                </w:rPrChange>
              </w:rPr>
            </w:pPr>
            <w:ins w:id="1418" w:author="Roop Yekollu" w:date="2017-02-23T16:27:00Z">
              <w:r w:rsidRPr="0029053D">
                <w:rPr>
                  <w:rFonts w:ascii="Calibri" w:eastAsia="Times New Roman" w:hAnsi="Calibri" w:cs="Calibri"/>
                  <w:color w:val="000000"/>
                  <w:sz w:val="16"/>
                  <w:szCs w:val="16"/>
                  <w:rPrChange w:id="1419" w:author="Michael Petite" w:date="2017-02-23T17:59:00Z">
                    <w:rPr>
                      <w:rFonts w:ascii="Calibri" w:eastAsia="Times New Roman" w:hAnsi="Calibri" w:cs="Calibri"/>
                      <w:color w:val="000000"/>
                      <w:sz w:val="22"/>
                      <w:szCs w:val="22"/>
                    </w:rPr>
                  </w:rPrChange>
                </w:rPr>
                <w:t>Ad Board</w:t>
              </w:r>
            </w:ins>
          </w:p>
        </w:tc>
        <w:tc>
          <w:tcPr>
            <w:tcW w:w="720" w:type="dxa"/>
            <w:tcBorders>
              <w:top w:val="nil"/>
              <w:left w:val="nil"/>
              <w:bottom w:val="single" w:sz="4" w:space="0" w:color="auto"/>
              <w:right w:val="single" w:sz="4" w:space="0" w:color="auto"/>
            </w:tcBorders>
            <w:shd w:val="clear" w:color="000000" w:fill="9BC2E6"/>
            <w:vAlign w:val="center"/>
            <w:hideMark/>
            <w:tcPrChange w:id="1420"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2BE77A31" w14:textId="77777777" w:rsidR="0029053D" w:rsidRPr="0029053D" w:rsidRDefault="0029053D" w:rsidP="000206F9">
            <w:pPr>
              <w:spacing w:before="0" w:after="0" w:line="240" w:lineRule="auto"/>
              <w:jc w:val="center"/>
              <w:rPr>
                <w:ins w:id="1421" w:author="Roop Yekollu" w:date="2017-02-23T16:27:00Z"/>
                <w:rFonts w:ascii="Calibri" w:eastAsia="Times New Roman" w:hAnsi="Calibri" w:cs="Calibri"/>
                <w:color w:val="000000"/>
                <w:sz w:val="16"/>
                <w:szCs w:val="16"/>
                <w:rPrChange w:id="1422" w:author="Michael Petite" w:date="2017-02-23T17:59:00Z">
                  <w:rPr>
                    <w:ins w:id="1423" w:author="Roop Yekollu" w:date="2017-02-23T16:27:00Z"/>
                    <w:rFonts w:ascii="Calibri" w:eastAsia="Times New Roman" w:hAnsi="Calibri" w:cs="Calibri"/>
                    <w:color w:val="000000"/>
                    <w:sz w:val="18"/>
                    <w:szCs w:val="18"/>
                  </w:rPr>
                </w:rPrChange>
              </w:rPr>
            </w:pPr>
            <w:ins w:id="1424" w:author="Roop Yekollu" w:date="2017-02-23T16:27:00Z">
              <w:r w:rsidRPr="0029053D">
                <w:rPr>
                  <w:rFonts w:ascii="Calibri" w:eastAsia="Times New Roman" w:hAnsi="Calibri" w:cs="Calibri"/>
                  <w:color w:val="000000"/>
                  <w:sz w:val="16"/>
                  <w:szCs w:val="16"/>
                  <w:rPrChange w:id="1425"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426"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6A47679D" w14:textId="77777777" w:rsidR="0029053D" w:rsidRPr="0029053D" w:rsidRDefault="0029053D" w:rsidP="000206F9">
            <w:pPr>
              <w:spacing w:before="0" w:after="0" w:line="240" w:lineRule="auto"/>
              <w:jc w:val="center"/>
              <w:rPr>
                <w:ins w:id="1427" w:author="Roop Yekollu" w:date="2017-02-23T16:27:00Z"/>
                <w:rFonts w:ascii="Calibri" w:eastAsia="Times New Roman" w:hAnsi="Calibri" w:cs="Calibri"/>
                <w:color w:val="000000"/>
                <w:sz w:val="16"/>
                <w:szCs w:val="16"/>
                <w:rPrChange w:id="1428" w:author="Michael Petite" w:date="2017-02-23T17:59:00Z">
                  <w:rPr>
                    <w:ins w:id="1429" w:author="Roop Yekollu" w:date="2017-02-23T16:27:00Z"/>
                    <w:rFonts w:ascii="Calibri" w:eastAsia="Times New Roman" w:hAnsi="Calibri" w:cs="Calibri"/>
                    <w:color w:val="000000"/>
                    <w:sz w:val="18"/>
                    <w:szCs w:val="18"/>
                  </w:rPr>
                </w:rPrChange>
              </w:rPr>
            </w:pPr>
            <w:ins w:id="1430" w:author="Roop Yekollu" w:date="2017-02-23T16:27:00Z">
              <w:r w:rsidRPr="0029053D">
                <w:rPr>
                  <w:rFonts w:ascii="Calibri" w:eastAsia="Times New Roman" w:hAnsi="Calibri" w:cs="Calibri"/>
                  <w:color w:val="000000"/>
                  <w:sz w:val="16"/>
                  <w:szCs w:val="16"/>
                  <w:rPrChange w:id="1431"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1432"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505EEC9E" w14:textId="77777777" w:rsidR="0029053D" w:rsidRPr="0029053D" w:rsidRDefault="0029053D" w:rsidP="000206F9">
            <w:pPr>
              <w:spacing w:before="0" w:after="0" w:line="240" w:lineRule="auto"/>
              <w:jc w:val="center"/>
              <w:rPr>
                <w:ins w:id="1433" w:author="Roop Yekollu" w:date="2017-02-23T16:27:00Z"/>
                <w:rFonts w:ascii="Calibri" w:eastAsia="Times New Roman" w:hAnsi="Calibri" w:cs="Calibri"/>
                <w:color w:val="000000"/>
                <w:sz w:val="16"/>
                <w:szCs w:val="16"/>
                <w:rPrChange w:id="1434" w:author="Michael Petite" w:date="2017-02-23T17:59:00Z">
                  <w:rPr>
                    <w:ins w:id="1435" w:author="Roop Yekollu" w:date="2017-02-23T16:27:00Z"/>
                    <w:rFonts w:ascii="Calibri" w:eastAsia="Times New Roman" w:hAnsi="Calibri" w:cs="Calibri"/>
                    <w:color w:val="000000"/>
                    <w:sz w:val="18"/>
                    <w:szCs w:val="18"/>
                  </w:rPr>
                </w:rPrChange>
              </w:rPr>
            </w:pPr>
            <w:ins w:id="1436" w:author="Roop Yekollu" w:date="2017-02-23T16:27:00Z">
              <w:r w:rsidRPr="0029053D">
                <w:rPr>
                  <w:rFonts w:ascii="Calibri" w:eastAsia="Times New Roman" w:hAnsi="Calibri" w:cs="Calibri"/>
                  <w:color w:val="000000"/>
                  <w:sz w:val="16"/>
                  <w:szCs w:val="16"/>
                  <w:rPrChange w:id="1437"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438"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64A84988" w14:textId="77777777" w:rsidR="0029053D" w:rsidRPr="0029053D" w:rsidRDefault="0029053D" w:rsidP="000206F9">
            <w:pPr>
              <w:spacing w:before="0" w:after="0" w:line="240" w:lineRule="auto"/>
              <w:jc w:val="center"/>
              <w:rPr>
                <w:ins w:id="1439" w:author="Roop Yekollu" w:date="2017-02-23T16:27:00Z"/>
                <w:rFonts w:ascii="Calibri" w:eastAsia="Times New Roman" w:hAnsi="Calibri" w:cs="Calibri"/>
                <w:color w:val="000000"/>
                <w:sz w:val="16"/>
                <w:szCs w:val="16"/>
                <w:rPrChange w:id="1440" w:author="Michael Petite" w:date="2017-02-23T17:59:00Z">
                  <w:rPr>
                    <w:ins w:id="1441" w:author="Roop Yekollu" w:date="2017-02-23T16:27:00Z"/>
                    <w:rFonts w:ascii="Calibri" w:eastAsia="Times New Roman" w:hAnsi="Calibri" w:cs="Calibri"/>
                    <w:color w:val="000000"/>
                    <w:sz w:val="18"/>
                    <w:szCs w:val="18"/>
                  </w:rPr>
                </w:rPrChange>
              </w:rPr>
            </w:pPr>
            <w:ins w:id="1442" w:author="Roop Yekollu" w:date="2017-02-23T16:27:00Z">
              <w:r w:rsidRPr="0029053D">
                <w:rPr>
                  <w:rFonts w:ascii="Calibri" w:eastAsia="Times New Roman" w:hAnsi="Calibri" w:cs="Calibri"/>
                  <w:color w:val="000000"/>
                  <w:sz w:val="16"/>
                  <w:szCs w:val="16"/>
                  <w:rPrChange w:id="1443"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1444"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22331F96" w14:textId="77777777" w:rsidR="0029053D" w:rsidRPr="0029053D" w:rsidRDefault="0029053D" w:rsidP="000206F9">
            <w:pPr>
              <w:spacing w:before="0" w:after="0" w:line="240" w:lineRule="auto"/>
              <w:jc w:val="center"/>
              <w:rPr>
                <w:ins w:id="1445" w:author="Roop Yekollu" w:date="2017-02-23T16:27:00Z"/>
                <w:rFonts w:ascii="Calibri" w:eastAsia="Times New Roman" w:hAnsi="Calibri" w:cs="Calibri"/>
                <w:color w:val="000000"/>
                <w:sz w:val="16"/>
                <w:szCs w:val="16"/>
                <w:rPrChange w:id="1446" w:author="Michael Petite" w:date="2017-02-23T17:59:00Z">
                  <w:rPr>
                    <w:ins w:id="1447" w:author="Roop Yekollu" w:date="2017-02-23T16:27:00Z"/>
                    <w:rFonts w:ascii="Calibri" w:eastAsia="Times New Roman" w:hAnsi="Calibri" w:cs="Calibri"/>
                    <w:color w:val="000000"/>
                    <w:sz w:val="18"/>
                    <w:szCs w:val="18"/>
                  </w:rPr>
                </w:rPrChange>
              </w:rPr>
            </w:pPr>
            <w:ins w:id="1448" w:author="Roop Yekollu" w:date="2017-02-23T16:27:00Z">
              <w:r w:rsidRPr="0029053D">
                <w:rPr>
                  <w:rFonts w:ascii="Calibri" w:eastAsia="Times New Roman" w:hAnsi="Calibri" w:cs="Calibri"/>
                  <w:color w:val="000000"/>
                  <w:sz w:val="16"/>
                  <w:szCs w:val="16"/>
                  <w:rPrChange w:id="1449"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1450"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1E4F84D4" w14:textId="77777777" w:rsidR="0029053D" w:rsidRPr="0029053D" w:rsidRDefault="0029053D" w:rsidP="000206F9">
            <w:pPr>
              <w:spacing w:before="0" w:after="0" w:line="240" w:lineRule="auto"/>
              <w:jc w:val="center"/>
              <w:rPr>
                <w:ins w:id="1451" w:author="Roop Yekollu" w:date="2017-02-23T16:27:00Z"/>
                <w:rFonts w:ascii="Calibri" w:eastAsia="Times New Roman" w:hAnsi="Calibri" w:cs="Calibri"/>
                <w:color w:val="000000"/>
                <w:sz w:val="16"/>
                <w:szCs w:val="16"/>
                <w:rPrChange w:id="1452" w:author="Michael Petite" w:date="2017-02-23T17:59:00Z">
                  <w:rPr>
                    <w:ins w:id="1453" w:author="Roop Yekollu" w:date="2017-02-23T16:27:00Z"/>
                    <w:rFonts w:ascii="Calibri" w:eastAsia="Times New Roman" w:hAnsi="Calibri" w:cs="Calibri"/>
                    <w:color w:val="000000"/>
                    <w:sz w:val="18"/>
                    <w:szCs w:val="18"/>
                  </w:rPr>
                </w:rPrChange>
              </w:rPr>
            </w:pPr>
            <w:ins w:id="1454" w:author="Roop Yekollu" w:date="2017-02-23T16:27:00Z">
              <w:r w:rsidRPr="0029053D">
                <w:rPr>
                  <w:rFonts w:ascii="Calibri" w:eastAsia="Times New Roman" w:hAnsi="Calibri" w:cs="Calibri"/>
                  <w:color w:val="000000"/>
                  <w:sz w:val="16"/>
                  <w:szCs w:val="16"/>
                  <w:rPrChange w:id="1455"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000000" w:fill="9BC2E6"/>
            <w:vAlign w:val="center"/>
            <w:hideMark/>
            <w:tcPrChange w:id="1456" w:author="Michael Petite" w:date="2017-02-23T18:06:00Z">
              <w:tcPr>
                <w:tcW w:w="360" w:type="dxa"/>
                <w:tcBorders>
                  <w:top w:val="nil"/>
                  <w:left w:val="nil"/>
                  <w:bottom w:val="single" w:sz="4" w:space="0" w:color="auto"/>
                  <w:right w:val="single" w:sz="4" w:space="0" w:color="auto"/>
                </w:tcBorders>
                <w:shd w:val="clear" w:color="000000" w:fill="9BC2E6"/>
                <w:vAlign w:val="center"/>
                <w:hideMark/>
              </w:tcPr>
            </w:tcPrChange>
          </w:tcPr>
          <w:p w14:paraId="6BA7697E" w14:textId="77777777" w:rsidR="0029053D" w:rsidRPr="0029053D" w:rsidRDefault="0029053D" w:rsidP="000206F9">
            <w:pPr>
              <w:spacing w:before="0" w:after="0" w:line="240" w:lineRule="auto"/>
              <w:jc w:val="center"/>
              <w:rPr>
                <w:ins w:id="1457" w:author="Roop Yekollu" w:date="2017-02-23T16:27:00Z"/>
                <w:rFonts w:ascii="Calibri" w:eastAsia="Times New Roman" w:hAnsi="Calibri" w:cs="Calibri"/>
                <w:color w:val="000000"/>
                <w:sz w:val="16"/>
                <w:szCs w:val="16"/>
                <w:rPrChange w:id="1458" w:author="Michael Petite" w:date="2017-02-23T17:59:00Z">
                  <w:rPr>
                    <w:ins w:id="1459" w:author="Roop Yekollu" w:date="2017-02-23T16:27:00Z"/>
                    <w:rFonts w:ascii="Calibri" w:eastAsia="Times New Roman" w:hAnsi="Calibri" w:cs="Calibri"/>
                    <w:color w:val="000000"/>
                    <w:sz w:val="18"/>
                    <w:szCs w:val="18"/>
                  </w:rPr>
                </w:rPrChange>
              </w:rPr>
            </w:pPr>
            <w:ins w:id="1460" w:author="Roop Yekollu" w:date="2017-02-23T16:27:00Z">
              <w:r w:rsidRPr="0029053D">
                <w:rPr>
                  <w:rFonts w:ascii="Calibri" w:eastAsia="Times New Roman" w:hAnsi="Calibri" w:cs="Calibri"/>
                  <w:color w:val="000000"/>
                  <w:sz w:val="16"/>
                  <w:szCs w:val="16"/>
                  <w:rPrChange w:id="1461" w:author="Michael Petite" w:date="2017-02-23T17:59:00Z">
                    <w:rPr>
                      <w:rFonts w:ascii="Calibri" w:eastAsia="Times New Roman" w:hAnsi="Calibri" w:cs="Calibri"/>
                      <w:color w:val="000000"/>
                      <w:sz w:val="18"/>
                      <w:szCs w:val="18"/>
                    </w:rPr>
                  </w:rPrChange>
                </w:rPr>
                <w:t>x</w:t>
              </w:r>
            </w:ins>
          </w:p>
        </w:tc>
        <w:tc>
          <w:tcPr>
            <w:tcW w:w="810" w:type="dxa"/>
            <w:tcBorders>
              <w:top w:val="nil"/>
              <w:left w:val="nil"/>
              <w:bottom w:val="single" w:sz="4" w:space="0" w:color="auto"/>
              <w:right w:val="single" w:sz="4" w:space="0" w:color="auto"/>
            </w:tcBorders>
            <w:shd w:val="clear" w:color="000000" w:fill="9BC2E6"/>
            <w:vAlign w:val="center"/>
            <w:hideMark/>
            <w:tcPrChange w:id="1462"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1086F49F" w14:textId="77777777" w:rsidR="0029053D" w:rsidRPr="0029053D" w:rsidRDefault="0029053D" w:rsidP="000206F9">
            <w:pPr>
              <w:spacing w:before="0" w:after="0" w:line="240" w:lineRule="auto"/>
              <w:jc w:val="center"/>
              <w:rPr>
                <w:ins w:id="1463" w:author="Roop Yekollu" w:date="2017-02-23T16:27:00Z"/>
                <w:rFonts w:ascii="Calibri" w:eastAsia="Times New Roman" w:hAnsi="Calibri" w:cs="Calibri"/>
                <w:color w:val="000000"/>
                <w:sz w:val="16"/>
                <w:szCs w:val="16"/>
                <w:rPrChange w:id="1464" w:author="Michael Petite" w:date="2017-02-23T17:59:00Z">
                  <w:rPr>
                    <w:ins w:id="1465" w:author="Roop Yekollu" w:date="2017-02-23T16:27:00Z"/>
                    <w:rFonts w:ascii="Calibri" w:eastAsia="Times New Roman" w:hAnsi="Calibri" w:cs="Calibri"/>
                    <w:color w:val="000000"/>
                    <w:sz w:val="18"/>
                    <w:szCs w:val="18"/>
                  </w:rPr>
                </w:rPrChange>
              </w:rPr>
            </w:pPr>
            <w:ins w:id="1466" w:author="Roop Yekollu" w:date="2017-02-23T16:27:00Z">
              <w:r w:rsidRPr="0029053D">
                <w:rPr>
                  <w:rFonts w:ascii="Calibri" w:eastAsia="Times New Roman" w:hAnsi="Calibri" w:cs="Calibri"/>
                  <w:color w:val="000000"/>
                  <w:sz w:val="16"/>
                  <w:szCs w:val="16"/>
                  <w:rPrChange w:id="1467"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1468"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24633654" w14:textId="77777777" w:rsidR="0029053D" w:rsidRPr="0029053D" w:rsidRDefault="0029053D" w:rsidP="000206F9">
            <w:pPr>
              <w:spacing w:before="0" w:after="0" w:line="240" w:lineRule="auto"/>
              <w:jc w:val="center"/>
              <w:rPr>
                <w:ins w:id="1469" w:author="Roop Yekollu" w:date="2017-02-23T16:27:00Z"/>
                <w:rFonts w:ascii="Calibri" w:eastAsia="Times New Roman" w:hAnsi="Calibri" w:cs="Calibri"/>
                <w:color w:val="000000"/>
                <w:sz w:val="16"/>
                <w:szCs w:val="16"/>
                <w:rPrChange w:id="1470" w:author="Michael Petite" w:date="2017-02-23T17:59:00Z">
                  <w:rPr>
                    <w:ins w:id="1471" w:author="Roop Yekollu" w:date="2017-02-23T16:27:00Z"/>
                    <w:rFonts w:ascii="Calibri" w:eastAsia="Times New Roman" w:hAnsi="Calibri" w:cs="Calibri"/>
                    <w:color w:val="000000"/>
                    <w:sz w:val="18"/>
                    <w:szCs w:val="18"/>
                  </w:rPr>
                </w:rPrChange>
              </w:rPr>
            </w:pPr>
            <w:ins w:id="1472" w:author="Roop Yekollu" w:date="2017-02-23T16:27:00Z">
              <w:r w:rsidRPr="0029053D">
                <w:rPr>
                  <w:rFonts w:ascii="Calibri" w:eastAsia="Times New Roman" w:hAnsi="Calibri" w:cs="Calibri"/>
                  <w:color w:val="000000"/>
                  <w:sz w:val="16"/>
                  <w:szCs w:val="16"/>
                  <w:rPrChange w:id="1473"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1474"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0D2801B2" w14:textId="77777777" w:rsidR="0029053D" w:rsidRPr="0029053D" w:rsidRDefault="0029053D" w:rsidP="000206F9">
            <w:pPr>
              <w:spacing w:before="0" w:after="0" w:line="240" w:lineRule="auto"/>
              <w:jc w:val="center"/>
              <w:rPr>
                <w:ins w:id="1475" w:author="Roop Yekollu" w:date="2017-02-23T16:27:00Z"/>
                <w:rFonts w:ascii="Calibri" w:eastAsia="Times New Roman" w:hAnsi="Calibri" w:cs="Calibri"/>
                <w:color w:val="000000"/>
                <w:sz w:val="16"/>
                <w:szCs w:val="16"/>
                <w:rPrChange w:id="1476" w:author="Michael Petite" w:date="2017-02-23T17:59:00Z">
                  <w:rPr>
                    <w:ins w:id="1477" w:author="Roop Yekollu" w:date="2017-02-23T16:27:00Z"/>
                    <w:rFonts w:ascii="Calibri" w:eastAsia="Times New Roman" w:hAnsi="Calibri" w:cs="Calibri"/>
                    <w:color w:val="000000"/>
                    <w:sz w:val="18"/>
                    <w:szCs w:val="18"/>
                  </w:rPr>
                </w:rPrChange>
              </w:rPr>
            </w:pPr>
            <w:ins w:id="1478" w:author="Roop Yekollu" w:date="2017-02-23T16:27:00Z">
              <w:r w:rsidRPr="0029053D">
                <w:rPr>
                  <w:rFonts w:ascii="Calibri" w:eastAsia="Times New Roman" w:hAnsi="Calibri" w:cs="Calibri"/>
                  <w:color w:val="000000"/>
                  <w:sz w:val="16"/>
                  <w:szCs w:val="16"/>
                  <w:rPrChange w:id="1479"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1480"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6D4A19CC" w14:textId="77777777" w:rsidR="0029053D" w:rsidRPr="0029053D" w:rsidRDefault="0029053D" w:rsidP="000206F9">
            <w:pPr>
              <w:spacing w:before="0" w:after="0" w:line="240" w:lineRule="auto"/>
              <w:jc w:val="center"/>
              <w:rPr>
                <w:ins w:id="1481" w:author="Roop Yekollu" w:date="2017-02-23T16:27:00Z"/>
                <w:rFonts w:ascii="Calibri" w:eastAsia="Times New Roman" w:hAnsi="Calibri" w:cs="Calibri"/>
                <w:color w:val="000000"/>
                <w:sz w:val="16"/>
                <w:szCs w:val="16"/>
                <w:rPrChange w:id="1482" w:author="Michael Petite" w:date="2017-02-23T17:59:00Z">
                  <w:rPr>
                    <w:ins w:id="1483" w:author="Roop Yekollu" w:date="2017-02-23T16:27:00Z"/>
                    <w:rFonts w:ascii="Calibri" w:eastAsia="Times New Roman" w:hAnsi="Calibri" w:cs="Calibri"/>
                    <w:color w:val="000000"/>
                    <w:sz w:val="18"/>
                    <w:szCs w:val="18"/>
                  </w:rPr>
                </w:rPrChange>
              </w:rPr>
            </w:pPr>
            <w:ins w:id="1484" w:author="Roop Yekollu" w:date="2017-02-23T16:27:00Z">
              <w:r w:rsidRPr="0029053D">
                <w:rPr>
                  <w:rFonts w:ascii="Calibri" w:eastAsia="Times New Roman" w:hAnsi="Calibri" w:cs="Calibri"/>
                  <w:color w:val="000000"/>
                  <w:sz w:val="16"/>
                  <w:szCs w:val="16"/>
                  <w:rPrChange w:id="1485"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486"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4ECCA91C" w14:textId="77777777" w:rsidR="0029053D" w:rsidRPr="0029053D" w:rsidRDefault="0029053D" w:rsidP="000206F9">
            <w:pPr>
              <w:spacing w:before="0" w:after="0" w:line="240" w:lineRule="auto"/>
              <w:jc w:val="center"/>
              <w:rPr>
                <w:ins w:id="1487" w:author="Roop Yekollu" w:date="2017-02-23T16:27:00Z"/>
                <w:rFonts w:ascii="Calibri" w:eastAsia="Times New Roman" w:hAnsi="Calibri" w:cs="Calibri"/>
                <w:color w:val="000000"/>
                <w:sz w:val="16"/>
                <w:szCs w:val="16"/>
                <w:rPrChange w:id="1488" w:author="Michael Petite" w:date="2017-02-23T17:59:00Z">
                  <w:rPr>
                    <w:ins w:id="1489" w:author="Roop Yekollu" w:date="2017-02-23T16:27:00Z"/>
                    <w:rFonts w:ascii="Calibri" w:eastAsia="Times New Roman" w:hAnsi="Calibri" w:cs="Calibri"/>
                    <w:color w:val="000000"/>
                    <w:sz w:val="18"/>
                    <w:szCs w:val="18"/>
                  </w:rPr>
                </w:rPrChange>
              </w:rPr>
            </w:pPr>
            <w:ins w:id="1490" w:author="Roop Yekollu" w:date="2017-02-23T16:27:00Z">
              <w:r w:rsidRPr="0029053D">
                <w:rPr>
                  <w:rFonts w:ascii="Calibri" w:eastAsia="Times New Roman" w:hAnsi="Calibri" w:cs="Calibri"/>
                  <w:color w:val="000000"/>
                  <w:sz w:val="16"/>
                  <w:szCs w:val="16"/>
                  <w:rPrChange w:id="1491"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1492"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1C8076B5" w14:textId="77777777" w:rsidR="0029053D" w:rsidRPr="0029053D" w:rsidRDefault="0029053D" w:rsidP="000206F9">
            <w:pPr>
              <w:spacing w:before="0" w:after="0" w:line="240" w:lineRule="auto"/>
              <w:rPr>
                <w:ins w:id="1493" w:author="Roop Yekollu" w:date="2017-02-23T16:27:00Z"/>
                <w:rFonts w:ascii="Calibri" w:eastAsia="Times New Roman" w:hAnsi="Calibri" w:cs="Calibri"/>
                <w:color w:val="000000"/>
                <w:sz w:val="16"/>
                <w:szCs w:val="16"/>
                <w:rPrChange w:id="1494" w:author="Michael Petite" w:date="2017-02-23T17:59:00Z">
                  <w:rPr>
                    <w:ins w:id="1495" w:author="Roop Yekollu" w:date="2017-02-23T16:27:00Z"/>
                    <w:rFonts w:ascii="Calibri" w:eastAsia="Times New Roman" w:hAnsi="Calibri" w:cs="Calibri"/>
                    <w:color w:val="000000"/>
                    <w:sz w:val="18"/>
                    <w:szCs w:val="18"/>
                  </w:rPr>
                </w:rPrChange>
              </w:rPr>
            </w:pPr>
            <w:ins w:id="1496" w:author="Roop Yekollu" w:date="2017-02-23T16:27:00Z">
              <w:r w:rsidRPr="0029053D">
                <w:rPr>
                  <w:rFonts w:ascii="Calibri" w:eastAsia="Times New Roman" w:hAnsi="Calibri" w:cs="Calibri"/>
                  <w:color w:val="000000"/>
                  <w:sz w:val="16"/>
                  <w:szCs w:val="16"/>
                  <w:rPrChange w:id="1497" w:author="Michael Petite" w:date="2017-02-23T17:59:00Z">
                    <w:rPr>
                      <w:rFonts w:ascii="Calibri" w:eastAsia="Times New Roman" w:hAnsi="Calibri" w:cs="Calibri"/>
                      <w:color w:val="000000"/>
                      <w:sz w:val="18"/>
                      <w:szCs w:val="18"/>
                    </w:rPr>
                  </w:rPrChange>
                </w:rPr>
                <w:t> </w:t>
              </w:r>
            </w:ins>
          </w:p>
        </w:tc>
      </w:tr>
      <w:tr w:rsidR="002D581C" w:rsidRPr="0029053D" w14:paraId="1B5293A1" w14:textId="77777777" w:rsidTr="002D581C">
        <w:trPr>
          <w:trHeight w:val="290"/>
          <w:ins w:id="1498" w:author="Roop Yekollu" w:date="2017-02-23T16:27:00Z"/>
          <w:trPrChange w:id="1499" w:author="Michael Petite" w:date="2017-02-23T18:06:00Z">
            <w:trPr>
              <w:trHeight w:val="29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1500"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2740EEEC" w14:textId="77777777" w:rsidR="0029053D" w:rsidRPr="0029053D" w:rsidRDefault="0029053D" w:rsidP="000206F9">
            <w:pPr>
              <w:spacing w:before="0" w:after="0" w:line="240" w:lineRule="auto"/>
              <w:rPr>
                <w:ins w:id="1501" w:author="Roop Yekollu" w:date="2017-02-23T16:27:00Z"/>
                <w:rFonts w:ascii="Calibri" w:eastAsia="Times New Roman" w:hAnsi="Calibri" w:cs="Calibri"/>
                <w:sz w:val="16"/>
                <w:szCs w:val="16"/>
                <w:rPrChange w:id="1502" w:author="Michael Petite" w:date="2017-02-23T17:59:00Z">
                  <w:rPr>
                    <w:ins w:id="1503" w:author="Roop Yekollu" w:date="2017-02-23T16:27:00Z"/>
                    <w:rFonts w:ascii="Calibri" w:eastAsia="Times New Roman" w:hAnsi="Calibri" w:cs="Calibri"/>
                    <w:sz w:val="22"/>
                    <w:szCs w:val="22"/>
                  </w:rPr>
                </w:rPrChange>
              </w:rPr>
            </w:pPr>
            <w:ins w:id="1504" w:author="Roop Yekollu" w:date="2017-02-23T16:27:00Z">
              <w:r w:rsidRPr="0029053D">
                <w:rPr>
                  <w:rFonts w:ascii="Calibri" w:eastAsia="Times New Roman" w:hAnsi="Calibri" w:cs="Calibri"/>
                  <w:sz w:val="16"/>
                  <w:szCs w:val="16"/>
                  <w:rPrChange w:id="1505" w:author="Michael Petite" w:date="2017-02-23T17:59:00Z">
                    <w:rPr>
                      <w:rFonts w:ascii="Calibri" w:eastAsia="Times New Roman" w:hAnsi="Calibri" w:cs="Calibri"/>
                      <w:sz w:val="22"/>
                      <w:szCs w:val="22"/>
                    </w:rPr>
                  </w:rPrChange>
                </w:rPr>
                <w:t>Educational Sponsorships</w:t>
              </w:r>
            </w:ins>
          </w:p>
        </w:tc>
        <w:tc>
          <w:tcPr>
            <w:tcW w:w="882" w:type="dxa"/>
            <w:tcBorders>
              <w:top w:val="nil"/>
              <w:left w:val="nil"/>
              <w:bottom w:val="single" w:sz="4" w:space="0" w:color="auto"/>
              <w:right w:val="single" w:sz="4" w:space="0" w:color="auto"/>
            </w:tcBorders>
            <w:shd w:val="clear" w:color="auto" w:fill="auto"/>
            <w:noWrap/>
            <w:vAlign w:val="bottom"/>
            <w:hideMark/>
            <w:tcPrChange w:id="1506"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011A9813" w14:textId="77777777" w:rsidR="0029053D" w:rsidRPr="0029053D" w:rsidRDefault="0029053D" w:rsidP="000206F9">
            <w:pPr>
              <w:spacing w:before="0" w:after="0" w:line="240" w:lineRule="auto"/>
              <w:rPr>
                <w:ins w:id="1507" w:author="Roop Yekollu" w:date="2017-02-23T16:27:00Z"/>
                <w:rFonts w:ascii="Calibri" w:eastAsia="Times New Roman" w:hAnsi="Calibri" w:cs="Calibri"/>
                <w:color w:val="000000"/>
                <w:sz w:val="16"/>
                <w:szCs w:val="16"/>
                <w:rPrChange w:id="1508" w:author="Michael Petite" w:date="2017-02-23T17:59:00Z">
                  <w:rPr>
                    <w:ins w:id="1509" w:author="Roop Yekollu" w:date="2017-02-23T16:27:00Z"/>
                    <w:rFonts w:ascii="Calibri" w:eastAsia="Times New Roman" w:hAnsi="Calibri" w:cs="Calibri"/>
                    <w:color w:val="000000"/>
                    <w:sz w:val="22"/>
                    <w:szCs w:val="22"/>
                  </w:rPr>
                </w:rPrChange>
              </w:rPr>
            </w:pPr>
            <w:ins w:id="1510" w:author="Roop Yekollu" w:date="2017-02-23T16:27:00Z">
              <w:r w:rsidRPr="0029053D">
                <w:rPr>
                  <w:rFonts w:ascii="Calibri" w:eastAsia="Times New Roman" w:hAnsi="Calibri" w:cs="Calibri"/>
                  <w:color w:val="000000"/>
                  <w:sz w:val="16"/>
                  <w:szCs w:val="16"/>
                  <w:rPrChange w:id="1511" w:author="Michael Petite" w:date="2017-02-23T17:59:00Z">
                    <w:rPr>
                      <w:rFonts w:ascii="Calibri" w:eastAsia="Times New Roman" w:hAnsi="Calibri" w:cs="Calibri"/>
                      <w:color w:val="000000"/>
                      <w:sz w:val="22"/>
                      <w:szCs w:val="22"/>
                    </w:rPr>
                  </w:rPrChange>
                </w:rPr>
                <w:t>Ad Board</w:t>
              </w:r>
            </w:ins>
          </w:p>
        </w:tc>
        <w:tc>
          <w:tcPr>
            <w:tcW w:w="720" w:type="dxa"/>
            <w:tcBorders>
              <w:top w:val="nil"/>
              <w:left w:val="nil"/>
              <w:bottom w:val="single" w:sz="4" w:space="0" w:color="auto"/>
              <w:right w:val="single" w:sz="4" w:space="0" w:color="auto"/>
            </w:tcBorders>
            <w:shd w:val="clear" w:color="000000" w:fill="9BC2E6"/>
            <w:vAlign w:val="center"/>
            <w:hideMark/>
            <w:tcPrChange w:id="1512"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7448B730" w14:textId="77777777" w:rsidR="0029053D" w:rsidRPr="0029053D" w:rsidRDefault="0029053D" w:rsidP="000206F9">
            <w:pPr>
              <w:spacing w:before="0" w:after="0" w:line="240" w:lineRule="auto"/>
              <w:jc w:val="center"/>
              <w:rPr>
                <w:ins w:id="1513" w:author="Roop Yekollu" w:date="2017-02-23T16:27:00Z"/>
                <w:rFonts w:ascii="Calibri" w:eastAsia="Times New Roman" w:hAnsi="Calibri" w:cs="Calibri"/>
                <w:color w:val="000000"/>
                <w:sz w:val="16"/>
                <w:szCs w:val="16"/>
                <w:rPrChange w:id="1514" w:author="Michael Petite" w:date="2017-02-23T17:59:00Z">
                  <w:rPr>
                    <w:ins w:id="1515" w:author="Roop Yekollu" w:date="2017-02-23T16:27:00Z"/>
                    <w:rFonts w:ascii="Calibri" w:eastAsia="Times New Roman" w:hAnsi="Calibri" w:cs="Calibri"/>
                    <w:color w:val="000000"/>
                    <w:sz w:val="18"/>
                    <w:szCs w:val="18"/>
                  </w:rPr>
                </w:rPrChange>
              </w:rPr>
            </w:pPr>
            <w:ins w:id="1516" w:author="Roop Yekollu" w:date="2017-02-23T16:27:00Z">
              <w:r w:rsidRPr="0029053D">
                <w:rPr>
                  <w:rFonts w:ascii="Calibri" w:eastAsia="Times New Roman" w:hAnsi="Calibri" w:cs="Calibri"/>
                  <w:color w:val="000000"/>
                  <w:sz w:val="16"/>
                  <w:szCs w:val="16"/>
                  <w:rPrChange w:id="1517"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518"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24A8A5AD" w14:textId="77777777" w:rsidR="0029053D" w:rsidRPr="0029053D" w:rsidRDefault="0029053D" w:rsidP="000206F9">
            <w:pPr>
              <w:spacing w:before="0" w:after="0" w:line="240" w:lineRule="auto"/>
              <w:jc w:val="center"/>
              <w:rPr>
                <w:ins w:id="1519" w:author="Roop Yekollu" w:date="2017-02-23T16:27:00Z"/>
                <w:rFonts w:ascii="Calibri" w:eastAsia="Times New Roman" w:hAnsi="Calibri" w:cs="Calibri"/>
                <w:color w:val="000000"/>
                <w:sz w:val="16"/>
                <w:szCs w:val="16"/>
                <w:rPrChange w:id="1520" w:author="Michael Petite" w:date="2017-02-23T17:59:00Z">
                  <w:rPr>
                    <w:ins w:id="1521" w:author="Roop Yekollu" w:date="2017-02-23T16:27:00Z"/>
                    <w:rFonts w:ascii="Calibri" w:eastAsia="Times New Roman" w:hAnsi="Calibri" w:cs="Calibri"/>
                    <w:color w:val="000000"/>
                    <w:sz w:val="18"/>
                    <w:szCs w:val="18"/>
                  </w:rPr>
                </w:rPrChange>
              </w:rPr>
            </w:pPr>
            <w:ins w:id="1522" w:author="Roop Yekollu" w:date="2017-02-23T16:27:00Z">
              <w:r w:rsidRPr="0029053D">
                <w:rPr>
                  <w:rFonts w:ascii="Calibri" w:eastAsia="Times New Roman" w:hAnsi="Calibri" w:cs="Calibri"/>
                  <w:color w:val="000000"/>
                  <w:sz w:val="16"/>
                  <w:szCs w:val="16"/>
                  <w:rPrChange w:id="1523"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1524"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74E898D0" w14:textId="77777777" w:rsidR="0029053D" w:rsidRPr="0029053D" w:rsidRDefault="0029053D" w:rsidP="000206F9">
            <w:pPr>
              <w:spacing w:before="0" w:after="0" w:line="240" w:lineRule="auto"/>
              <w:jc w:val="center"/>
              <w:rPr>
                <w:ins w:id="1525" w:author="Roop Yekollu" w:date="2017-02-23T16:27:00Z"/>
                <w:rFonts w:ascii="Calibri" w:eastAsia="Times New Roman" w:hAnsi="Calibri" w:cs="Calibri"/>
                <w:color w:val="000000"/>
                <w:sz w:val="16"/>
                <w:szCs w:val="16"/>
                <w:rPrChange w:id="1526" w:author="Michael Petite" w:date="2017-02-23T17:59:00Z">
                  <w:rPr>
                    <w:ins w:id="1527" w:author="Roop Yekollu" w:date="2017-02-23T16:27:00Z"/>
                    <w:rFonts w:ascii="Calibri" w:eastAsia="Times New Roman" w:hAnsi="Calibri" w:cs="Calibri"/>
                    <w:color w:val="000000"/>
                    <w:sz w:val="18"/>
                    <w:szCs w:val="18"/>
                  </w:rPr>
                </w:rPrChange>
              </w:rPr>
            </w:pPr>
            <w:ins w:id="1528" w:author="Roop Yekollu" w:date="2017-02-23T16:27:00Z">
              <w:r w:rsidRPr="0029053D">
                <w:rPr>
                  <w:rFonts w:ascii="Calibri" w:eastAsia="Times New Roman" w:hAnsi="Calibri" w:cs="Calibri"/>
                  <w:color w:val="000000"/>
                  <w:sz w:val="16"/>
                  <w:szCs w:val="16"/>
                  <w:rPrChange w:id="1529"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530"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1A3B61E5" w14:textId="77777777" w:rsidR="0029053D" w:rsidRPr="0029053D" w:rsidRDefault="0029053D" w:rsidP="000206F9">
            <w:pPr>
              <w:spacing w:before="0" w:after="0" w:line="240" w:lineRule="auto"/>
              <w:jc w:val="center"/>
              <w:rPr>
                <w:ins w:id="1531" w:author="Roop Yekollu" w:date="2017-02-23T16:27:00Z"/>
                <w:rFonts w:ascii="Calibri" w:eastAsia="Times New Roman" w:hAnsi="Calibri" w:cs="Calibri"/>
                <w:color w:val="000000"/>
                <w:sz w:val="16"/>
                <w:szCs w:val="16"/>
                <w:rPrChange w:id="1532" w:author="Michael Petite" w:date="2017-02-23T17:59:00Z">
                  <w:rPr>
                    <w:ins w:id="1533" w:author="Roop Yekollu" w:date="2017-02-23T16:27:00Z"/>
                    <w:rFonts w:ascii="Calibri" w:eastAsia="Times New Roman" w:hAnsi="Calibri" w:cs="Calibri"/>
                    <w:color w:val="000000"/>
                    <w:sz w:val="18"/>
                    <w:szCs w:val="18"/>
                  </w:rPr>
                </w:rPrChange>
              </w:rPr>
            </w:pPr>
            <w:ins w:id="1534" w:author="Roop Yekollu" w:date="2017-02-23T16:27:00Z">
              <w:r w:rsidRPr="0029053D">
                <w:rPr>
                  <w:rFonts w:ascii="Calibri" w:eastAsia="Times New Roman" w:hAnsi="Calibri" w:cs="Calibri"/>
                  <w:color w:val="000000"/>
                  <w:sz w:val="16"/>
                  <w:szCs w:val="16"/>
                  <w:rPrChange w:id="1535"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1536"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457EFE3D" w14:textId="77777777" w:rsidR="0029053D" w:rsidRPr="0029053D" w:rsidRDefault="0029053D" w:rsidP="000206F9">
            <w:pPr>
              <w:spacing w:before="0" w:after="0" w:line="240" w:lineRule="auto"/>
              <w:jc w:val="center"/>
              <w:rPr>
                <w:ins w:id="1537" w:author="Roop Yekollu" w:date="2017-02-23T16:27:00Z"/>
                <w:rFonts w:ascii="Calibri" w:eastAsia="Times New Roman" w:hAnsi="Calibri" w:cs="Calibri"/>
                <w:color w:val="000000"/>
                <w:sz w:val="16"/>
                <w:szCs w:val="16"/>
                <w:rPrChange w:id="1538" w:author="Michael Petite" w:date="2017-02-23T17:59:00Z">
                  <w:rPr>
                    <w:ins w:id="1539" w:author="Roop Yekollu" w:date="2017-02-23T16:27:00Z"/>
                    <w:rFonts w:ascii="Calibri" w:eastAsia="Times New Roman" w:hAnsi="Calibri" w:cs="Calibri"/>
                    <w:color w:val="000000"/>
                    <w:sz w:val="18"/>
                    <w:szCs w:val="18"/>
                  </w:rPr>
                </w:rPrChange>
              </w:rPr>
            </w:pPr>
            <w:ins w:id="1540" w:author="Roop Yekollu" w:date="2017-02-23T16:27:00Z">
              <w:r w:rsidRPr="0029053D">
                <w:rPr>
                  <w:rFonts w:ascii="Calibri" w:eastAsia="Times New Roman" w:hAnsi="Calibri" w:cs="Calibri"/>
                  <w:color w:val="000000"/>
                  <w:sz w:val="16"/>
                  <w:szCs w:val="16"/>
                  <w:rPrChange w:id="1541"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1542"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33EC4D4B" w14:textId="77777777" w:rsidR="0029053D" w:rsidRPr="0029053D" w:rsidRDefault="0029053D" w:rsidP="000206F9">
            <w:pPr>
              <w:spacing w:before="0" w:after="0" w:line="240" w:lineRule="auto"/>
              <w:jc w:val="center"/>
              <w:rPr>
                <w:ins w:id="1543" w:author="Roop Yekollu" w:date="2017-02-23T16:27:00Z"/>
                <w:rFonts w:ascii="Calibri" w:eastAsia="Times New Roman" w:hAnsi="Calibri" w:cs="Calibri"/>
                <w:color w:val="000000"/>
                <w:sz w:val="16"/>
                <w:szCs w:val="16"/>
                <w:rPrChange w:id="1544" w:author="Michael Petite" w:date="2017-02-23T17:59:00Z">
                  <w:rPr>
                    <w:ins w:id="1545" w:author="Roop Yekollu" w:date="2017-02-23T16:27:00Z"/>
                    <w:rFonts w:ascii="Calibri" w:eastAsia="Times New Roman" w:hAnsi="Calibri" w:cs="Calibri"/>
                    <w:color w:val="000000"/>
                    <w:sz w:val="18"/>
                    <w:szCs w:val="18"/>
                  </w:rPr>
                </w:rPrChange>
              </w:rPr>
            </w:pPr>
            <w:ins w:id="1546" w:author="Roop Yekollu" w:date="2017-02-23T16:27:00Z">
              <w:r w:rsidRPr="0029053D">
                <w:rPr>
                  <w:rFonts w:ascii="Calibri" w:eastAsia="Times New Roman" w:hAnsi="Calibri" w:cs="Calibri"/>
                  <w:color w:val="000000"/>
                  <w:sz w:val="16"/>
                  <w:szCs w:val="16"/>
                  <w:rPrChange w:id="1547"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000000" w:fill="9BC2E6"/>
            <w:vAlign w:val="center"/>
            <w:hideMark/>
            <w:tcPrChange w:id="1548" w:author="Michael Petite" w:date="2017-02-23T18:06:00Z">
              <w:tcPr>
                <w:tcW w:w="360" w:type="dxa"/>
                <w:tcBorders>
                  <w:top w:val="nil"/>
                  <w:left w:val="nil"/>
                  <w:bottom w:val="single" w:sz="4" w:space="0" w:color="auto"/>
                  <w:right w:val="single" w:sz="4" w:space="0" w:color="auto"/>
                </w:tcBorders>
                <w:shd w:val="clear" w:color="000000" w:fill="9BC2E6"/>
                <w:vAlign w:val="center"/>
                <w:hideMark/>
              </w:tcPr>
            </w:tcPrChange>
          </w:tcPr>
          <w:p w14:paraId="0B5DF5A4" w14:textId="77777777" w:rsidR="0029053D" w:rsidRPr="0029053D" w:rsidRDefault="0029053D" w:rsidP="000206F9">
            <w:pPr>
              <w:spacing w:before="0" w:after="0" w:line="240" w:lineRule="auto"/>
              <w:jc w:val="center"/>
              <w:rPr>
                <w:ins w:id="1549" w:author="Roop Yekollu" w:date="2017-02-23T16:27:00Z"/>
                <w:rFonts w:ascii="Calibri" w:eastAsia="Times New Roman" w:hAnsi="Calibri" w:cs="Calibri"/>
                <w:color w:val="000000"/>
                <w:sz w:val="16"/>
                <w:szCs w:val="16"/>
                <w:rPrChange w:id="1550" w:author="Michael Petite" w:date="2017-02-23T17:59:00Z">
                  <w:rPr>
                    <w:ins w:id="1551" w:author="Roop Yekollu" w:date="2017-02-23T16:27:00Z"/>
                    <w:rFonts w:ascii="Calibri" w:eastAsia="Times New Roman" w:hAnsi="Calibri" w:cs="Calibri"/>
                    <w:color w:val="000000"/>
                    <w:sz w:val="18"/>
                    <w:szCs w:val="18"/>
                  </w:rPr>
                </w:rPrChange>
              </w:rPr>
            </w:pPr>
            <w:ins w:id="1552" w:author="Roop Yekollu" w:date="2017-02-23T16:27:00Z">
              <w:r w:rsidRPr="0029053D">
                <w:rPr>
                  <w:rFonts w:ascii="Calibri" w:eastAsia="Times New Roman" w:hAnsi="Calibri" w:cs="Calibri"/>
                  <w:color w:val="000000"/>
                  <w:sz w:val="16"/>
                  <w:szCs w:val="16"/>
                  <w:rPrChange w:id="1553" w:author="Michael Petite" w:date="2017-02-23T17:59:00Z">
                    <w:rPr>
                      <w:rFonts w:ascii="Calibri" w:eastAsia="Times New Roman" w:hAnsi="Calibri" w:cs="Calibri"/>
                      <w:color w:val="000000"/>
                      <w:sz w:val="18"/>
                      <w:szCs w:val="18"/>
                    </w:rPr>
                  </w:rPrChange>
                </w:rPr>
                <w:t>x</w:t>
              </w:r>
            </w:ins>
          </w:p>
        </w:tc>
        <w:tc>
          <w:tcPr>
            <w:tcW w:w="810" w:type="dxa"/>
            <w:tcBorders>
              <w:top w:val="nil"/>
              <w:left w:val="nil"/>
              <w:bottom w:val="single" w:sz="4" w:space="0" w:color="auto"/>
              <w:right w:val="single" w:sz="4" w:space="0" w:color="auto"/>
            </w:tcBorders>
            <w:shd w:val="clear" w:color="000000" w:fill="9BC2E6"/>
            <w:vAlign w:val="center"/>
            <w:hideMark/>
            <w:tcPrChange w:id="1554"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2EA53B51" w14:textId="77777777" w:rsidR="0029053D" w:rsidRPr="0029053D" w:rsidRDefault="0029053D" w:rsidP="000206F9">
            <w:pPr>
              <w:spacing w:before="0" w:after="0" w:line="240" w:lineRule="auto"/>
              <w:jc w:val="center"/>
              <w:rPr>
                <w:ins w:id="1555" w:author="Roop Yekollu" w:date="2017-02-23T16:27:00Z"/>
                <w:rFonts w:ascii="Calibri" w:eastAsia="Times New Roman" w:hAnsi="Calibri" w:cs="Calibri"/>
                <w:color w:val="000000"/>
                <w:sz w:val="16"/>
                <w:szCs w:val="16"/>
                <w:rPrChange w:id="1556" w:author="Michael Petite" w:date="2017-02-23T17:59:00Z">
                  <w:rPr>
                    <w:ins w:id="1557" w:author="Roop Yekollu" w:date="2017-02-23T16:27:00Z"/>
                    <w:rFonts w:ascii="Calibri" w:eastAsia="Times New Roman" w:hAnsi="Calibri" w:cs="Calibri"/>
                    <w:color w:val="000000"/>
                    <w:sz w:val="18"/>
                    <w:szCs w:val="18"/>
                  </w:rPr>
                </w:rPrChange>
              </w:rPr>
            </w:pPr>
            <w:ins w:id="1558" w:author="Roop Yekollu" w:date="2017-02-23T16:27:00Z">
              <w:r w:rsidRPr="0029053D">
                <w:rPr>
                  <w:rFonts w:ascii="Calibri" w:eastAsia="Times New Roman" w:hAnsi="Calibri" w:cs="Calibri"/>
                  <w:color w:val="000000"/>
                  <w:sz w:val="16"/>
                  <w:szCs w:val="16"/>
                  <w:rPrChange w:id="1559"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1560"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13E168BF" w14:textId="77777777" w:rsidR="0029053D" w:rsidRPr="0029053D" w:rsidRDefault="0029053D" w:rsidP="000206F9">
            <w:pPr>
              <w:spacing w:before="0" w:after="0" w:line="240" w:lineRule="auto"/>
              <w:jc w:val="center"/>
              <w:rPr>
                <w:ins w:id="1561" w:author="Roop Yekollu" w:date="2017-02-23T16:27:00Z"/>
                <w:rFonts w:ascii="Calibri" w:eastAsia="Times New Roman" w:hAnsi="Calibri" w:cs="Calibri"/>
                <w:color w:val="000000"/>
                <w:sz w:val="16"/>
                <w:szCs w:val="16"/>
                <w:rPrChange w:id="1562" w:author="Michael Petite" w:date="2017-02-23T17:59:00Z">
                  <w:rPr>
                    <w:ins w:id="1563" w:author="Roop Yekollu" w:date="2017-02-23T16:27:00Z"/>
                    <w:rFonts w:ascii="Calibri" w:eastAsia="Times New Roman" w:hAnsi="Calibri" w:cs="Calibri"/>
                    <w:color w:val="000000"/>
                    <w:sz w:val="18"/>
                    <w:szCs w:val="18"/>
                  </w:rPr>
                </w:rPrChange>
              </w:rPr>
            </w:pPr>
            <w:ins w:id="1564" w:author="Roop Yekollu" w:date="2017-02-23T16:27:00Z">
              <w:r w:rsidRPr="0029053D">
                <w:rPr>
                  <w:rFonts w:ascii="Calibri" w:eastAsia="Times New Roman" w:hAnsi="Calibri" w:cs="Calibri"/>
                  <w:color w:val="000000"/>
                  <w:sz w:val="16"/>
                  <w:szCs w:val="16"/>
                  <w:rPrChange w:id="1565"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1566"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497C2474" w14:textId="77777777" w:rsidR="0029053D" w:rsidRPr="0029053D" w:rsidRDefault="0029053D" w:rsidP="000206F9">
            <w:pPr>
              <w:spacing w:before="0" w:after="0" w:line="240" w:lineRule="auto"/>
              <w:jc w:val="center"/>
              <w:rPr>
                <w:ins w:id="1567" w:author="Roop Yekollu" w:date="2017-02-23T16:27:00Z"/>
                <w:rFonts w:ascii="Calibri" w:eastAsia="Times New Roman" w:hAnsi="Calibri" w:cs="Calibri"/>
                <w:color w:val="000000"/>
                <w:sz w:val="16"/>
                <w:szCs w:val="16"/>
                <w:rPrChange w:id="1568" w:author="Michael Petite" w:date="2017-02-23T17:59:00Z">
                  <w:rPr>
                    <w:ins w:id="1569" w:author="Roop Yekollu" w:date="2017-02-23T16:27:00Z"/>
                    <w:rFonts w:ascii="Calibri" w:eastAsia="Times New Roman" w:hAnsi="Calibri" w:cs="Calibri"/>
                    <w:color w:val="000000"/>
                    <w:sz w:val="18"/>
                    <w:szCs w:val="18"/>
                  </w:rPr>
                </w:rPrChange>
              </w:rPr>
            </w:pPr>
            <w:ins w:id="1570" w:author="Roop Yekollu" w:date="2017-02-23T16:27:00Z">
              <w:r w:rsidRPr="0029053D">
                <w:rPr>
                  <w:rFonts w:ascii="Calibri" w:eastAsia="Times New Roman" w:hAnsi="Calibri" w:cs="Calibri"/>
                  <w:color w:val="000000"/>
                  <w:sz w:val="16"/>
                  <w:szCs w:val="16"/>
                  <w:rPrChange w:id="1571"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1572"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2732BF66" w14:textId="77777777" w:rsidR="0029053D" w:rsidRPr="0029053D" w:rsidRDefault="0029053D" w:rsidP="000206F9">
            <w:pPr>
              <w:spacing w:before="0" w:after="0" w:line="240" w:lineRule="auto"/>
              <w:jc w:val="center"/>
              <w:rPr>
                <w:ins w:id="1573" w:author="Roop Yekollu" w:date="2017-02-23T16:27:00Z"/>
                <w:rFonts w:ascii="Calibri" w:eastAsia="Times New Roman" w:hAnsi="Calibri" w:cs="Calibri"/>
                <w:color w:val="000000"/>
                <w:sz w:val="16"/>
                <w:szCs w:val="16"/>
                <w:rPrChange w:id="1574" w:author="Michael Petite" w:date="2017-02-23T17:59:00Z">
                  <w:rPr>
                    <w:ins w:id="1575" w:author="Roop Yekollu" w:date="2017-02-23T16:27:00Z"/>
                    <w:rFonts w:ascii="Calibri" w:eastAsia="Times New Roman" w:hAnsi="Calibri" w:cs="Calibri"/>
                    <w:color w:val="000000"/>
                    <w:sz w:val="18"/>
                    <w:szCs w:val="18"/>
                  </w:rPr>
                </w:rPrChange>
              </w:rPr>
            </w:pPr>
            <w:ins w:id="1576" w:author="Roop Yekollu" w:date="2017-02-23T16:27:00Z">
              <w:r w:rsidRPr="0029053D">
                <w:rPr>
                  <w:rFonts w:ascii="Calibri" w:eastAsia="Times New Roman" w:hAnsi="Calibri" w:cs="Calibri"/>
                  <w:color w:val="000000"/>
                  <w:sz w:val="16"/>
                  <w:szCs w:val="16"/>
                  <w:rPrChange w:id="1577"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578"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60E583DE" w14:textId="77777777" w:rsidR="0029053D" w:rsidRPr="0029053D" w:rsidRDefault="0029053D" w:rsidP="000206F9">
            <w:pPr>
              <w:spacing w:before="0" w:after="0" w:line="240" w:lineRule="auto"/>
              <w:jc w:val="center"/>
              <w:rPr>
                <w:ins w:id="1579" w:author="Roop Yekollu" w:date="2017-02-23T16:27:00Z"/>
                <w:rFonts w:ascii="Calibri" w:eastAsia="Times New Roman" w:hAnsi="Calibri" w:cs="Calibri"/>
                <w:color w:val="000000"/>
                <w:sz w:val="16"/>
                <w:szCs w:val="16"/>
                <w:rPrChange w:id="1580" w:author="Michael Petite" w:date="2017-02-23T17:59:00Z">
                  <w:rPr>
                    <w:ins w:id="1581" w:author="Roop Yekollu" w:date="2017-02-23T16:27:00Z"/>
                    <w:rFonts w:ascii="Calibri" w:eastAsia="Times New Roman" w:hAnsi="Calibri" w:cs="Calibri"/>
                    <w:color w:val="000000"/>
                    <w:sz w:val="18"/>
                    <w:szCs w:val="18"/>
                  </w:rPr>
                </w:rPrChange>
              </w:rPr>
            </w:pPr>
            <w:ins w:id="1582" w:author="Roop Yekollu" w:date="2017-02-23T16:27:00Z">
              <w:r w:rsidRPr="0029053D">
                <w:rPr>
                  <w:rFonts w:ascii="Calibri" w:eastAsia="Times New Roman" w:hAnsi="Calibri" w:cs="Calibri"/>
                  <w:color w:val="000000"/>
                  <w:sz w:val="16"/>
                  <w:szCs w:val="16"/>
                  <w:rPrChange w:id="1583"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1584"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6000D75A" w14:textId="77777777" w:rsidR="0029053D" w:rsidRPr="0029053D" w:rsidRDefault="0029053D" w:rsidP="000206F9">
            <w:pPr>
              <w:spacing w:before="0" w:after="0" w:line="240" w:lineRule="auto"/>
              <w:rPr>
                <w:ins w:id="1585" w:author="Roop Yekollu" w:date="2017-02-23T16:27:00Z"/>
                <w:rFonts w:ascii="Calibri" w:eastAsia="Times New Roman" w:hAnsi="Calibri" w:cs="Calibri"/>
                <w:color w:val="000000"/>
                <w:sz w:val="16"/>
                <w:szCs w:val="16"/>
                <w:rPrChange w:id="1586" w:author="Michael Petite" w:date="2017-02-23T17:59:00Z">
                  <w:rPr>
                    <w:ins w:id="1587" w:author="Roop Yekollu" w:date="2017-02-23T16:27:00Z"/>
                    <w:rFonts w:ascii="Calibri" w:eastAsia="Times New Roman" w:hAnsi="Calibri" w:cs="Calibri"/>
                    <w:color w:val="000000"/>
                    <w:sz w:val="18"/>
                    <w:szCs w:val="18"/>
                  </w:rPr>
                </w:rPrChange>
              </w:rPr>
            </w:pPr>
            <w:ins w:id="1588" w:author="Roop Yekollu" w:date="2017-02-23T16:27:00Z">
              <w:r w:rsidRPr="0029053D">
                <w:rPr>
                  <w:rFonts w:ascii="Calibri" w:eastAsia="Times New Roman" w:hAnsi="Calibri" w:cs="Calibri"/>
                  <w:color w:val="000000"/>
                  <w:sz w:val="16"/>
                  <w:szCs w:val="16"/>
                  <w:rPrChange w:id="1589" w:author="Michael Petite" w:date="2017-02-23T17:59:00Z">
                    <w:rPr>
                      <w:rFonts w:ascii="Calibri" w:eastAsia="Times New Roman" w:hAnsi="Calibri" w:cs="Calibri"/>
                      <w:color w:val="000000"/>
                      <w:sz w:val="18"/>
                      <w:szCs w:val="18"/>
                    </w:rPr>
                  </w:rPrChange>
                </w:rPr>
                <w:t> </w:t>
              </w:r>
            </w:ins>
          </w:p>
        </w:tc>
      </w:tr>
      <w:tr w:rsidR="002D581C" w:rsidRPr="0029053D" w14:paraId="75827202" w14:textId="77777777" w:rsidTr="002D581C">
        <w:trPr>
          <w:trHeight w:val="580"/>
          <w:ins w:id="1590" w:author="Roop Yekollu" w:date="2017-02-23T16:27:00Z"/>
          <w:trPrChange w:id="1591" w:author="Michael Petite" w:date="2017-02-23T18:06:00Z">
            <w:trPr>
              <w:trHeight w:val="58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1592"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49F64B99" w14:textId="77777777" w:rsidR="0029053D" w:rsidRPr="0029053D" w:rsidRDefault="0029053D" w:rsidP="000206F9">
            <w:pPr>
              <w:spacing w:before="0" w:after="0" w:line="240" w:lineRule="auto"/>
              <w:rPr>
                <w:ins w:id="1593" w:author="Roop Yekollu" w:date="2017-02-23T16:27:00Z"/>
                <w:rFonts w:ascii="Calibri" w:eastAsia="Times New Roman" w:hAnsi="Calibri" w:cs="Calibri"/>
                <w:sz w:val="16"/>
                <w:szCs w:val="16"/>
                <w:rPrChange w:id="1594" w:author="Michael Petite" w:date="2017-02-23T17:59:00Z">
                  <w:rPr>
                    <w:ins w:id="1595" w:author="Roop Yekollu" w:date="2017-02-23T16:27:00Z"/>
                    <w:rFonts w:ascii="Calibri" w:eastAsia="Times New Roman" w:hAnsi="Calibri" w:cs="Calibri"/>
                    <w:sz w:val="22"/>
                    <w:szCs w:val="22"/>
                  </w:rPr>
                </w:rPrChange>
              </w:rPr>
            </w:pPr>
            <w:ins w:id="1596" w:author="Roop Yekollu" w:date="2017-02-23T16:27:00Z">
              <w:r w:rsidRPr="0029053D">
                <w:rPr>
                  <w:rFonts w:ascii="Calibri" w:eastAsia="Times New Roman" w:hAnsi="Calibri" w:cs="Calibri"/>
                  <w:sz w:val="16"/>
                  <w:szCs w:val="16"/>
                  <w:rPrChange w:id="1597" w:author="Michael Petite" w:date="2017-02-23T17:59:00Z">
                    <w:rPr>
                      <w:rFonts w:ascii="Calibri" w:eastAsia="Times New Roman" w:hAnsi="Calibri" w:cs="Calibri"/>
                      <w:sz w:val="22"/>
                      <w:szCs w:val="22"/>
                    </w:rPr>
                  </w:rPrChange>
                </w:rPr>
                <w:t>Scientific/Investigator Meeting</w:t>
              </w:r>
            </w:ins>
          </w:p>
        </w:tc>
        <w:tc>
          <w:tcPr>
            <w:tcW w:w="882" w:type="dxa"/>
            <w:tcBorders>
              <w:top w:val="nil"/>
              <w:left w:val="nil"/>
              <w:bottom w:val="single" w:sz="4" w:space="0" w:color="auto"/>
              <w:right w:val="single" w:sz="4" w:space="0" w:color="auto"/>
            </w:tcBorders>
            <w:shd w:val="clear" w:color="auto" w:fill="auto"/>
            <w:noWrap/>
            <w:vAlign w:val="bottom"/>
            <w:hideMark/>
            <w:tcPrChange w:id="1598"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08BF0AB2" w14:textId="77777777" w:rsidR="0029053D" w:rsidRPr="0029053D" w:rsidRDefault="0029053D" w:rsidP="000206F9">
            <w:pPr>
              <w:spacing w:before="0" w:after="0" w:line="240" w:lineRule="auto"/>
              <w:rPr>
                <w:ins w:id="1599" w:author="Roop Yekollu" w:date="2017-02-23T16:27:00Z"/>
                <w:rFonts w:ascii="Calibri" w:eastAsia="Times New Roman" w:hAnsi="Calibri" w:cs="Calibri"/>
                <w:color w:val="000000"/>
                <w:sz w:val="16"/>
                <w:szCs w:val="16"/>
                <w:rPrChange w:id="1600" w:author="Michael Petite" w:date="2017-02-23T17:59:00Z">
                  <w:rPr>
                    <w:ins w:id="1601" w:author="Roop Yekollu" w:date="2017-02-23T16:27:00Z"/>
                    <w:rFonts w:ascii="Calibri" w:eastAsia="Times New Roman" w:hAnsi="Calibri" w:cs="Calibri"/>
                    <w:color w:val="000000"/>
                    <w:sz w:val="22"/>
                    <w:szCs w:val="22"/>
                  </w:rPr>
                </w:rPrChange>
              </w:rPr>
            </w:pPr>
            <w:ins w:id="1602" w:author="Roop Yekollu" w:date="2017-02-23T16:27:00Z">
              <w:r w:rsidRPr="0029053D">
                <w:rPr>
                  <w:rFonts w:ascii="Calibri" w:eastAsia="Times New Roman" w:hAnsi="Calibri" w:cs="Calibri"/>
                  <w:color w:val="000000"/>
                  <w:sz w:val="16"/>
                  <w:szCs w:val="16"/>
                  <w:rPrChange w:id="1603" w:author="Michael Petite" w:date="2017-02-23T17:59:00Z">
                    <w:rPr>
                      <w:rFonts w:ascii="Calibri" w:eastAsia="Times New Roman" w:hAnsi="Calibri" w:cs="Calibri"/>
                      <w:color w:val="000000"/>
                      <w:sz w:val="22"/>
                      <w:szCs w:val="22"/>
                    </w:rPr>
                  </w:rPrChange>
                </w:rPr>
                <w:t>Ad Board</w:t>
              </w:r>
            </w:ins>
          </w:p>
        </w:tc>
        <w:tc>
          <w:tcPr>
            <w:tcW w:w="720" w:type="dxa"/>
            <w:tcBorders>
              <w:top w:val="nil"/>
              <w:left w:val="nil"/>
              <w:bottom w:val="single" w:sz="4" w:space="0" w:color="auto"/>
              <w:right w:val="single" w:sz="4" w:space="0" w:color="auto"/>
            </w:tcBorders>
            <w:shd w:val="clear" w:color="000000" w:fill="9BC2E6"/>
            <w:vAlign w:val="center"/>
            <w:hideMark/>
            <w:tcPrChange w:id="1604"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240A0789" w14:textId="77777777" w:rsidR="0029053D" w:rsidRPr="0029053D" w:rsidRDefault="0029053D" w:rsidP="000206F9">
            <w:pPr>
              <w:spacing w:before="0" w:after="0" w:line="240" w:lineRule="auto"/>
              <w:jc w:val="center"/>
              <w:rPr>
                <w:ins w:id="1605" w:author="Roop Yekollu" w:date="2017-02-23T16:27:00Z"/>
                <w:rFonts w:ascii="Calibri" w:eastAsia="Times New Roman" w:hAnsi="Calibri" w:cs="Calibri"/>
                <w:color w:val="000000"/>
                <w:sz w:val="16"/>
                <w:szCs w:val="16"/>
                <w:rPrChange w:id="1606" w:author="Michael Petite" w:date="2017-02-23T17:59:00Z">
                  <w:rPr>
                    <w:ins w:id="1607" w:author="Roop Yekollu" w:date="2017-02-23T16:27:00Z"/>
                    <w:rFonts w:ascii="Calibri" w:eastAsia="Times New Roman" w:hAnsi="Calibri" w:cs="Calibri"/>
                    <w:color w:val="000000"/>
                    <w:sz w:val="18"/>
                    <w:szCs w:val="18"/>
                  </w:rPr>
                </w:rPrChange>
              </w:rPr>
            </w:pPr>
            <w:ins w:id="1608" w:author="Roop Yekollu" w:date="2017-02-23T16:27:00Z">
              <w:r w:rsidRPr="0029053D">
                <w:rPr>
                  <w:rFonts w:ascii="Calibri" w:eastAsia="Times New Roman" w:hAnsi="Calibri" w:cs="Calibri"/>
                  <w:color w:val="000000"/>
                  <w:sz w:val="16"/>
                  <w:szCs w:val="16"/>
                  <w:rPrChange w:id="1609"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610"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2FCFE771" w14:textId="77777777" w:rsidR="0029053D" w:rsidRPr="0029053D" w:rsidRDefault="0029053D" w:rsidP="000206F9">
            <w:pPr>
              <w:spacing w:before="0" w:after="0" w:line="240" w:lineRule="auto"/>
              <w:jc w:val="center"/>
              <w:rPr>
                <w:ins w:id="1611" w:author="Roop Yekollu" w:date="2017-02-23T16:27:00Z"/>
                <w:rFonts w:ascii="Calibri" w:eastAsia="Times New Roman" w:hAnsi="Calibri" w:cs="Calibri"/>
                <w:color w:val="000000"/>
                <w:sz w:val="16"/>
                <w:szCs w:val="16"/>
                <w:rPrChange w:id="1612" w:author="Michael Petite" w:date="2017-02-23T17:59:00Z">
                  <w:rPr>
                    <w:ins w:id="1613" w:author="Roop Yekollu" w:date="2017-02-23T16:27:00Z"/>
                    <w:rFonts w:ascii="Calibri" w:eastAsia="Times New Roman" w:hAnsi="Calibri" w:cs="Calibri"/>
                    <w:color w:val="000000"/>
                    <w:sz w:val="18"/>
                    <w:szCs w:val="18"/>
                  </w:rPr>
                </w:rPrChange>
              </w:rPr>
            </w:pPr>
            <w:ins w:id="1614" w:author="Roop Yekollu" w:date="2017-02-23T16:27:00Z">
              <w:r w:rsidRPr="0029053D">
                <w:rPr>
                  <w:rFonts w:ascii="Calibri" w:eastAsia="Times New Roman" w:hAnsi="Calibri" w:cs="Calibri"/>
                  <w:color w:val="000000"/>
                  <w:sz w:val="16"/>
                  <w:szCs w:val="16"/>
                  <w:rPrChange w:id="1615"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auto" w:fill="auto"/>
            <w:vAlign w:val="center"/>
            <w:hideMark/>
            <w:tcPrChange w:id="1616" w:author="Michael Petite" w:date="2017-02-23T18:06:00Z">
              <w:tcPr>
                <w:tcW w:w="720" w:type="dxa"/>
                <w:tcBorders>
                  <w:top w:val="nil"/>
                  <w:left w:val="nil"/>
                  <w:bottom w:val="single" w:sz="4" w:space="0" w:color="auto"/>
                  <w:right w:val="single" w:sz="4" w:space="0" w:color="auto"/>
                </w:tcBorders>
                <w:shd w:val="clear" w:color="auto" w:fill="auto"/>
                <w:vAlign w:val="center"/>
                <w:hideMark/>
              </w:tcPr>
            </w:tcPrChange>
          </w:tcPr>
          <w:p w14:paraId="55EE9744" w14:textId="77777777" w:rsidR="0029053D" w:rsidRPr="0029053D" w:rsidRDefault="0029053D" w:rsidP="000206F9">
            <w:pPr>
              <w:spacing w:before="0" w:after="0" w:line="240" w:lineRule="auto"/>
              <w:jc w:val="center"/>
              <w:rPr>
                <w:ins w:id="1617" w:author="Roop Yekollu" w:date="2017-02-23T16:27:00Z"/>
                <w:rFonts w:ascii="Calibri" w:eastAsia="Times New Roman" w:hAnsi="Calibri" w:cs="Calibri"/>
                <w:color w:val="000000"/>
                <w:sz w:val="16"/>
                <w:szCs w:val="16"/>
                <w:rPrChange w:id="1618" w:author="Michael Petite" w:date="2017-02-23T17:59:00Z">
                  <w:rPr>
                    <w:ins w:id="1619" w:author="Roop Yekollu" w:date="2017-02-23T16:27:00Z"/>
                    <w:rFonts w:ascii="Calibri" w:eastAsia="Times New Roman" w:hAnsi="Calibri" w:cs="Calibri"/>
                    <w:color w:val="000000"/>
                    <w:sz w:val="18"/>
                    <w:szCs w:val="18"/>
                  </w:rPr>
                </w:rPrChange>
              </w:rPr>
            </w:pPr>
            <w:ins w:id="1620" w:author="Roop Yekollu" w:date="2017-02-23T16:27:00Z">
              <w:r w:rsidRPr="0029053D">
                <w:rPr>
                  <w:rFonts w:ascii="Calibri" w:eastAsia="Times New Roman" w:hAnsi="Calibri" w:cs="Calibri"/>
                  <w:color w:val="000000"/>
                  <w:sz w:val="16"/>
                  <w:szCs w:val="16"/>
                  <w:rPrChange w:id="1621" w:author="Michael Petite" w:date="2017-02-23T17:59:00Z">
                    <w:rPr>
                      <w:rFonts w:ascii="Calibri" w:eastAsia="Times New Roman" w:hAnsi="Calibri" w:cs="Calibri"/>
                      <w:color w:val="000000"/>
                      <w:sz w:val="18"/>
                      <w:szCs w:val="18"/>
                    </w:rPr>
                  </w:rPrChange>
                </w:rPr>
                <w:t> </w:t>
              </w:r>
            </w:ins>
          </w:p>
        </w:tc>
        <w:tc>
          <w:tcPr>
            <w:tcW w:w="630" w:type="dxa"/>
            <w:tcBorders>
              <w:top w:val="nil"/>
              <w:left w:val="nil"/>
              <w:bottom w:val="single" w:sz="4" w:space="0" w:color="auto"/>
              <w:right w:val="single" w:sz="4" w:space="0" w:color="auto"/>
            </w:tcBorders>
            <w:shd w:val="clear" w:color="000000" w:fill="9BC2E6"/>
            <w:vAlign w:val="center"/>
            <w:hideMark/>
            <w:tcPrChange w:id="1622"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3D2DF4E7" w14:textId="77777777" w:rsidR="0029053D" w:rsidRPr="0029053D" w:rsidRDefault="0029053D" w:rsidP="000206F9">
            <w:pPr>
              <w:spacing w:before="0" w:after="0" w:line="240" w:lineRule="auto"/>
              <w:jc w:val="center"/>
              <w:rPr>
                <w:ins w:id="1623" w:author="Roop Yekollu" w:date="2017-02-23T16:27:00Z"/>
                <w:rFonts w:ascii="Calibri" w:eastAsia="Times New Roman" w:hAnsi="Calibri" w:cs="Calibri"/>
                <w:color w:val="000000"/>
                <w:sz w:val="16"/>
                <w:szCs w:val="16"/>
                <w:rPrChange w:id="1624" w:author="Michael Petite" w:date="2017-02-23T17:59:00Z">
                  <w:rPr>
                    <w:ins w:id="1625" w:author="Roop Yekollu" w:date="2017-02-23T16:27:00Z"/>
                    <w:rFonts w:ascii="Calibri" w:eastAsia="Times New Roman" w:hAnsi="Calibri" w:cs="Calibri"/>
                    <w:color w:val="000000"/>
                    <w:sz w:val="18"/>
                    <w:szCs w:val="18"/>
                  </w:rPr>
                </w:rPrChange>
              </w:rPr>
            </w:pPr>
            <w:ins w:id="1626" w:author="Roop Yekollu" w:date="2017-02-23T16:27:00Z">
              <w:r w:rsidRPr="0029053D">
                <w:rPr>
                  <w:rFonts w:ascii="Calibri" w:eastAsia="Times New Roman" w:hAnsi="Calibri" w:cs="Calibri"/>
                  <w:color w:val="000000"/>
                  <w:sz w:val="16"/>
                  <w:szCs w:val="16"/>
                  <w:rPrChange w:id="1627"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1628"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096D319A" w14:textId="77777777" w:rsidR="0029053D" w:rsidRPr="0029053D" w:rsidRDefault="0029053D" w:rsidP="000206F9">
            <w:pPr>
              <w:spacing w:before="0" w:after="0" w:line="240" w:lineRule="auto"/>
              <w:jc w:val="center"/>
              <w:rPr>
                <w:ins w:id="1629" w:author="Roop Yekollu" w:date="2017-02-23T16:27:00Z"/>
                <w:rFonts w:ascii="Calibri" w:eastAsia="Times New Roman" w:hAnsi="Calibri" w:cs="Calibri"/>
                <w:color w:val="000000"/>
                <w:sz w:val="16"/>
                <w:szCs w:val="16"/>
                <w:rPrChange w:id="1630" w:author="Michael Petite" w:date="2017-02-23T17:59:00Z">
                  <w:rPr>
                    <w:ins w:id="1631" w:author="Roop Yekollu" w:date="2017-02-23T16:27:00Z"/>
                    <w:rFonts w:ascii="Calibri" w:eastAsia="Times New Roman" w:hAnsi="Calibri" w:cs="Calibri"/>
                    <w:color w:val="000000"/>
                    <w:sz w:val="18"/>
                    <w:szCs w:val="18"/>
                  </w:rPr>
                </w:rPrChange>
              </w:rPr>
            </w:pPr>
            <w:ins w:id="1632" w:author="Roop Yekollu" w:date="2017-02-23T16:27:00Z">
              <w:r w:rsidRPr="0029053D">
                <w:rPr>
                  <w:rFonts w:ascii="Calibri" w:eastAsia="Times New Roman" w:hAnsi="Calibri" w:cs="Calibri"/>
                  <w:color w:val="000000"/>
                  <w:sz w:val="16"/>
                  <w:szCs w:val="16"/>
                  <w:rPrChange w:id="1633"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1634"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3D1488E2" w14:textId="77777777" w:rsidR="0029053D" w:rsidRPr="0029053D" w:rsidRDefault="0029053D" w:rsidP="000206F9">
            <w:pPr>
              <w:spacing w:before="0" w:after="0" w:line="240" w:lineRule="auto"/>
              <w:jc w:val="center"/>
              <w:rPr>
                <w:ins w:id="1635" w:author="Roop Yekollu" w:date="2017-02-23T16:27:00Z"/>
                <w:rFonts w:ascii="Calibri" w:eastAsia="Times New Roman" w:hAnsi="Calibri" w:cs="Calibri"/>
                <w:color w:val="000000"/>
                <w:sz w:val="16"/>
                <w:szCs w:val="16"/>
                <w:rPrChange w:id="1636" w:author="Michael Petite" w:date="2017-02-23T17:59:00Z">
                  <w:rPr>
                    <w:ins w:id="1637" w:author="Roop Yekollu" w:date="2017-02-23T16:27:00Z"/>
                    <w:rFonts w:ascii="Calibri" w:eastAsia="Times New Roman" w:hAnsi="Calibri" w:cs="Calibri"/>
                    <w:color w:val="000000"/>
                    <w:sz w:val="18"/>
                    <w:szCs w:val="18"/>
                  </w:rPr>
                </w:rPrChange>
              </w:rPr>
            </w:pPr>
            <w:ins w:id="1638" w:author="Roop Yekollu" w:date="2017-02-23T16:27:00Z">
              <w:r w:rsidRPr="0029053D">
                <w:rPr>
                  <w:rFonts w:ascii="Calibri" w:eastAsia="Times New Roman" w:hAnsi="Calibri" w:cs="Calibri"/>
                  <w:color w:val="000000"/>
                  <w:sz w:val="16"/>
                  <w:szCs w:val="16"/>
                  <w:rPrChange w:id="1639"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000000" w:fill="9BC2E6"/>
            <w:vAlign w:val="center"/>
            <w:hideMark/>
            <w:tcPrChange w:id="1640" w:author="Michael Petite" w:date="2017-02-23T18:06:00Z">
              <w:tcPr>
                <w:tcW w:w="360" w:type="dxa"/>
                <w:tcBorders>
                  <w:top w:val="nil"/>
                  <w:left w:val="nil"/>
                  <w:bottom w:val="single" w:sz="4" w:space="0" w:color="auto"/>
                  <w:right w:val="single" w:sz="4" w:space="0" w:color="auto"/>
                </w:tcBorders>
                <w:shd w:val="clear" w:color="000000" w:fill="9BC2E6"/>
                <w:vAlign w:val="center"/>
                <w:hideMark/>
              </w:tcPr>
            </w:tcPrChange>
          </w:tcPr>
          <w:p w14:paraId="57D418D2" w14:textId="77777777" w:rsidR="0029053D" w:rsidRPr="0029053D" w:rsidRDefault="0029053D" w:rsidP="000206F9">
            <w:pPr>
              <w:spacing w:before="0" w:after="0" w:line="240" w:lineRule="auto"/>
              <w:jc w:val="center"/>
              <w:rPr>
                <w:ins w:id="1641" w:author="Roop Yekollu" w:date="2017-02-23T16:27:00Z"/>
                <w:rFonts w:ascii="Calibri" w:eastAsia="Times New Roman" w:hAnsi="Calibri" w:cs="Calibri"/>
                <w:color w:val="000000"/>
                <w:sz w:val="16"/>
                <w:szCs w:val="16"/>
                <w:rPrChange w:id="1642" w:author="Michael Petite" w:date="2017-02-23T17:59:00Z">
                  <w:rPr>
                    <w:ins w:id="1643" w:author="Roop Yekollu" w:date="2017-02-23T16:27:00Z"/>
                    <w:rFonts w:ascii="Calibri" w:eastAsia="Times New Roman" w:hAnsi="Calibri" w:cs="Calibri"/>
                    <w:color w:val="000000"/>
                    <w:sz w:val="18"/>
                    <w:szCs w:val="18"/>
                  </w:rPr>
                </w:rPrChange>
              </w:rPr>
            </w:pPr>
            <w:ins w:id="1644" w:author="Roop Yekollu" w:date="2017-02-23T16:27:00Z">
              <w:r w:rsidRPr="0029053D">
                <w:rPr>
                  <w:rFonts w:ascii="Calibri" w:eastAsia="Times New Roman" w:hAnsi="Calibri" w:cs="Calibri"/>
                  <w:color w:val="000000"/>
                  <w:sz w:val="16"/>
                  <w:szCs w:val="16"/>
                  <w:rPrChange w:id="1645" w:author="Michael Petite" w:date="2017-02-23T17:59:00Z">
                    <w:rPr>
                      <w:rFonts w:ascii="Calibri" w:eastAsia="Times New Roman" w:hAnsi="Calibri" w:cs="Calibri"/>
                      <w:color w:val="000000"/>
                      <w:sz w:val="18"/>
                      <w:szCs w:val="18"/>
                    </w:rPr>
                  </w:rPrChange>
                </w:rPr>
                <w:t>x</w:t>
              </w:r>
            </w:ins>
          </w:p>
        </w:tc>
        <w:tc>
          <w:tcPr>
            <w:tcW w:w="810" w:type="dxa"/>
            <w:tcBorders>
              <w:top w:val="nil"/>
              <w:left w:val="nil"/>
              <w:bottom w:val="single" w:sz="4" w:space="0" w:color="auto"/>
              <w:right w:val="single" w:sz="4" w:space="0" w:color="auto"/>
            </w:tcBorders>
            <w:shd w:val="clear" w:color="000000" w:fill="9BC2E6"/>
            <w:vAlign w:val="center"/>
            <w:hideMark/>
            <w:tcPrChange w:id="1646"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7EC91E81" w14:textId="77777777" w:rsidR="0029053D" w:rsidRPr="0029053D" w:rsidRDefault="0029053D" w:rsidP="000206F9">
            <w:pPr>
              <w:spacing w:before="0" w:after="0" w:line="240" w:lineRule="auto"/>
              <w:jc w:val="center"/>
              <w:rPr>
                <w:ins w:id="1647" w:author="Roop Yekollu" w:date="2017-02-23T16:27:00Z"/>
                <w:rFonts w:ascii="Calibri" w:eastAsia="Times New Roman" w:hAnsi="Calibri" w:cs="Calibri"/>
                <w:color w:val="000000"/>
                <w:sz w:val="16"/>
                <w:szCs w:val="16"/>
                <w:rPrChange w:id="1648" w:author="Michael Petite" w:date="2017-02-23T17:59:00Z">
                  <w:rPr>
                    <w:ins w:id="1649" w:author="Roop Yekollu" w:date="2017-02-23T16:27:00Z"/>
                    <w:rFonts w:ascii="Calibri" w:eastAsia="Times New Roman" w:hAnsi="Calibri" w:cs="Calibri"/>
                    <w:color w:val="000000"/>
                    <w:sz w:val="18"/>
                    <w:szCs w:val="18"/>
                  </w:rPr>
                </w:rPrChange>
              </w:rPr>
            </w:pPr>
            <w:ins w:id="1650" w:author="Roop Yekollu" w:date="2017-02-23T16:27:00Z">
              <w:r w:rsidRPr="0029053D">
                <w:rPr>
                  <w:rFonts w:ascii="Calibri" w:eastAsia="Times New Roman" w:hAnsi="Calibri" w:cs="Calibri"/>
                  <w:color w:val="000000"/>
                  <w:sz w:val="16"/>
                  <w:szCs w:val="16"/>
                  <w:rPrChange w:id="1651"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1652"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04A4427D" w14:textId="77777777" w:rsidR="0029053D" w:rsidRPr="0029053D" w:rsidRDefault="0029053D" w:rsidP="000206F9">
            <w:pPr>
              <w:spacing w:before="0" w:after="0" w:line="240" w:lineRule="auto"/>
              <w:jc w:val="center"/>
              <w:rPr>
                <w:ins w:id="1653" w:author="Roop Yekollu" w:date="2017-02-23T16:27:00Z"/>
                <w:rFonts w:ascii="Calibri" w:eastAsia="Times New Roman" w:hAnsi="Calibri" w:cs="Calibri"/>
                <w:color w:val="000000"/>
                <w:sz w:val="16"/>
                <w:szCs w:val="16"/>
                <w:rPrChange w:id="1654" w:author="Michael Petite" w:date="2017-02-23T17:59:00Z">
                  <w:rPr>
                    <w:ins w:id="1655" w:author="Roop Yekollu" w:date="2017-02-23T16:27:00Z"/>
                    <w:rFonts w:ascii="Calibri" w:eastAsia="Times New Roman" w:hAnsi="Calibri" w:cs="Calibri"/>
                    <w:color w:val="000000"/>
                    <w:sz w:val="18"/>
                    <w:szCs w:val="18"/>
                  </w:rPr>
                </w:rPrChange>
              </w:rPr>
            </w:pPr>
            <w:ins w:id="1656" w:author="Roop Yekollu" w:date="2017-02-23T16:27:00Z">
              <w:r w:rsidRPr="0029053D">
                <w:rPr>
                  <w:rFonts w:ascii="Calibri" w:eastAsia="Times New Roman" w:hAnsi="Calibri" w:cs="Calibri"/>
                  <w:color w:val="000000"/>
                  <w:sz w:val="16"/>
                  <w:szCs w:val="16"/>
                  <w:rPrChange w:id="1657"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1658"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2C976032" w14:textId="77777777" w:rsidR="0029053D" w:rsidRPr="0029053D" w:rsidRDefault="0029053D" w:rsidP="000206F9">
            <w:pPr>
              <w:spacing w:before="0" w:after="0" w:line="240" w:lineRule="auto"/>
              <w:jc w:val="center"/>
              <w:rPr>
                <w:ins w:id="1659" w:author="Roop Yekollu" w:date="2017-02-23T16:27:00Z"/>
                <w:rFonts w:ascii="Calibri" w:eastAsia="Times New Roman" w:hAnsi="Calibri" w:cs="Calibri"/>
                <w:color w:val="000000"/>
                <w:sz w:val="16"/>
                <w:szCs w:val="16"/>
                <w:rPrChange w:id="1660" w:author="Michael Petite" w:date="2017-02-23T17:59:00Z">
                  <w:rPr>
                    <w:ins w:id="1661" w:author="Roop Yekollu" w:date="2017-02-23T16:27:00Z"/>
                    <w:rFonts w:ascii="Calibri" w:eastAsia="Times New Roman" w:hAnsi="Calibri" w:cs="Calibri"/>
                    <w:color w:val="000000"/>
                    <w:sz w:val="18"/>
                    <w:szCs w:val="18"/>
                  </w:rPr>
                </w:rPrChange>
              </w:rPr>
            </w:pPr>
            <w:ins w:id="1662" w:author="Roop Yekollu" w:date="2017-02-23T16:27:00Z">
              <w:r w:rsidRPr="0029053D">
                <w:rPr>
                  <w:rFonts w:ascii="Calibri" w:eastAsia="Times New Roman" w:hAnsi="Calibri" w:cs="Calibri"/>
                  <w:color w:val="000000"/>
                  <w:sz w:val="16"/>
                  <w:szCs w:val="16"/>
                  <w:rPrChange w:id="1663"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1664"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599A82C9" w14:textId="77777777" w:rsidR="0029053D" w:rsidRPr="0029053D" w:rsidRDefault="0029053D" w:rsidP="000206F9">
            <w:pPr>
              <w:spacing w:before="0" w:after="0" w:line="240" w:lineRule="auto"/>
              <w:jc w:val="center"/>
              <w:rPr>
                <w:ins w:id="1665" w:author="Roop Yekollu" w:date="2017-02-23T16:27:00Z"/>
                <w:rFonts w:ascii="Calibri" w:eastAsia="Times New Roman" w:hAnsi="Calibri" w:cs="Calibri"/>
                <w:color w:val="000000"/>
                <w:sz w:val="16"/>
                <w:szCs w:val="16"/>
                <w:rPrChange w:id="1666" w:author="Michael Petite" w:date="2017-02-23T17:59:00Z">
                  <w:rPr>
                    <w:ins w:id="1667" w:author="Roop Yekollu" w:date="2017-02-23T16:27:00Z"/>
                    <w:rFonts w:ascii="Calibri" w:eastAsia="Times New Roman" w:hAnsi="Calibri" w:cs="Calibri"/>
                    <w:color w:val="000000"/>
                    <w:sz w:val="18"/>
                    <w:szCs w:val="18"/>
                  </w:rPr>
                </w:rPrChange>
              </w:rPr>
            </w:pPr>
            <w:ins w:id="1668" w:author="Roop Yekollu" w:date="2017-02-23T16:27:00Z">
              <w:r w:rsidRPr="0029053D">
                <w:rPr>
                  <w:rFonts w:ascii="Calibri" w:eastAsia="Times New Roman" w:hAnsi="Calibri" w:cs="Calibri"/>
                  <w:color w:val="000000"/>
                  <w:sz w:val="16"/>
                  <w:szCs w:val="16"/>
                  <w:rPrChange w:id="1669"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670"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17984884" w14:textId="77777777" w:rsidR="0029053D" w:rsidRPr="0029053D" w:rsidRDefault="0029053D" w:rsidP="000206F9">
            <w:pPr>
              <w:spacing w:before="0" w:after="0" w:line="240" w:lineRule="auto"/>
              <w:jc w:val="center"/>
              <w:rPr>
                <w:ins w:id="1671" w:author="Roop Yekollu" w:date="2017-02-23T16:27:00Z"/>
                <w:rFonts w:ascii="Calibri" w:eastAsia="Times New Roman" w:hAnsi="Calibri" w:cs="Calibri"/>
                <w:color w:val="000000"/>
                <w:sz w:val="16"/>
                <w:szCs w:val="16"/>
                <w:rPrChange w:id="1672" w:author="Michael Petite" w:date="2017-02-23T17:59:00Z">
                  <w:rPr>
                    <w:ins w:id="1673" w:author="Roop Yekollu" w:date="2017-02-23T16:27:00Z"/>
                    <w:rFonts w:ascii="Calibri" w:eastAsia="Times New Roman" w:hAnsi="Calibri" w:cs="Calibri"/>
                    <w:color w:val="000000"/>
                    <w:sz w:val="18"/>
                    <w:szCs w:val="18"/>
                  </w:rPr>
                </w:rPrChange>
              </w:rPr>
            </w:pPr>
            <w:ins w:id="1674" w:author="Roop Yekollu" w:date="2017-02-23T16:27:00Z">
              <w:r w:rsidRPr="0029053D">
                <w:rPr>
                  <w:rFonts w:ascii="Calibri" w:eastAsia="Times New Roman" w:hAnsi="Calibri" w:cs="Calibri"/>
                  <w:color w:val="000000"/>
                  <w:sz w:val="16"/>
                  <w:szCs w:val="16"/>
                  <w:rPrChange w:id="1675"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1676"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4822AE38" w14:textId="77777777" w:rsidR="0029053D" w:rsidRPr="0029053D" w:rsidRDefault="0029053D" w:rsidP="000206F9">
            <w:pPr>
              <w:spacing w:before="0" w:after="0" w:line="240" w:lineRule="auto"/>
              <w:rPr>
                <w:ins w:id="1677" w:author="Roop Yekollu" w:date="2017-02-23T16:27:00Z"/>
                <w:rFonts w:ascii="Calibri" w:eastAsia="Times New Roman" w:hAnsi="Calibri" w:cs="Calibri"/>
                <w:color w:val="000000"/>
                <w:sz w:val="16"/>
                <w:szCs w:val="16"/>
                <w:rPrChange w:id="1678" w:author="Michael Petite" w:date="2017-02-23T17:59:00Z">
                  <w:rPr>
                    <w:ins w:id="1679" w:author="Roop Yekollu" w:date="2017-02-23T16:27:00Z"/>
                    <w:rFonts w:ascii="Calibri" w:eastAsia="Times New Roman" w:hAnsi="Calibri" w:cs="Calibri"/>
                    <w:color w:val="000000"/>
                    <w:sz w:val="18"/>
                    <w:szCs w:val="18"/>
                  </w:rPr>
                </w:rPrChange>
              </w:rPr>
            </w:pPr>
            <w:ins w:id="1680" w:author="Roop Yekollu" w:date="2017-02-23T16:27:00Z">
              <w:r w:rsidRPr="0029053D">
                <w:rPr>
                  <w:rFonts w:ascii="Calibri" w:eastAsia="Times New Roman" w:hAnsi="Calibri" w:cs="Calibri"/>
                  <w:color w:val="000000"/>
                  <w:sz w:val="16"/>
                  <w:szCs w:val="16"/>
                  <w:rPrChange w:id="1681" w:author="Michael Petite" w:date="2017-02-23T17:59:00Z">
                    <w:rPr>
                      <w:rFonts w:ascii="Calibri" w:eastAsia="Times New Roman" w:hAnsi="Calibri" w:cs="Calibri"/>
                      <w:color w:val="000000"/>
                      <w:sz w:val="18"/>
                      <w:szCs w:val="18"/>
                    </w:rPr>
                  </w:rPrChange>
                </w:rPr>
                <w:t> </w:t>
              </w:r>
            </w:ins>
          </w:p>
        </w:tc>
      </w:tr>
      <w:tr w:rsidR="002D581C" w:rsidRPr="0029053D" w14:paraId="7248A732" w14:textId="77777777" w:rsidTr="002D581C">
        <w:trPr>
          <w:trHeight w:val="290"/>
          <w:ins w:id="1682" w:author="Roop Yekollu" w:date="2017-02-23T16:27:00Z"/>
          <w:trPrChange w:id="1683" w:author="Michael Petite" w:date="2017-02-23T18:06:00Z">
            <w:trPr>
              <w:trHeight w:val="29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1684"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285CA480" w14:textId="77777777" w:rsidR="0029053D" w:rsidRPr="0029053D" w:rsidRDefault="0029053D" w:rsidP="000206F9">
            <w:pPr>
              <w:spacing w:before="0" w:after="0" w:line="240" w:lineRule="auto"/>
              <w:rPr>
                <w:ins w:id="1685" w:author="Roop Yekollu" w:date="2017-02-23T16:27:00Z"/>
                <w:rFonts w:ascii="Calibri" w:eastAsia="Times New Roman" w:hAnsi="Calibri" w:cs="Calibri"/>
                <w:sz w:val="16"/>
                <w:szCs w:val="16"/>
                <w:rPrChange w:id="1686" w:author="Michael Petite" w:date="2017-02-23T17:59:00Z">
                  <w:rPr>
                    <w:ins w:id="1687" w:author="Roop Yekollu" w:date="2017-02-23T16:27:00Z"/>
                    <w:rFonts w:ascii="Calibri" w:eastAsia="Times New Roman" w:hAnsi="Calibri" w:cs="Calibri"/>
                    <w:sz w:val="22"/>
                    <w:szCs w:val="22"/>
                  </w:rPr>
                </w:rPrChange>
              </w:rPr>
            </w:pPr>
            <w:ins w:id="1688" w:author="Roop Yekollu" w:date="2017-02-23T16:27:00Z">
              <w:r w:rsidRPr="0029053D">
                <w:rPr>
                  <w:rFonts w:ascii="Calibri" w:eastAsia="Times New Roman" w:hAnsi="Calibri" w:cs="Calibri"/>
                  <w:sz w:val="16"/>
                  <w:szCs w:val="16"/>
                  <w:rPrChange w:id="1689" w:author="Michael Petite" w:date="2017-02-23T17:59:00Z">
                    <w:rPr>
                      <w:rFonts w:ascii="Calibri" w:eastAsia="Times New Roman" w:hAnsi="Calibri" w:cs="Calibri"/>
                      <w:sz w:val="22"/>
                      <w:szCs w:val="22"/>
                    </w:rPr>
                  </w:rPrChange>
                </w:rPr>
                <w:t>Speaker Program</w:t>
              </w:r>
            </w:ins>
          </w:p>
        </w:tc>
        <w:tc>
          <w:tcPr>
            <w:tcW w:w="882" w:type="dxa"/>
            <w:tcBorders>
              <w:top w:val="nil"/>
              <w:left w:val="nil"/>
              <w:bottom w:val="single" w:sz="4" w:space="0" w:color="auto"/>
              <w:right w:val="single" w:sz="4" w:space="0" w:color="auto"/>
            </w:tcBorders>
            <w:shd w:val="clear" w:color="auto" w:fill="auto"/>
            <w:noWrap/>
            <w:vAlign w:val="bottom"/>
            <w:hideMark/>
            <w:tcPrChange w:id="1690"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051F7A07" w14:textId="77777777" w:rsidR="0029053D" w:rsidRPr="0029053D" w:rsidRDefault="0029053D" w:rsidP="000206F9">
            <w:pPr>
              <w:spacing w:before="0" w:after="0" w:line="240" w:lineRule="auto"/>
              <w:rPr>
                <w:ins w:id="1691" w:author="Roop Yekollu" w:date="2017-02-23T16:27:00Z"/>
                <w:rFonts w:ascii="Calibri" w:eastAsia="Times New Roman" w:hAnsi="Calibri" w:cs="Calibri"/>
                <w:color w:val="000000"/>
                <w:sz w:val="16"/>
                <w:szCs w:val="16"/>
                <w:rPrChange w:id="1692" w:author="Michael Petite" w:date="2017-02-23T17:59:00Z">
                  <w:rPr>
                    <w:ins w:id="1693" w:author="Roop Yekollu" w:date="2017-02-23T16:27:00Z"/>
                    <w:rFonts w:ascii="Calibri" w:eastAsia="Times New Roman" w:hAnsi="Calibri" w:cs="Calibri"/>
                    <w:color w:val="000000"/>
                    <w:sz w:val="22"/>
                    <w:szCs w:val="22"/>
                  </w:rPr>
                </w:rPrChange>
              </w:rPr>
            </w:pPr>
            <w:ins w:id="1694" w:author="Roop Yekollu" w:date="2017-02-23T16:27:00Z">
              <w:r w:rsidRPr="0029053D">
                <w:rPr>
                  <w:rFonts w:ascii="Calibri" w:eastAsia="Times New Roman" w:hAnsi="Calibri" w:cs="Calibri"/>
                  <w:color w:val="000000"/>
                  <w:sz w:val="16"/>
                  <w:szCs w:val="16"/>
                  <w:rPrChange w:id="1695" w:author="Michael Petite" w:date="2017-02-23T17:59:00Z">
                    <w:rPr>
                      <w:rFonts w:ascii="Calibri" w:eastAsia="Times New Roman" w:hAnsi="Calibri" w:cs="Calibri"/>
                      <w:color w:val="000000"/>
                      <w:sz w:val="22"/>
                      <w:szCs w:val="22"/>
                    </w:rPr>
                  </w:rPrChange>
                </w:rPr>
                <w:t>Ad Board</w:t>
              </w:r>
            </w:ins>
          </w:p>
        </w:tc>
        <w:tc>
          <w:tcPr>
            <w:tcW w:w="720" w:type="dxa"/>
            <w:tcBorders>
              <w:top w:val="nil"/>
              <w:left w:val="nil"/>
              <w:bottom w:val="single" w:sz="4" w:space="0" w:color="auto"/>
              <w:right w:val="single" w:sz="4" w:space="0" w:color="auto"/>
            </w:tcBorders>
            <w:shd w:val="clear" w:color="000000" w:fill="9BC2E6"/>
            <w:vAlign w:val="center"/>
            <w:hideMark/>
            <w:tcPrChange w:id="1696"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23990283" w14:textId="77777777" w:rsidR="0029053D" w:rsidRPr="0029053D" w:rsidRDefault="0029053D" w:rsidP="000206F9">
            <w:pPr>
              <w:spacing w:before="0" w:after="0" w:line="240" w:lineRule="auto"/>
              <w:jc w:val="center"/>
              <w:rPr>
                <w:ins w:id="1697" w:author="Roop Yekollu" w:date="2017-02-23T16:27:00Z"/>
                <w:rFonts w:ascii="Calibri" w:eastAsia="Times New Roman" w:hAnsi="Calibri" w:cs="Calibri"/>
                <w:color w:val="000000"/>
                <w:sz w:val="16"/>
                <w:szCs w:val="16"/>
                <w:rPrChange w:id="1698" w:author="Michael Petite" w:date="2017-02-23T17:59:00Z">
                  <w:rPr>
                    <w:ins w:id="1699" w:author="Roop Yekollu" w:date="2017-02-23T16:27:00Z"/>
                    <w:rFonts w:ascii="Calibri" w:eastAsia="Times New Roman" w:hAnsi="Calibri" w:cs="Calibri"/>
                    <w:color w:val="000000"/>
                    <w:sz w:val="18"/>
                    <w:szCs w:val="18"/>
                  </w:rPr>
                </w:rPrChange>
              </w:rPr>
            </w:pPr>
            <w:ins w:id="1700" w:author="Roop Yekollu" w:date="2017-02-23T16:27:00Z">
              <w:r w:rsidRPr="0029053D">
                <w:rPr>
                  <w:rFonts w:ascii="Calibri" w:eastAsia="Times New Roman" w:hAnsi="Calibri" w:cs="Calibri"/>
                  <w:color w:val="000000"/>
                  <w:sz w:val="16"/>
                  <w:szCs w:val="16"/>
                  <w:rPrChange w:id="1701"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702"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40021642" w14:textId="77777777" w:rsidR="0029053D" w:rsidRPr="0029053D" w:rsidRDefault="0029053D" w:rsidP="000206F9">
            <w:pPr>
              <w:spacing w:before="0" w:after="0" w:line="240" w:lineRule="auto"/>
              <w:jc w:val="center"/>
              <w:rPr>
                <w:ins w:id="1703" w:author="Roop Yekollu" w:date="2017-02-23T16:27:00Z"/>
                <w:rFonts w:ascii="Calibri" w:eastAsia="Times New Roman" w:hAnsi="Calibri" w:cs="Calibri"/>
                <w:color w:val="000000"/>
                <w:sz w:val="16"/>
                <w:szCs w:val="16"/>
                <w:rPrChange w:id="1704" w:author="Michael Petite" w:date="2017-02-23T17:59:00Z">
                  <w:rPr>
                    <w:ins w:id="1705" w:author="Roop Yekollu" w:date="2017-02-23T16:27:00Z"/>
                    <w:rFonts w:ascii="Calibri" w:eastAsia="Times New Roman" w:hAnsi="Calibri" w:cs="Calibri"/>
                    <w:color w:val="000000"/>
                    <w:sz w:val="18"/>
                    <w:szCs w:val="18"/>
                  </w:rPr>
                </w:rPrChange>
              </w:rPr>
            </w:pPr>
            <w:ins w:id="1706" w:author="Roop Yekollu" w:date="2017-02-23T16:27:00Z">
              <w:r w:rsidRPr="0029053D">
                <w:rPr>
                  <w:rFonts w:ascii="Calibri" w:eastAsia="Times New Roman" w:hAnsi="Calibri" w:cs="Calibri"/>
                  <w:color w:val="000000"/>
                  <w:sz w:val="16"/>
                  <w:szCs w:val="16"/>
                  <w:rPrChange w:id="1707"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1708"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2B1CC46F" w14:textId="77777777" w:rsidR="0029053D" w:rsidRPr="0029053D" w:rsidRDefault="0029053D" w:rsidP="000206F9">
            <w:pPr>
              <w:spacing w:before="0" w:after="0" w:line="240" w:lineRule="auto"/>
              <w:jc w:val="center"/>
              <w:rPr>
                <w:ins w:id="1709" w:author="Roop Yekollu" w:date="2017-02-23T16:27:00Z"/>
                <w:rFonts w:ascii="Calibri" w:eastAsia="Times New Roman" w:hAnsi="Calibri" w:cs="Calibri"/>
                <w:color w:val="000000"/>
                <w:sz w:val="16"/>
                <w:szCs w:val="16"/>
                <w:rPrChange w:id="1710" w:author="Michael Petite" w:date="2017-02-23T17:59:00Z">
                  <w:rPr>
                    <w:ins w:id="1711" w:author="Roop Yekollu" w:date="2017-02-23T16:27:00Z"/>
                    <w:rFonts w:ascii="Calibri" w:eastAsia="Times New Roman" w:hAnsi="Calibri" w:cs="Calibri"/>
                    <w:color w:val="000000"/>
                    <w:sz w:val="18"/>
                    <w:szCs w:val="18"/>
                  </w:rPr>
                </w:rPrChange>
              </w:rPr>
            </w:pPr>
            <w:ins w:id="1712" w:author="Roop Yekollu" w:date="2017-02-23T16:27:00Z">
              <w:r w:rsidRPr="0029053D">
                <w:rPr>
                  <w:rFonts w:ascii="Calibri" w:eastAsia="Times New Roman" w:hAnsi="Calibri" w:cs="Calibri"/>
                  <w:color w:val="000000"/>
                  <w:sz w:val="16"/>
                  <w:szCs w:val="16"/>
                  <w:rPrChange w:id="1713"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714"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09A8A3BB" w14:textId="77777777" w:rsidR="0029053D" w:rsidRPr="0029053D" w:rsidRDefault="0029053D" w:rsidP="000206F9">
            <w:pPr>
              <w:spacing w:before="0" w:after="0" w:line="240" w:lineRule="auto"/>
              <w:jc w:val="center"/>
              <w:rPr>
                <w:ins w:id="1715" w:author="Roop Yekollu" w:date="2017-02-23T16:27:00Z"/>
                <w:rFonts w:ascii="Calibri" w:eastAsia="Times New Roman" w:hAnsi="Calibri" w:cs="Calibri"/>
                <w:color w:val="000000"/>
                <w:sz w:val="16"/>
                <w:szCs w:val="16"/>
                <w:rPrChange w:id="1716" w:author="Michael Petite" w:date="2017-02-23T17:59:00Z">
                  <w:rPr>
                    <w:ins w:id="1717" w:author="Roop Yekollu" w:date="2017-02-23T16:27:00Z"/>
                    <w:rFonts w:ascii="Calibri" w:eastAsia="Times New Roman" w:hAnsi="Calibri" w:cs="Calibri"/>
                    <w:color w:val="000000"/>
                    <w:sz w:val="18"/>
                    <w:szCs w:val="18"/>
                  </w:rPr>
                </w:rPrChange>
              </w:rPr>
            </w:pPr>
            <w:ins w:id="1718" w:author="Roop Yekollu" w:date="2017-02-23T16:27:00Z">
              <w:r w:rsidRPr="0029053D">
                <w:rPr>
                  <w:rFonts w:ascii="Calibri" w:eastAsia="Times New Roman" w:hAnsi="Calibri" w:cs="Calibri"/>
                  <w:color w:val="000000"/>
                  <w:sz w:val="16"/>
                  <w:szCs w:val="16"/>
                  <w:rPrChange w:id="1719"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1720"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35033600" w14:textId="77777777" w:rsidR="0029053D" w:rsidRPr="0029053D" w:rsidRDefault="0029053D" w:rsidP="000206F9">
            <w:pPr>
              <w:spacing w:before="0" w:after="0" w:line="240" w:lineRule="auto"/>
              <w:jc w:val="center"/>
              <w:rPr>
                <w:ins w:id="1721" w:author="Roop Yekollu" w:date="2017-02-23T16:27:00Z"/>
                <w:rFonts w:ascii="Calibri" w:eastAsia="Times New Roman" w:hAnsi="Calibri" w:cs="Calibri"/>
                <w:color w:val="000000"/>
                <w:sz w:val="16"/>
                <w:szCs w:val="16"/>
                <w:rPrChange w:id="1722" w:author="Michael Petite" w:date="2017-02-23T17:59:00Z">
                  <w:rPr>
                    <w:ins w:id="1723" w:author="Roop Yekollu" w:date="2017-02-23T16:27:00Z"/>
                    <w:rFonts w:ascii="Calibri" w:eastAsia="Times New Roman" w:hAnsi="Calibri" w:cs="Calibri"/>
                    <w:color w:val="000000"/>
                    <w:sz w:val="18"/>
                    <w:szCs w:val="18"/>
                  </w:rPr>
                </w:rPrChange>
              </w:rPr>
            </w:pPr>
            <w:ins w:id="1724" w:author="Roop Yekollu" w:date="2017-02-23T16:27:00Z">
              <w:r w:rsidRPr="0029053D">
                <w:rPr>
                  <w:rFonts w:ascii="Calibri" w:eastAsia="Times New Roman" w:hAnsi="Calibri" w:cs="Calibri"/>
                  <w:color w:val="000000"/>
                  <w:sz w:val="16"/>
                  <w:szCs w:val="16"/>
                  <w:rPrChange w:id="1725"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1726"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573B7AC3" w14:textId="77777777" w:rsidR="0029053D" w:rsidRPr="0029053D" w:rsidRDefault="0029053D" w:rsidP="000206F9">
            <w:pPr>
              <w:spacing w:before="0" w:after="0" w:line="240" w:lineRule="auto"/>
              <w:jc w:val="center"/>
              <w:rPr>
                <w:ins w:id="1727" w:author="Roop Yekollu" w:date="2017-02-23T16:27:00Z"/>
                <w:rFonts w:ascii="Calibri" w:eastAsia="Times New Roman" w:hAnsi="Calibri" w:cs="Calibri"/>
                <w:color w:val="000000"/>
                <w:sz w:val="16"/>
                <w:szCs w:val="16"/>
                <w:rPrChange w:id="1728" w:author="Michael Petite" w:date="2017-02-23T17:59:00Z">
                  <w:rPr>
                    <w:ins w:id="1729" w:author="Roop Yekollu" w:date="2017-02-23T16:27:00Z"/>
                    <w:rFonts w:ascii="Calibri" w:eastAsia="Times New Roman" w:hAnsi="Calibri" w:cs="Calibri"/>
                    <w:color w:val="000000"/>
                    <w:sz w:val="18"/>
                    <w:szCs w:val="18"/>
                  </w:rPr>
                </w:rPrChange>
              </w:rPr>
            </w:pPr>
            <w:ins w:id="1730" w:author="Roop Yekollu" w:date="2017-02-23T16:27:00Z">
              <w:r w:rsidRPr="0029053D">
                <w:rPr>
                  <w:rFonts w:ascii="Calibri" w:eastAsia="Times New Roman" w:hAnsi="Calibri" w:cs="Calibri"/>
                  <w:color w:val="000000"/>
                  <w:sz w:val="16"/>
                  <w:szCs w:val="16"/>
                  <w:rPrChange w:id="1731"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000000" w:fill="9BC2E6"/>
            <w:vAlign w:val="center"/>
            <w:hideMark/>
            <w:tcPrChange w:id="1732" w:author="Michael Petite" w:date="2017-02-23T18:06:00Z">
              <w:tcPr>
                <w:tcW w:w="360" w:type="dxa"/>
                <w:tcBorders>
                  <w:top w:val="nil"/>
                  <w:left w:val="nil"/>
                  <w:bottom w:val="single" w:sz="4" w:space="0" w:color="auto"/>
                  <w:right w:val="single" w:sz="4" w:space="0" w:color="auto"/>
                </w:tcBorders>
                <w:shd w:val="clear" w:color="000000" w:fill="9BC2E6"/>
                <w:vAlign w:val="center"/>
                <w:hideMark/>
              </w:tcPr>
            </w:tcPrChange>
          </w:tcPr>
          <w:p w14:paraId="1FE15FBC" w14:textId="77777777" w:rsidR="0029053D" w:rsidRPr="0029053D" w:rsidRDefault="0029053D" w:rsidP="000206F9">
            <w:pPr>
              <w:spacing w:before="0" w:after="0" w:line="240" w:lineRule="auto"/>
              <w:jc w:val="center"/>
              <w:rPr>
                <w:ins w:id="1733" w:author="Roop Yekollu" w:date="2017-02-23T16:27:00Z"/>
                <w:rFonts w:ascii="Calibri" w:eastAsia="Times New Roman" w:hAnsi="Calibri" w:cs="Calibri"/>
                <w:color w:val="000000"/>
                <w:sz w:val="16"/>
                <w:szCs w:val="16"/>
                <w:rPrChange w:id="1734" w:author="Michael Petite" w:date="2017-02-23T17:59:00Z">
                  <w:rPr>
                    <w:ins w:id="1735" w:author="Roop Yekollu" w:date="2017-02-23T16:27:00Z"/>
                    <w:rFonts w:ascii="Calibri" w:eastAsia="Times New Roman" w:hAnsi="Calibri" w:cs="Calibri"/>
                    <w:color w:val="000000"/>
                    <w:sz w:val="18"/>
                    <w:szCs w:val="18"/>
                  </w:rPr>
                </w:rPrChange>
              </w:rPr>
            </w:pPr>
            <w:ins w:id="1736" w:author="Roop Yekollu" w:date="2017-02-23T16:27:00Z">
              <w:r w:rsidRPr="0029053D">
                <w:rPr>
                  <w:rFonts w:ascii="Calibri" w:eastAsia="Times New Roman" w:hAnsi="Calibri" w:cs="Calibri"/>
                  <w:color w:val="000000"/>
                  <w:sz w:val="16"/>
                  <w:szCs w:val="16"/>
                  <w:rPrChange w:id="1737" w:author="Michael Petite" w:date="2017-02-23T17:59:00Z">
                    <w:rPr>
                      <w:rFonts w:ascii="Calibri" w:eastAsia="Times New Roman" w:hAnsi="Calibri" w:cs="Calibri"/>
                      <w:color w:val="000000"/>
                      <w:sz w:val="18"/>
                      <w:szCs w:val="18"/>
                    </w:rPr>
                  </w:rPrChange>
                </w:rPr>
                <w:t>x</w:t>
              </w:r>
            </w:ins>
          </w:p>
        </w:tc>
        <w:tc>
          <w:tcPr>
            <w:tcW w:w="810" w:type="dxa"/>
            <w:tcBorders>
              <w:top w:val="nil"/>
              <w:left w:val="nil"/>
              <w:bottom w:val="single" w:sz="4" w:space="0" w:color="auto"/>
              <w:right w:val="single" w:sz="4" w:space="0" w:color="auto"/>
            </w:tcBorders>
            <w:shd w:val="clear" w:color="000000" w:fill="9BC2E6"/>
            <w:vAlign w:val="center"/>
            <w:hideMark/>
            <w:tcPrChange w:id="1738"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2422816C" w14:textId="77777777" w:rsidR="0029053D" w:rsidRPr="0029053D" w:rsidRDefault="0029053D" w:rsidP="000206F9">
            <w:pPr>
              <w:spacing w:before="0" w:after="0" w:line="240" w:lineRule="auto"/>
              <w:jc w:val="center"/>
              <w:rPr>
                <w:ins w:id="1739" w:author="Roop Yekollu" w:date="2017-02-23T16:27:00Z"/>
                <w:rFonts w:ascii="Calibri" w:eastAsia="Times New Roman" w:hAnsi="Calibri" w:cs="Calibri"/>
                <w:color w:val="000000"/>
                <w:sz w:val="16"/>
                <w:szCs w:val="16"/>
                <w:rPrChange w:id="1740" w:author="Michael Petite" w:date="2017-02-23T17:59:00Z">
                  <w:rPr>
                    <w:ins w:id="1741" w:author="Roop Yekollu" w:date="2017-02-23T16:27:00Z"/>
                    <w:rFonts w:ascii="Calibri" w:eastAsia="Times New Roman" w:hAnsi="Calibri" w:cs="Calibri"/>
                    <w:color w:val="000000"/>
                    <w:sz w:val="18"/>
                    <w:szCs w:val="18"/>
                  </w:rPr>
                </w:rPrChange>
              </w:rPr>
            </w:pPr>
            <w:ins w:id="1742" w:author="Roop Yekollu" w:date="2017-02-23T16:27:00Z">
              <w:r w:rsidRPr="0029053D">
                <w:rPr>
                  <w:rFonts w:ascii="Calibri" w:eastAsia="Times New Roman" w:hAnsi="Calibri" w:cs="Calibri"/>
                  <w:color w:val="000000"/>
                  <w:sz w:val="16"/>
                  <w:szCs w:val="16"/>
                  <w:rPrChange w:id="1743"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1744"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5ACBC2B5" w14:textId="77777777" w:rsidR="0029053D" w:rsidRPr="0029053D" w:rsidRDefault="0029053D" w:rsidP="000206F9">
            <w:pPr>
              <w:spacing w:before="0" w:after="0" w:line="240" w:lineRule="auto"/>
              <w:jc w:val="center"/>
              <w:rPr>
                <w:ins w:id="1745" w:author="Roop Yekollu" w:date="2017-02-23T16:27:00Z"/>
                <w:rFonts w:ascii="Calibri" w:eastAsia="Times New Roman" w:hAnsi="Calibri" w:cs="Calibri"/>
                <w:color w:val="000000"/>
                <w:sz w:val="16"/>
                <w:szCs w:val="16"/>
                <w:rPrChange w:id="1746" w:author="Michael Petite" w:date="2017-02-23T17:59:00Z">
                  <w:rPr>
                    <w:ins w:id="1747" w:author="Roop Yekollu" w:date="2017-02-23T16:27:00Z"/>
                    <w:rFonts w:ascii="Calibri" w:eastAsia="Times New Roman" w:hAnsi="Calibri" w:cs="Calibri"/>
                    <w:color w:val="000000"/>
                    <w:sz w:val="18"/>
                    <w:szCs w:val="18"/>
                  </w:rPr>
                </w:rPrChange>
              </w:rPr>
            </w:pPr>
            <w:ins w:id="1748" w:author="Roop Yekollu" w:date="2017-02-23T16:27:00Z">
              <w:r w:rsidRPr="0029053D">
                <w:rPr>
                  <w:rFonts w:ascii="Calibri" w:eastAsia="Times New Roman" w:hAnsi="Calibri" w:cs="Calibri"/>
                  <w:color w:val="000000"/>
                  <w:sz w:val="16"/>
                  <w:szCs w:val="16"/>
                  <w:rPrChange w:id="1749"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1750"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55F9759D" w14:textId="77777777" w:rsidR="0029053D" w:rsidRPr="0029053D" w:rsidRDefault="0029053D" w:rsidP="000206F9">
            <w:pPr>
              <w:spacing w:before="0" w:after="0" w:line="240" w:lineRule="auto"/>
              <w:jc w:val="center"/>
              <w:rPr>
                <w:ins w:id="1751" w:author="Roop Yekollu" w:date="2017-02-23T16:27:00Z"/>
                <w:rFonts w:ascii="Calibri" w:eastAsia="Times New Roman" w:hAnsi="Calibri" w:cs="Calibri"/>
                <w:color w:val="000000"/>
                <w:sz w:val="16"/>
                <w:szCs w:val="16"/>
                <w:rPrChange w:id="1752" w:author="Michael Petite" w:date="2017-02-23T17:59:00Z">
                  <w:rPr>
                    <w:ins w:id="1753" w:author="Roop Yekollu" w:date="2017-02-23T16:27:00Z"/>
                    <w:rFonts w:ascii="Calibri" w:eastAsia="Times New Roman" w:hAnsi="Calibri" w:cs="Calibri"/>
                    <w:color w:val="000000"/>
                    <w:sz w:val="18"/>
                    <w:szCs w:val="18"/>
                  </w:rPr>
                </w:rPrChange>
              </w:rPr>
            </w:pPr>
            <w:ins w:id="1754" w:author="Roop Yekollu" w:date="2017-02-23T16:27:00Z">
              <w:r w:rsidRPr="0029053D">
                <w:rPr>
                  <w:rFonts w:ascii="Calibri" w:eastAsia="Times New Roman" w:hAnsi="Calibri" w:cs="Calibri"/>
                  <w:color w:val="000000"/>
                  <w:sz w:val="16"/>
                  <w:szCs w:val="16"/>
                  <w:rPrChange w:id="1755"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1756"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58DCB244" w14:textId="77777777" w:rsidR="0029053D" w:rsidRPr="0029053D" w:rsidRDefault="0029053D" w:rsidP="000206F9">
            <w:pPr>
              <w:spacing w:before="0" w:after="0" w:line="240" w:lineRule="auto"/>
              <w:jc w:val="center"/>
              <w:rPr>
                <w:ins w:id="1757" w:author="Roop Yekollu" w:date="2017-02-23T16:27:00Z"/>
                <w:rFonts w:ascii="Calibri" w:eastAsia="Times New Roman" w:hAnsi="Calibri" w:cs="Calibri"/>
                <w:color w:val="000000"/>
                <w:sz w:val="16"/>
                <w:szCs w:val="16"/>
                <w:rPrChange w:id="1758" w:author="Michael Petite" w:date="2017-02-23T17:59:00Z">
                  <w:rPr>
                    <w:ins w:id="1759" w:author="Roop Yekollu" w:date="2017-02-23T16:27:00Z"/>
                    <w:rFonts w:ascii="Calibri" w:eastAsia="Times New Roman" w:hAnsi="Calibri" w:cs="Calibri"/>
                    <w:color w:val="000000"/>
                    <w:sz w:val="18"/>
                    <w:szCs w:val="18"/>
                  </w:rPr>
                </w:rPrChange>
              </w:rPr>
            </w:pPr>
            <w:ins w:id="1760" w:author="Roop Yekollu" w:date="2017-02-23T16:27:00Z">
              <w:r w:rsidRPr="0029053D">
                <w:rPr>
                  <w:rFonts w:ascii="Calibri" w:eastAsia="Times New Roman" w:hAnsi="Calibri" w:cs="Calibri"/>
                  <w:color w:val="000000"/>
                  <w:sz w:val="16"/>
                  <w:szCs w:val="16"/>
                  <w:rPrChange w:id="1761"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762"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25AFB30C" w14:textId="77777777" w:rsidR="0029053D" w:rsidRPr="0029053D" w:rsidRDefault="0029053D" w:rsidP="000206F9">
            <w:pPr>
              <w:spacing w:before="0" w:after="0" w:line="240" w:lineRule="auto"/>
              <w:jc w:val="center"/>
              <w:rPr>
                <w:ins w:id="1763" w:author="Roop Yekollu" w:date="2017-02-23T16:27:00Z"/>
                <w:rFonts w:ascii="Calibri" w:eastAsia="Times New Roman" w:hAnsi="Calibri" w:cs="Calibri"/>
                <w:color w:val="000000"/>
                <w:sz w:val="16"/>
                <w:szCs w:val="16"/>
                <w:rPrChange w:id="1764" w:author="Michael Petite" w:date="2017-02-23T17:59:00Z">
                  <w:rPr>
                    <w:ins w:id="1765" w:author="Roop Yekollu" w:date="2017-02-23T16:27:00Z"/>
                    <w:rFonts w:ascii="Calibri" w:eastAsia="Times New Roman" w:hAnsi="Calibri" w:cs="Calibri"/>
                    <w:color w:val="000000"/>
                    <w:sz w:val="18"/>
                    <w:szCs w:val="18"/>
                  </w:rPr>
                </w:rPrChange>
              </w:rPr>
            </w:pPr>
            <w:ins w:id="1766" w:author="Roop Yekollu" w:date="2017-02-23T16:27:00Z">
              <w:r w:rsidRPr="0029053D">
                <w:rPr>
                  <w:rFonts w:ascii="Calibri" w:eastAsia="Times New Roman" w:hAnsi="Calibri" w:cs="Calibri"/>
                  <w:color w:val="000000"/>
                  <w:sz w:val="16"/>
                  <w:szCs w:val="16"/>
                  <w:rPrChange w:id="1767"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1768"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60748CC1" w14:textId="77777777" w:rsidR="0029053D" w:rsidRPr="0029053D" w:rsidRDefault="0029053D" w:rsidP="000206F9">
            <w:pPr>
              <w:spacing w:before="0" w:after="0" w:line="240" w:lineRule="auto"/>
              <w:rPr>
                <w:ins w:id="1769" w:author="Roop Yekollu" w:date="2017-02-23T16:27:00Z"/>
                <w:rFonts w:ascii="Calibri" w:eastAsia="Times New Roman" w:hAnsi="Calibri" w:cs="Calibri"/>
                <w:color w:val="000000"/>
                <w:sz w:val="16"/>
                <w:szCs w:val="16"/>
                <w:rPrChange w:id="1770" w:author="Michael Petite" w:date="2017-02-23T17:59:00Z">
                  <w:rPr>
                    <w:ins w:id="1771" w:author="Roop Yekollu" w:date="2017-02-23T16:27:00Z"/>
                    <w:rFonts w:ascii="Calibri" w:eastAsia="Times New Roman" w:hAnsi="Calibri" w:cs="Calibri"/>
                    <w:color w:val="000000"/>
                    <w:sz w:val="18"/>
                    <w:szCs w:val="18"/>
                  </w:rPr>
                </w:rPrChange>
              </w:rPr>
            </w:pPr>
            <w:ins w:id="1772" w:author="Roop Yekollu" w:date="2017-02-23T16:27:00Z">
              <w:r w:rsidRPr="0029053D">
                <w:rPr>
                  <w:rFonts w:ascii="Calibri" w:eastAsia="Times New Roman" w:hAnsi="Calibri" w:cs="Calibri"/>
                  <w:color w:val="000000"/>
                  <w:sz w:val="16"/>
                  <w:szCs w:val="16"/>
                  <w:rPrChange w:id="1773" w:author="Michael Petite" w:date="2017-02-23T17:59:00Z">
                    <w:rPr>
                      <w:rFonts w:ascii="Calibri" w:eastAsia="Times New Roman" w:hAnsi="Calibri" w:cs="Calibri"/>
                      <w:color w:val="000000"/>
                      <w:sz w:val="18"/>
                      <w:szCs w:val="18"/>
                    </w:rPr>
                  </w:rPrChange>
                </w:rPr>
                <w:t> </w:t>
              </w:r>
            </w:ins>
          </w:p>
        </w:tc>
      </w:tr>
      <w:tr w:rsidR="002D581C" w:rsidRPr="0029053D" w14:paraId="1BBCA57C" w14:textId="77777777" w:rsidTr="002D581C">
        <w:trPr>
          <w:trHeight w:val="290"/>
          <w:ins w:id="1774" w:author="Roop Yekollu" w:date="2017-02-23T16:27:00Z"/>
          <w:trPrChange w:id="1775" w:author="Michael Petite" w:date="2017-02-23T18:06:00Z">
            <w:trPr>
              <w:trHeight w:val="29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1776"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68431642" w14:textId="77777777" w:rsidR="0029053D" w:rsidRPr="0029053D" w:rsidRDefault="0029053D" w:rsidP="000206F9">
            <w:pPr>
              <w:spacing w:before="0" w:after="0" w:line="240" w:lineRule="auto"/>
              <w:rPr>
                <w:ins w:id="1777" w:author="Roop Yekollu" w:date="2017-02-23T16:27:00Z"/>
                <w:rFonts w:ascii="Calibri" w:eastAsia="Times New Roman" w:hAnsi="Calibri" w:cs="Calibri"/>
                <w:sz w:val="16"/>
                <w:szCs w:val="16"/>
                <w:rPrChange w:id="1778" w:author="Michael Petite" w:date="2017-02-23T17:59:00Z">
                  <w:rPr>
                    <w:ins w:id="1779" w:author="Roop Yekollu" w:date="2017-02-23T16:27:00Z"/>
                    <w:rFonts w:ascii="Calibri" w:eastAsia="Times New Roman" w:hAnsi="Calibri" w:cs="Calibri"/>
                    <w:sz w:val="22"/>
                    <w:szCs w:val="22"/>
                  </w:rPr>
                </w:rPrChange>
              </w:rPr>
            </w:pPr>
            <w:ins w:id="1780" w:author="Roop Yekollu" w:date="2017-02-23T16:27:00Z">
              <w:r w:rsidRPr="0029053D">
                <w:rPr>
                  <w:rFonts w:ascii="Calibri" w:eastAsia="Times New Roman" w:hAnsi="Calibri" w:cs="Calibri"/>
                  <w:sz w:val="16"/>
                  <w:szCs w:val="16"/>
                  <w:rPrChange w:id="1781" w:author="Michael Petite" w:date="2017-02-23T17:59:00Z">
                    <w:rPr>
                      <w:rFonts w:ascii="Calibri" w:eastAsia="Times New Roman" w:hAnsi="Calibri" w:cs="Calibri"/>
                      <w:sz w:val="22"/>
                      <w:szCs w:val="22"/>
                    </w:rPr>
                  </w:rPrChange>
                </w:rPr>
                <w:t>Site Visit</w:t>
              </w:r>
            </w:ins>
          </w:p>
        </w:tc>
        <w:tc>
          <w:tcPr>
            <w:tcW w:w="882" w:type="dxa"/>
            <w:tcBorders>
              <w:top w:val="nil"/>
              <w:left w:val="nil"/>
              <w:bottom w:val="single" w:sz="4" w:space="0" w:color="auto"/>
              <w:right w:val="single" w:sz="4" w:space="0" w:color="auto"/>
            </w:tcBorders>
            <w:shd w:val="clear" w:color="auto" w:fill="auto"/>
            <w:noWrap/>
            <w:vAlign w:val="bottom"/>
            <w:hideMark/>
            <w:tcPrChange w:id="1782"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70B9CDCC" w14:textId="77777777" w:rsidR="0029053D" w:rsidRPr="0029053D" w:rsidRDefault="0029053D" w:rsidP="000206F9">
            <w:pPr>
              <w:spacing w:before="0" w:after="0" w:line="240" w:lineRule="auto"/>
              <w:rPr>
                <w:ins w:id="1783" w:author="Roop Yekollu" w:date="2017-02-23T16:27:00Z"/>
                <w:rFonts w:ascii="Calibri" w:eastAsia="Times New Roman" w:hAnsi="Calibri" w:cs="Calibri"/>
                <w:color w:val="000000"/>
                <w:sz w:val="16"/>
                <w:szCs w:val="16"/>
                <w:rPrChange w:id="1784" w:author="Michael Petite" w:date="2017-02-23T17:59:00Z">
                  <w:rPr>
                    <w:ins w:id="1785" w:author="Roop Yekollu" w:date="2017-02-23T16:27:00Z"/>
                    <w:rFonts w:ascii="Calibri" w:eastAsia="Times New Roman" w:hAnsi="Calibri" w:cs="Calibri"/>
                    <w:color w:val="000000"/>
                    <w:sz w:val="22"/>
                    <w:szCs w:val="22"/>
                  </w:rPr>
                </w:rPrChange>
              </w:rPr>
            </w:pPr>
            <w:ins w:id="1786" w:author="Roop Yekollu" w:date="2017-02-23T16:27:00Z">
              <w:r w:rsidRPr="0029053D">
                <w:rPr>
                  <w:rFonts w:ascii="Calibri" w:eastAsia="Times New Roman" w:hAnsi="Calibri" w:cs="Calibri"/>
                  <w:color w:val="000000"/>
                  <w:sz w:val="16"/>
                  <w:szCs w:val="16"/>
                  <w:rPrChange w:id="1787" w:author="Michael Petite" w:date="2017-02-23T17:59:00Z">
                    <w:rPr>
                      <w:rFonts w:ascii="Calibri" w:eastAsia="Times New Roman" w:hAnsi="Calibri" w:cs="Calibri"/>
                      <w:color w:val="000000"/>
                      <w:sz w:val="22"/>
                      <w:szCs w:val="22"/>
                    </w:rPr>
                  </w:rPrChange>
                </w:rPr>
                <w:t>Ad Board</w:t>
              </w:r>
            </w:ins>
          </w:p>
        </w:tc>
        <w:tc>
          <w:tcPr>
            <w:tcW w:w="720" w:type="dxa"/>
            <w:tcBorders>
              <w:top w:val="nil"/>
              <w:left w:val="nil"/>
              <w:bottom w:val="single" w:sz="4" w:space="0" w:color="auto"/>
              <w:right w:val="single" w:sz="4" w:space="0" w:color="auto"/>
            </w:tcBorders>
            <w:shd w:val="clear" w:color="000000" w:fill="9BC2E6"/>
            <w:vAlign w:val="center"/>
            <w:hideMark/>
            <w:tcPrChange w:id="1788"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2318F390" w14:textId="77777777" w:rsidR="0029053D" w:rsidRPr="0029053D" w:rsidRDefault="0029053D" w:rsidP="000206F9">
            <w:pPr>
              <w:spacing w:before="0" w:after="0" w:line="240" w:lineRule="auto"/>
              <w:jc w:val="center"/>
              <w:rPr>
                <w:ins w:id="1789" w:author="Roop Yekollu" w:date="2017-02-23T16:27:00Z"/>
                <w:rFonts w:ascii="Calibri" w:eastAsia="Times New Roman" w:hAnsi="Calibri" w:cs="Calibri"/>
                <w:color w:val="000000"/>
                <w:sz w:val="16"/>
                <w:szCs w:val="16"/>
                <w:rPrChange w:id="1790" w:author="Michael Petite" w:date="2017-02-23T17:59:00Z">
                  <w:rPr>
                    <w:ins w:id="1791" w:author="Roop Yekollu" w:date="2017-02-23T16:27:00Z"/>
                    <w:rFonts w:ascii="Calibri" w:eastAsia="Times New Roman" w:hAnsi="Calibri" w:cs="Calibri"/>
                    <w:color w:val="000000"/>
                    <w:sz w:val="18"/>
                    <w:szCs w:val="18"/>
                  </w:rPr>
                </w:rPrChange>
              </w:rPr>
            </w:pPr>
            <w:ins w:id="1792" w:author="Roop Yekollu" w:date="2017-02-23T16:27:00Z">
              <w:r w:rsidRPr="0029053D">
                <w:rPr>
                  <w:rFonts w:ascii="Calibri" w:eastAsia="Times New Roman" w:hAnsi="Calibri" w:cs="Calibri"/>
                  <w:color w:val="000000"/>
                  <w:sz w:val="16"/>
                  <w:szCs w:val="16"/>
                  <w:rPrChange w:id="1793"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794"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0F4496E2" w14:textId="77777777" w:rsidR="0029053D" w:rsidRPr="0029053D" w:rsidRDefault="0029053D" w:rsidP="000206F9">
            <w:pPr>
              <w:spacing w:before="0" w:after="0" w:line="240" w:lineRule="auto"/>
              <w:jc w:val="center"/>
              <w:rPr>
                <w:ins w:id="1795" w:author="Roop Yekollu" w:date="2017-02-23T16:27:00Z"/>
                <w:rFonts w:ascii="Calibri" w:eastAsia="Times New Roman" w:hAnsi="Calibri" w:cs="Calibri"/>
                <w:color w:val="000000"/>
                <w:sz w:val="16"/>
                <w:szCs w:val="16"/>
                <w:rPrChange w:id="1796" w:author="Michael Petite" w:date="2017-02-23T17:59:00Z">
                  <w:rPr>
                    <w:ins w:id="1797" w:author="Roop Yekollu" w:date="2017-02-23T16:27:00Z"/>
                    <w:rFonts w:ascii="Calibri" w:eastAsia="Times New Roman" w:hAnsi="Calibri" w:cs="Calibri"/>
                    <w:color w:val="000000"/>
                    <w:sz w:val="18"/>
                    <w:szCs w:val="18"/>
                  </w:rPr>
                </w:rPrChange>
              </w:rPr>
            </w:pPr>
            <w:ins w:id="1798" w:author="Roop Yekollu" w:date="2017-02-23T16:27:00Z">
              <w:r w:rsidRPr="0029053D">
                <w:rPr>
                  <w:rFonts w:ascii="Calibri" w:eastAsia="Times New Roman" w:hAnsi="Calibri" w:cs="Calibri"/>
                  <w:color w:val="000000"/>
                  <w:sz w:val="16"/>
                  <w:szCs w:val="16"/>
                  <w:rPrChange w:id="1799"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1800"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555D1F16" w14:textId="77777777" w:rsidR="0029053D" w:rsidRPr="0029053D" w:rsidRDefault="0029053D" w:rsidP="000206F9">
            <w:pPr>
              <w:spacing w:before="0" w:after="0" w:line="240" w:lineRule="auto"/>
              <w:jc w:val="center"/>
              <w:rPr>
                <w:ins w:id="1801" w:author="Roop Yekollu" w:date="2017-02-23T16:27:00Z"/>
                <w:rFonts w:ascii="Calibri" w:eastAsia="Times New Roman" w:hAnsi="Calibri" w:cs="Calibri"/>
                <w:color w:val="000000"/>
                <w:sz w:val="16"/>
                <w:szCs w:val="16"/>
                <w:rPrChange w:id="1802" w:author="Michael Petite" w:date="2017-02-23T17:59:00Z">
                  <w:rPr>
                    <w:ins w:id="1803" w:author="Roop Yekollu" w:date="2017-02-23T16:27:00Z"/>
                    <w:rFonts w:ascii="Calibri" w:eastAsia="Times New Roman" w:hAnsi="Calibri" w:cs="Calibri"/>
                    <w:color w:val="000000"/>
                    <w:sz w:val="18"/>
                    <w:szCs w:val="18"/>
                  </w:rPr>
                </w:rPrChange>
              </w:rPr>
            </w:pPr>
            <w:ins w:id="1804" w:author="Roop Yekollu" w:date="2017-02-23T16:27:00Z">
              <w:r w:rsidRPr="0029053D">
                <w:rPr>
                  <w:rFonts w:ascii="Calibri" w:eastAsia="Times New Roman" w:hAnsi="Calibri" w:cs="Calibri"/>
                  <w:color w:val="000000"/>
                  <w:sz w:val="16"/>
                  <w:szCs w:val="16"/>
                  <w:rPrChange w:id="1805"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806"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707E77AA" w14:textId="77777777" w:rsidR="0029053D" w:rsidRPr="0029053D" w:rsidRDefault="0029053D" w:rsidP="000206F9">
            <w:pPr>
              <w:spacing w:before="0" w:after="0" w:line="240" w:lineRule="auto"/>
              <w:jc w:val="center"/>
              <w:rPr>
                <w:ins w:id="1807" w:author="Roop Yekollu" w:date="2017-02-23T16:27:00Z"/>
                <w:rFonts w:ascii="Calibri" w:eastAsia="Times New Roman" w:hAnsi="Calibri" w:cs="Calibri"/>
                <w:color w:val="000000"/>
                <w:sz w:val="16"/>
                <w:szCs w:val="16"/>
                <w:rPrChange w:id="1808" w:author="Michael Petite" w:date="2017-02-23T17:59:00Z">
                  <w:rPr>
                    <w:ins w:id="1809" w:author="Roop Yekollu" w:date="2017-02-23T16:27:00Z"/>
                    <w:rFonts w:ascii="Calibri" w:eastAsia="Times New Roman" w:hAnsi="Calibri" w:cs="Calibri"/>
                    <w:color w:val="000000"/>
                    <w:sz w:val="18"/>
                    <w:szCs w:val="18"/>
                  </w:rPr>
                </w:rPrChange>
              </w:rPr>
            </w:pPr>
            <w:ins w:id="1810" w:author="Roop Yekollu" w:date="2017-02-23T16:27:00Z">
              <w:r w:rsidRPr="0029053D">
                <w:rPr>
                  <w:rFonts w:ascii="Calibri" w:eastAsia="Times New Roman" w:hAnsi="Calibri" w:cs="Calibri"/>
                  <w:color w:val="000000"/>
                  <w:sz w:val="16"/>
                  <w:szCs w:val="16"/>
                  <w:rPrChange w:id="1811"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1812"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26DB0377" w14:textId="77777777" w:rsidR="0029053D" w:rsidRPr="0029053D" w:rsidRDefault="0029053D" w:rsidP="000206F9">
            <w:pPr>
              <w:spacing w:before="0" w:after="0" w:line="240" w:lineRule="auto"/>
              <w:jc w:val="center"/>
              <w:rPr>
                <w:ins w:id="1813" w:author="Roop Yekollu" w:date="2017-02-23T16:27:00Z"/>
                <w:rFonts w:ascii="Calibri" w:eastAsia="Times New Roman" w:hAnsi="Calibri" w:cs="Calibri"/>
                <w:color w:val="000000"/>
                <w:sz w:val="16"/>
                <w:szCs w:val="16"/>
                <w:rPrChange w:id="1814" w:author="Michael Petite" w:date="2017-02-23T17:59:00Z">
                  <w:rPr>
                    <w:ins w:id="1815" w:author="Roop Yekollu" w:date="2017-02-23T16:27:00Z"/>
                    <w:rFonts w:ascii="Calibri" w:eastAsia="Times New Roman" w:hAnsi="Calibri" w:cs="Calibri"/>
                    <w:color w:val="000000"/>
                    <w:sz w:val="18"/>
                    <w:szCs w:val="18"/>
                  </w:rPr>
                </w:rPrChange>
              </w:rPr>
            </w:pPr>
            <w:ins w:id="1816" w:author="Roop Yekollu" w:date="2017-02-23T16:27:00Z">
              <w:r w:rsidRPr="0029053D">
                <w:rPr>
                  <w:rFonts w:ascii="Calibri" w:eastAsia="Times New Roman" w:hAnsi="Calibri" w:cs="Calibri"/>
                  <w:color w:val="000000"/>
                  <w:sz w:val="16"/>
                  <w:szCs w:val="16"/>
                  <w:rPrChange w:id="1817"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1818"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3B20B7E9" w14:textId="77777777" w:rsidR="0029053D" w:rsidRPr="0029053D" w:rsidRDefault="0029053D" w:rsidP="000206F9">
            <w:pPr>
              <w:spacing w:before="0" w:after="0" w:line="240" w:lineRule="auto"/>
              <w:jc w:val="center"/>
              <w:rPr>
                <w:ins w:id="1819" w:author="Roop Yekollu" w:date="2017-02-23T16:27:00Z"/>
                <w:rFonts w:ascii="Calibri" w:eastAsia="Times New Roman" w:hAnsi="Calibri" w:cs="Calibri"/>
                <w:color w:val="000000"/>
                <w:sz w:val="16"/>
                <w:szCs w:val="16"/>
                <w:rPrChange w:id="1820" w:author="Michael Petite" w:date="2017-02-23T17:59:00Z">
                  <w:rPr>
                    <w:ins w:id="1821" w:author="Roop Yekollu" w:date="2017-02-23T16:27:00Z"/>
                    <w:rFonts w:ascii="Calibri" w:eastAsia="Times New Roman" w:hAnsi="Calibri" w:cs="Calibri"/>
                    <w:color w:val="000000"/>
                    <w:sz w:val="18"/>
                    <w:szCs w:val="18"/>
                  </w:rPr>
                </w:rPrChange>
              </w:rPr>
            </w:pPr>
            <w:ins w:id="1822" w:author="Roop Yekollu" w:date="2017-02-23T16:27:00Z">
              <w:r w:rsidRPr="0029053D">
                <w:rPr>
                  <w:rFonts w:ascii="Calibri" w:eastAsia="Times New Roman" w:hAnsi="Calibri" w:cs="Calibri"/>
                  <w:color w:val="000000"/>
                  <w:sz w:val="16"/>
                  <w:szCs w:val="16"/>
                  <w:rPrChange w:id="1823"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000000" w:fill="9BC2E6"/>
            <w:vAlign w:val="center"/>
            <w:hideMark/>
            <w:tcPrChange w:id="1824" w:author="Michael Petite" w:date="2017-02-23T18:06:00Z">
              <w:tcPr>
                <w:tcW w:w="360" w:type="dxa"/>
                <w:tcBorders>
                  <w:top w:val="nil"/>
                  <w:left w:val="nil"/>
                  <w:bottom w:val="single" w:sz="4" w:space="0" w:color="auto"/>
                  <w:right w:val="single" w:sz="4" w:space="0" w:color="auto"/>
                </w:tcBorders>
                <w:shd w:val="clear" w:color="000000" w:fill="9BC2E6"/>
                <w:vAlign w:val="center"/>
                <w:hideMark/>
              </w:tcPr>
            </w:tcPrChange>
          </w:tcPr>
          <w:p w14:paraId="713C2AA7" w14:textId="77777777" w:rsidR="0029053D" w:rsidRPr="0029053D" w:rsidRDefault="0029053D" w:rsidP="000206F9">
            <w:pPr>
              <w:spacing w:before="0" w:after="0" w:line="240" w:lineRule="auto"/>
              <w:jc w:val="center"/>
              <w:rPr>
                <w:ins w:id="1825" w:author="Roop Yekollu" w:date="2017-02-23T16:27:00Z"/>
                <w:rFonts w:ascii="Calibri" w:eastAsia="Times New Roman" w:hAnsi="Calibri" w:cs="Calibri"/>
                <w:color w:val="000000"/>
                <w:sz w:val="16"/>
                <w:szCs w:val="16"/>
                <w:rPrChange w:id="1826" w:author="Michael Petite" w:date="2017-02-23T17:59:00Z">
                  <w:rPr>
                    <w:ins w:id="1827" w:author="Roop Yekollu" w:date="2017-02-23T16:27:00Z"/>
                    <w:rFonts w:ascii="Calibri" w:eastAsia="Times New Roman" w:hAnsi="Calibri" w:cs="Calibri"/>
                    <w:color w:val="000000"/>
                    <w:sz w:val="18"/>
                    <w:szCs w:val="18"/>
                  </w:rPr>
                </w:rPrChange>
              </w:rPr>
            </w:pPr>
            <w:ins w:id="1828" w:author="Roop Yekollu" w:date="2017-02-23T16:27:00Z">
              <w:r w:rsidRPr="0029053D">
                <w:rPr>
                  <w:rFonts w:ascii="Calibri" w:eastAsia="Times New Roman" w:hAnsi="Calibri" w:cs="Calibri"/>
                  <w:color w:val="000000"/>
                  <w:sz w:val="16"/>
                  <w:szCs w:val="16"/>
                  <w:rPrChange w:id="1829" w:author="Michael Petite" w:date="2017-02-23T17:59:00Z">
                    <w:rPr>
                      <w:rFonts w:ascii="Calibri" w:eastAsia="Times New Roman" w:hAnsi="Calibri" w:cs="Calibri"/>
                      <w:color w:val="000000"/>
                      <w:sz w:val="18"/>
                      <w:szCs w:val="18"/>
                    </w:rPr>
                  </w:rPrChange>
                </w:rPr>
                <w:t>x</w:t>
              </w:r>
            </w:ins>
          </w:p>
        </w:tc>
        <w:tc>
          <w:tcPr>
            <w:tcW w:w="810" w:type="dxa"/>
            <w:tcBorders>
              <w:top w:val="nil"/>
              <w:left w:val="nil"/>
              <w:bottom w:val="single" w:sz="4" w:space="0" w:color="auto"/>
              <w:right w:val="single" w:sz="4" w:space="0" w:color="auto"/>
            </w:tcBorders>
            <w:shd w:val="clear" w:color="000000" w:fill="9BC2E6"/>
            <w:vAlign w:val="center"/>
            <w:hideMark/>
            <w:tcPrChange w:id="1830"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2C3D2DAC" w14:textId="77777777" w:rsidR="0029053D" w:rsidRPr="0029053D" w:rsidRDefault="0029053D" w:rsidP="000206F9">
            <w:pPr>
              <w:spacing w:before="0" w:after="0" w:line="240" w:lineRule="auto"/>
              <w:jc w:val="center"/>
              <w:rPr>
                <w:ins w:id="1831" w:author="Roop Yekollu" w:date="2017-02-23T16:27:00Z"/>
                <w:rFonts w:ascii="Calibri" w:eastAsia="Times New Roman" w:hAnsi="Calibri" w:cs="Calibri"/>
                <w:color w:val="000000"/>
                <w:sz w:val="16"/>
                <w:szCs w:val="16"/>
                <w:rPrChange w:id="1832" w:author="Michael Petite" w:date="2017-02-23T17:59:00Z">
                  <w:rPr>
                    <w:ins w:id="1833" w:author="Roop Yekollu" w:date="2017-02-23T16:27:00Z"/>
                    <w:rFonts w:ascii="Calibri" w:eastAsia="Times New Roman" w:hAnsi="Calibri" w:cs="Calibri"/>
                    <w:color w:val="000000"/>
                    <w:sz w:val="18"/>
                    <w:szCs w:val="18"/>
                  </w:rPr>
                </w:rPrChange>
              </w:rPr>
            </w:pPr>
            <w:ins w:id="1834" w:author="Roop Yekollu" w:date="2017-02-23T16:27:00Z">
              <w:r w:rsidRPr="0029053D">
                <w:rPr>
                  <w:rFonts w:ascii="Calibri" w:eastAsia="Times New Roman" w:hAnsi="Calibri" w:cs="Calibri"/>
                  <w:color w:val="000000"/>
                  <w:sz w:val="16"/>
                  <w:szCs w:val="16"/>
                  <w:rPrChange w:id="1835"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1836"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420DF3A1" w14:textId="77777777" w:rsidR="0029053D" w:rsidRPr="0029053D" w:rsidRDefault="0029053D" w:rsidP="000206F9">
            <w:pPr>
              <w:spacing w:before="0" w:after="0" w:line="240" w:lineRule="auto"/>
              <w:jc w:val="center"/>
              <w:rPr>
                <w:ins w:id="1837" w:author="Roop Yekollu" w:date="2017-02-23T16:27:00Z"/>
                <w:rFonts w:ascii="Calibri" w:eastAsia="Times New Roman" w:hAnsi="Calibri" w:cs="Calibri"/>
                <w:color w:val="000000"/>
                <w:sz w:val="16"/>
                <w:szCs w:val="16"/>
                <w:rPrChange w:id="1838" w:author="Michael Petite" w:date="2017-02-23T17:59:00Z">
                  <w:rPr>
                    <w:ins w:id="1839" w:author="Roop Yekollu" w:date="2017-02-23T16:27:00Z"/>
                    <w:rFonts w:ascii="Calibri" w:eastAsia="Times New Roman" w:hAnsi="Calibri" w:cs="Calibri"/>
                    <w:color w:val="000000"/>
                    <w:sz w:val="18"/>
                    <w:szCs w:val="18"/>
                  </w:rPr>
                </w:rPrChange>
              </w:rPr>
            </w:pPr>
            <w:ins w:id="1840" w:author="Roop Yekollu" w:date="2017-02-23T16:27:00Z">
              <w:r w:rsidRPr="0029053D">
                <w:rPr>
                  <w:rFonts w:ascii="Calibri" w:eastAsia="Times New Roman" w:hAnsi="Calibri" w:cs="Calibri"/>
                  <w:color w:val="000000"/>
                  <w:sz w:val="16"/>
                  <w:szCs w:val="16"/>
                  <w:rPrChange w:id="1841"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1842"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2C4840A8" w14:textId="77777777" w:rsidR="0029053D" w:rsidRPr="0029053D" w:rsidRDefault="0029053D" w:rsidP="000206F9">
            <w:pPr>
              <w:spacing w:before="0" w:after="0" w:line="240" w:lineRule="auto"/>
              <w:jc w:val="center"/>
              <w:rPr>
                <w:ins w:id="1843" w:author="Roop Yekollu" w:date="2017-02-23T16:27:00Z"/>
                <w:rFonts w:ascii="Calibri" w:eastAsia="Times New Roman" w:hAnsi="Calibri" w:cs="Calibri"/>
                <w:color w:val="000000"/>
                <w:sz w:val="16"/>
                <w:szCs w:val="16"/>
                <w:rPrChange w:id="1844" w:author="Michael Petite" w:date="2017-02-23T17:59:00Z">
                  <w:rPr>
                    <w:ins w:id="1845" w:author="Roop Yekollu" w:date="2017-02-23T16:27:00Z"/>
                    <w:rFonts w:ascii="Calibri" w:eastAsia="Times New Roman" w:hAnsi="Calibri" w:cs="Calibri"/>
                    <w:color w:val="000000"/>
                    <w:sz w:val="18"/>
                    <w:szCs w:val="18"/>
                  </w:rPr>
                </w:rPrChange>
              </w:rPr>
            </w:pPr>
            <w:ins w:id="1846" w:author="Roop Yekollu" w:date="2017-02-23T16:27:00Z">
              <w:r w:rsidRPr="0029053D">
                <w:rPr>
                  <w:rFonts w:ascii="Calibri" w:eastAsia="Times New Roman" w:hAnsi="Calibri" w:cs="Calibri"/>
                  <w:color w:val="000000"/>
                  <w:sz w:val="16"/>
                  <w:szCs w:val="16"/>
                  <w:rPrChange w:id="1847"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1848"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73FD22CF" w14:textId="77777777" w:rsidR="0029053D" w:rsidRPr="0029053D" w:rsidRDefault="0029053D" w:rsidP="000206F9">
            <w:pPr>
              <w:spacing w:before="0" w:after="0" w:line="240" w:lineRule="auto"/>
              <w:jc w:val="center"/>
              <w:rPr>
                <w:ins w:id="1849" w:author="Roop Yekollu" w:date="2017-02-23T16:27:00Z"/>
                <w:rFonts w:ascii="Calibri" w:eastAsia="Times New Roman" w:hAnsi="Calibri" w:cs="Calibri"/>
                <w:color w:val="000000"/>
                <w:sz w:val="16"/>
                <w:szCs w:val="16"/>
                <w:rPrChange w:id="1850" w:author="Michael Petite" w:date="2017-02-23T17:59:00Z">
                  <w:rPr>
                    <w:ins w:id="1851" w:author="Roop Yekollu" w:date="2017-02-23T16:27:00Z"/>
                    <w:rFonts w:ascii="Calibri" w:eastAsia="Times New Roman" w:hAnsi="Calibri" w:cs="Calibri"/>
                    <w:color w:val="000000"/>
                    <w:sz w:val="18"/>
                    <w:szCs w:val="18"/>
                  </w:rPr>
                </w:rPrChange>
              </w:rPr>
            </w:pPr>
            <w:ins w:id="1852" w:author="Roop Yekollu" w:date="2017-02-23T16:27:00Z">
              <w:r w:rsidRPr="0029053D">
                <w:rPr>
                  <w:rFonts w:ascii="Calibri" w:eastAsia="Times New Roman" w:hAnsi="Calibri" w:cs="Calibri"/>
                  <w:color w:val="000000"/>
                  <w:sz w:val="16"/>
                  <w:szCs w:val="16"/>
                  <w:rPrChange w:id="1853"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854"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512D506A" w14:textId="77777777" w:rsidR="0029053D" w:rsidRPr="0029053D" w:rsidRDefault="0029053D" w:rsidP="000206F9">
            <w:pPr>
              <w:spacing w:before="0" w:after="0" w:line="240" w:lineRule="auto"/>
              <w:jc w:val="center"/>
              <w:rPr>
                <w:ins w:id="1855" w:author="Roop Yekollu" w:date="2017-02-23T16:27:00Z"/>
                <w:rFonts w:ascii="Calibri" w:eastAsia="Times New Roman" w:hAnsi="Calibri" w:cs="Calibri"/>
                <w:color w:val="000000"/>
                <w:sz w:val="16"/>
                <w:szCs w:val="16"/>
                <w:rPrChange w:id="1856" w:author="Michael Petite" w:date="2017-02-23T17:59:00Z">
                  <w:rPr>
                    <w:ins w:id="1857" w:author="Roop Yekollu" w:date="2017-02-23T16:27:00Z"/>
                    <w:rFonts w:ascii="Calibri" w:eastAsia="Times New Roman" w:hAnsi="Calibri" w:cs="Calibri"/>
                    <w:color w:val="000000"/>
                    <w:sz w:val="18"/>
                    <w:szCs w:val="18"/>
                  </w:rPr>
                </w:rPrChange>
              </w:rPr>
            </w:pPr>
            <w:ins w:id="1858" w:author="Roop Yekollu" w:date="2017-02-23T16:27:00Z">
              <w:r w:rsidRPr="0029053D">
                <w:rPr>
                  <w:rFonts w:ascii="Calibri" w:eastAsia="Times New Roman" w:hAnsi="Calibri" w:cs="Calibri"/>
                  <w:color w:val="000000"/>
                  <w:sz w:val="16"/>
                  <w:szCs w:val="16"/>
                  <w:rPrChange w:id="1859"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1860"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5272DE07" w14:textId="77777777" w:rsidR="0029053D" w:rsidRPr="0029053D" w:rsidRDefault="0029053D" w:rsidP="000206F9">
            <w:pPr>
              <w:spacing w:before="0" w:after="0" w:line="240" w:lineRule="auto"/>
              <w:rPr>
                <w:ins w:id="1861" w:author="Roop Yekollu" w:date="2017-02-23T16:27:00Z"/>
                <w:rFonts w:ascii="Calibri" w:eastAsia="Times New Roman" w:hAnsi="Calibri" w:cs="Calibri"/>
                <w:color w:val="000000"/>
                <w:sz w:val="16"/>
                <w:szCs w:val="16"/>
                <w:rPrChange w:id="1862" w:author="Michael Petite" w:date="2017-02-23T17:59:00Z">
                  <w:rPr>
                    <w:ins w:id="1863" w:author="Roop Yekollu" w:date="2017-02-23T16:27:00Z"/>
                    <w:rFonts w:ascii="Calibri" w:eastAsia="Times New Roman" w:hAnsi="Calibri" w:cs="Calibri"/>
                    <w:color w:val="000000"/>
                    <w:sz w:val="18"/>
                    <w:szCs w:val="18"/>
                  </w:rPr>
                </w:rPrChange>
              </w:rPr>
            </w:pPr>
            <w:ins w:id="1864" w:author="Roop Yekollu" w:date="2017-02-23T16:27:00Z">
              <w:r w:rsidRPr="0029053D">
                <w:rPr>
                  <w:rFonts w:ascii="Calibri" w:eastAsia="Times New Roman" w:hAnsi="Calibri" w:cs="Calibri"/>
                  <w:color w:val="000000"/>
                  <w:sz w:val="16"/>
                  <w:szCs w:val="16"/>
                  <w:rPrChange w:id="1865" w:author="Michael Petite" w:date="2017-02-23T17:59:00Z">
                    <w:rPr>
                      <w:rFonts w:ascii="Calibri" w:eastAsia="Times New Roman" w:hAnsi="Calibri" w:cs="Calibri"/>
                      <w:color w:val="000000"/>
                      <w:sz w:val="18"/>
                      <w:szCs w:val="18"/>
                    </w:rPr>
                  </w:rPrChange>
                </w:rPr>
                <w:t> </w:t>
              </w:r>
            </w:ins>
          </w:p>
        </w:tc>
      </w:tr>
      <w:tr w:rsidR="002D581C" w:rsidRPr="0029053D" w14:paraId="3B0C1792" w14:textId="77777777" w:rsidTr="002D581C">
        <w:trPr>
          <w:trHeight w:val="580"/>
          <w:ins w:id="1866" w:author="Roop Yekollu" w:date="2017-02-23T16:27:00Z"/>
          <w:trPrChange w:id="1867" w:author="Michael Petite" w:date="2017-02-23T18:06:00Z">
            <w:trPr>
              <w:trHeight w:val="58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1868"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2F2551F3" w14:textId="77777777" w:rsidR="0029053D" w:rsidRPr="0029053D" w:rsidRDefault="0029053D" w:rsidP="000206F9">
            <w:pPr>
              <w:spacing w:before="0" w:after="0" w:line="240" w:lineRule="auto"/>
              <w:rPr>
                <w:ins w:id="1869" w:author="Roop Yekollu" w:date="2017-02-23T16:27:00Z"/>
                <w:rFonts w:ascii="Calibri" w:eastAsia="Times New Roman" w:hAnsi="Calibri" w:cs="Calibri"/>
                <w:sz w:val="16"/>
                <w:szCs w:val="16"/>
                <w:rPrChange w:id="1870" w:author="Michael Petite" w:date="2017-02-23T17:59:00Z">
                  <w:rPr>
                    <w:ins w:id="1871" w:author="Roop Yekollu" w:date="2017-02-23T16:27:00Z"/>
                    <w:rFonts w:ascii="Calibri" w:eastAsia="Times New Roman" w:hAnsi="Calibri" w:cs="Calibri"/>
                    <w:sz w:val="22"/>
                    <w:szCs w:val="22"/>
                  </w:rPr>
                </w:rPrChange>
              </w:rPr>
            </w:pPr>
            <w:ins w:id="1872" w:author="Roop Yekollu" w:date="2017-02-23T16:27:00Z">
              <w:r w:rsidRPr="0029053D">
                <w:rPr>
                  <w:rFonts w:ascii="Calibri" w:eastAsia="Times New Roman" w:hAnsi="Calibri" w:cs="Calibri"/>
                  <w:sz w:val="16"/>
                  <w:szCs w:val="16"/>
                  <w:rPrChange w:id="1873" w:author="Michael Petite" w:date="2017-02-23T17:59:00Z">
                    <w:rPr>
                      <w:rFonts w:ascii="Calibri" w:eastAsia="Times New Roman" w:hAnsi="Calibri" w:cs="Calibri"/>
                      <w:sz w:val="22"/>
                      <w:szCs w:val="22"/>
                    </w:rPr>
                  </w:rPrChange>
                </w:rPr>
                <w:t>Teva Sponsored Research Activities</w:t>
              </w:r>
            </w:ins>
          </w:p>
        </w:tc>
        <w:tc>
          <w:tcPr>
            <w:tcW w:w="882" w:type="dxa"/>
            <w:tcBorders>
              <w:top w:val="nil"/>
              <w:left w:val="nil"/>
              <w:bottom w:val="single" w:sz="4" w:space="0" w:color="auto"/>
              <w:right w:val="single" w:sz="4" w:space="0" w:color="auto"/>
            </w:tcBorders>
            <w:shd w:val="clear" w:color="auto" w:fill="auto"/>
            <w:noWrap/>
            <w:vAlign w:val="bottom"/>
            <w:hideMark/>
            <w:tcPrChange w:id="1874"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45C5B131" w14:textId="77777777" w:rsidR="0029053D" w:rsidRPr="0029053D" w:rsidRDefault="0029053D" w:rsidP="000206F9">
            <w:pPr>
              <w:spacing w:before="0" w:after="0" w:line="240" w:lineRule="auto"/>
              <w:rPr>
                <w:ins w:id="1875" w:author="Roop Yekollu" w:date="2017-02-23T16:27:00Z"/>
                <w:rFonts w:ascii="Calibri" w:eastAsia="Times New Roman" w:hAnsi="Calibri" w:cs="Calibri"/>
                <w:color w:val="000000"/>
                <w:sz w:val="16"/>
                <w:szCs w:val="16"/>
                <w:rPrChange w:id="1876" w:author="Michael Petite" w:date="2017-02-23T17:59:00Z">
                  <w:rPr>
                    <w:ins w:id="1877" w:author="Roop Yekollu" w:date="2017-02-23T16:27:00Z"/>
                    <w:rFonts w:ascii="Calibri" w:eastAsia="Times New Roman" w:hAnsi="Calibri" w:cs="Calibri"/>
                    <w:color w:val="000000"/>
                    <w:sz w:val="22"/>
                    <w:szCs w:val="22"/>
                  </w:rPr>
                </w:rPrChange>
              </w:rPr>
            </w:pPr>
            <w:ins w:id="1878" w:author="Roop Yekollu" w:date="2017-02-23T16:27:00Z">
              <w:r w:rsidRPr="0029053D">
                <w:rPr>
                  <w:rFonts w:ascii="Calibri" w:eastAsia="Times New Roman" w:hAnsi="Calibri" w:cs="Calibri"/>
                  <w:color w:val="000000"/>
                  <w:sz w:val="16"/>
                  <w:szCs w:val="16"/>
                  <w:rPrChange w:id="1879" w:author="Michael Petite" w:date="2017-02-23T17:59:00Z">
                    <w:rPr>
                      <w:rFonts w:ascii="Calibri" w:eastAsia="Times New Roman" w:hAnsi="Calibri" w:cs="Calibri"/>
                      <w:color w:val="000000"/>
                      <w:sz w:val="22"/>
                      <w:szCs w:val="22"/>
                    </w:rPr>
                  </w:rPrChange>
                </w:rPr>
                <w:t>Consulting</w:t>
              </w:r>
            </w:ins>
          </w:p>
        </w:tc>
        <w:tc>
          <w:tcPr>
            <w:tcW w:w="720" w:type="dxa"/>
            <w:tcBorders>
              <w:top w:val="nil"/>
              <w:left w:val="nil"/>
              <w:bottom w:val="single" w:sz="4" w:space="0" w:color="auto"/>
              <w:right w:val="single" w:sz="4" w:space="0" w:color="auto"/>
            </w:tcBorders>
            <w:shd w:val="clear" w:color="000000" w:fill="9BC2E6"/>
            <w:vAlign w:val="center"/>
            <w:hideMark/>
            <w:tcPrChange w:id="1880"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4C2B7D71" w14:textId="77777777" w:rsidR="0029053D" w:rsidRPr="0029053D" w:rsidRDefault="0029053D" w:rsidP="000206F9">
            <w:pPr>
              <w:spacing w:before="0" w:after="0" w:line="240" w:lineRule="auto"/>
              <w:jc w:val="center"/>
              <w:rPr>
                <w:ins w:id="1881" w:author="Roop Yekollu" w:date="2017-02-23T16:27:00Z"/>
                <w:rFonts w:ascii="Calibri" w:eastAsia="Times New Roman" w:hAnsi="Calibri" w:cs="Calibri"/>
                <w:color w:val="000000"/>
                <w:sz w:val="16"/>
                <w:szCs w:val="16"/>
                <w:rPrChange w:id="1882" w:author="Michael Petite" w:date="2017-02-23T17:59:00Z">
                  <w:rPr>
                    <w:ins w:id="1883" w:author="Roop Yekollu" w:date="2017-02-23T16:27:00Z"/>
                    <w:rFonts w:ascii="Calibri" w:eastAsia="Times New Roman" w:hAnsi="Calibri" w:cs="Calibri"/>
                    <w:color w:val="000000"/>
                    <w:sz w:val="18"/>
                    <w:szCs w:val="18"/>
                  </w:rPr>
                </w:rPrChange>
              </w:rPr>
            </w:pPr>
            <w:ins w:id="1884" w:author="Roop Yekollu" w:date="2017-02-23T16:27:00Z">
              <w:r w:rsidRPr="0029053D">
                <w:rPr>
                  <w:rFonts w:ascii="Calibri" w:eastAsia="Times New Roman" w:hAnsi="Calibri" w:cs="Calibri"/>
                  <w:color w:val="000000"/>
                  <w:sz w:val="16"/>
                  <w:szCs w:val="16"/>
                  <w:rPrChange w:id="1885"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886"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3B782D52" w14:textId="77777777" w:rsidR="0029053D" w:rsidRPr="0029053D" w:rsidRDefault="0029053D" w:rsidP="000206F9">
            <w:pPr>
              <w:spacing w:before="0" w:after="0" w:line="240" w:lineRule="auto"/>
              <w:jc w:val="center"/>
              <w:rPr>
                <w:ins w:id="1887" w:author="Roop Yekollu" w:date="2017-02-23T16:27:00Z"/>
                <w:rFonts w:ascii="Calibri" w:eastAsia="Times New Roman" w:hAnsi="Calibri" w:cs="Calibri"/>
                <w:color w:val="000000"/>
                <w:sz w:val="16"/>
                <w:szCs w:val="16"/>
                <w:rPrChange w:id="1888" w:author="Michael Petite" w:date="2017-02-23T17:59:00Z">
                  <w:rPr>
                    <w:ins w:id="1889" w:author="Roop Yekollu" w:date="2017-02-23T16:27:00Z"/>
                    <w:rFonts w:ascii="Calibri" w:eastAsia="Times New Roman" w:hAnsi="Calibri" w:cs="Calibri"/>
                    <w:color w:val="000000"/>
                    <w:sz w:val="18"/>
                    <w:szCs w:val="18"/>
                  </w:rPr>
                </w:rPrChange>
              </w:rPr>
            </w:pPr>
            <w:ins w:id="1890" w:author="Roop Yekollu" w:date="2017-02-23T16:27:00Z">
              <w:r w:rsidRPr="0029053D">
                <w:rPr>
                  <w:rFonts w:ascii="Calibri" w:eastAsia="Times New Roman" w:hAnsi="Calibri" w:cs="Calibri"/>
                  <w:color w:val="000000"/>
                  <w:sz w:val="16"/>
                  <w:szCs w:val="16"/>
                  <w:rPrChange w:id="1891"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1892"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0C6F7164" w14:textId="77777777" w:rsidR="0029053D" w:rsidRPr="0029053D" w:rsidRDefault="0029053D" w:rsidP="000206F9">
            <w:pPr>
              <w:spacing w:before="0" w:after="0" w:line="240" w:lineRule="auto"/>
              <w:jc w:val="center"/>
              <w:rPr>
                <w:ins w:id="1893" w:author="Roop Yekollu" w:date="2017-02-23T16:27:00Z"/>
                <w:rFonts w:ascii="Calibri" w:eastAsia="Times New Roman" w:hAnsi="Calibri" w:cs="Calibri"/>
                <w:color w:val="000000"/>
                <w:sz w:val="16"/>
                <w:szCs w:val="16"/>
                <w:rPrChange w:id="1894" w:author="Michael Petite" w:date="2017-02-23T17:59:00Z">
                  <w:rPr>
                    <w:ins w:id="1895" w:author="Roop Yekollu" w:date="2017-02-23T16:27:00Z"/>
                    <w:rFonts w:ascii="Calibri" w:eastAsia="Times New Roman" w:hAnsi="Calibri" w:cs="Calibri"/>
                    <w:color w:val="000000"/>
                    <w:sz w:val="18"/>
                    <w:szCs w:val="18"/>
                  </w:rPr>
                </w:rPrChange>
              </w:rPr>
            </w:pPr>
            <w:ins w:id="1896" w:author="Roop Yekollu" w:date="2017-02-23T16:27:00Z">
              <w:r w:rsidRPr="0029053D">
                <w:rPr>
                  <w:rFonts w:ascii="Calibri" w:eastAsia="Times New Roman" w:hAnsi="Calibri" w:cs="Calibri"/>
                  <w:color w:val="000000"/>
                  <w:sz w:val="16"/>
                  <w:szCs w:val="16"/>
                  <w:rPrChange w:id="1897"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auto" w:fill="auto"/>
            <w:vAlign w:val="center"/>
            <w:hideMark/>
            <w:tcPrChange w:id="1898" w:author="Michael Petite" w:date="2017-02-23T18:06:00Z">
              <w:tcPr>
                <w:tcW w:w="630" w:type="dxa"/>
                <w:tcBorders>
                  <w:top w:val="nil"/>
                  <w:left w:val="nil"/>
                  <w:bottom w:val="single" w:sz="4" w:space="0" w:color="auto"/>
                  <w:right w:val="single" w:sz="4" w:space="0" w:color="auto"/>
                </w:tcBorders>
                <w:shd w:val="clear" w:color="auto" w:fill="auto"/>
                <w:vAlign w:val="center"/>
                <w:hideMark/>
              </w:tcPr>
            </w:tcPrChange>
          </w:tcPr>
          <w:p w14:paraId="2A5DD190" w14:textId="77777777" w:rsidR="0029053D" w:rsidRPr="0029053D" w:rsidRDefault="0029053D" w:rsidP="000206F9">
            <w:pPr>
              <w:spacing w:before="0" w:after="0" w:line="240" w:lineRule="auto"/>
              <w:jc w:val="center"/>
              <w:rPr>
                <w:ins w:id="1899" w:author="Roop Yekollu" w:date="2017-02-23T16:27:00Z"/>
                <w:rFonts w:ascii="Calibri" w:eastAsia="Times New Roman" w:hAnsi="Calibri" w:cs="Calibri"/>
                <w:color w:val="000000"/>
                <w:sz w:val="16"/>
                <w:szCs w:val="16"/>
                <w:rPrChange w:id="1900" w:author="Michael Petite" w:date="2017-02-23T17:59:00Z">
                  <w:rPr>
                    <w:ins w:id="1901" w:author="Roop Yekollu" w:date="2017-02-23T16:27:00Z"/>
                    <w:rFonts w:ascii="Calibri" w:eastAsia="Times New Roman" w:hAnsi="Calibri" w:cs="Calibri"/>
                    <w:color w:val="000000"/>
                    <w:sz w:val="18"/>
                    <w:szCs w:val="18"/>
                  </w:rPr>
                </w:rPrChange>
              </w:rPr>
            </w:pPr>
            <w:ins w:id="1902" w:author="Roop Yekollu" w:date="2017-02-23T16:27:00Z">
              <w:r w:rsidRPr="0029053D">
                <w:rPr>
                  <w:rFonts w:ascii="Calibri" w:eastAsia="Times New Roman" w:hAnsi="Calibri" w:cs="Calibri"/>
                  <w:color w:val="000000"/>
                  <w:sz w:val="16"/>
                  <w:szCs w:val="16"/>
                  <w:rPrChange w:id="1903" w:author="Michael Petite" w:date="2017-02-23T17:59:00Z">
                    <w:rPr>
                      <w:rFonts w:ascii="Calibri" w:eastAsia="Times New Roman" w:hAnsi="Calibri" w:cs="Calibri"/>
                      <w:color w:val="000000"/>
                      <w:sz w:val="18"/>
                      <w:szCs w:val="18"/>
                    </w:rPr>
                  </w:rPrChange>
                </w:rPr>
                <w:t> </w:t>
              </w:r>
            </w:ins>
          </w:p>
        </w:tc>
        <w:tc>
          <w:tcPr>
            <w:tcW w:w="720" w:type="dxa"/>
            <w:tcBorders>
              <w:top w:val="nil"/>
              <w:left w:val="nil"/>
              <w:bottom w:val="single" w:sz="4" w:space="0" w:color="auto"/>
              <w:right w:val="single" w:sz="4" w:space="0" w:color="auto"/>
            </w:tcBorders>
            <w:shd w:val="clear" w:color="auto" w:fill="auto"/>
            <w:vAlign w:val="center"/>
            <w:hideMark/>
            <w:tcPrChange w:id="1904" w:author="Michael Petite" w:date="2017-02-23T18:06:00Z">
              <w:tcPr>
                <w:tcW w:w="720" w:type="dxa"/>
                <w:tcBorders>
                  <w:top w:val="nil"/>
                  <w:left w:val="nil"/>
                  <w:bottom w:val="single" w:sz="4" w:space="0" w:color="auto"/>
                  <w:right w:val="single" w:sz="4" w:space="0" w:color="auto"/>
                </w:tcBorders>
                <w:shd w:val="clear" w:color="auto" w:fill="auto"/>
                <w:vAlign w:val="center"/>
                <w:hideMark/>
              </w:tcPr>
            </w:tcPrChange>
          </w:tcPr>
          <w:p w14:paraId="03B47455" w14:textId="77777777" w:rsidR="0029053D" w:rsidRPr="0029053D" w:rsidRDefault="0029053D" w:rsidP="000206F9">
            <w:pPr>
              <w:spacing w:before="0" w:after="0" w:line="240" w:lineRule="auto"/>
              <w:jc w:val="center"/>
              <w:rPr>
                <w:ins w:id="1905" w:author="Roop Yekollu" w:date="2017-02-23T16:27:00Z"/>
                <w:rFonts w:ascii="Calibri" w:eastAsia="Times New Roman" w:hAnsi="Calibri" w:cs="Calibri"/>
                <w:color w:val="000000"/>
                <w:sz w:val="16"/>
                <w:szCs w:val="16"/>
                <w:rPrChange w:id="1906" w:author="Michael Petite" w:date="2017-02-23T17:59:00Z">
                  <w:rPr>
                    <w:ins w:id="1907" w:author="Roop Yekollu" w:date="2017-02-23T16:27:00Z"/>
                    <w:rFonts w:ascii="Calibri" w:eastAsia="Times New Roman" w:hAnsi="Calibri" w:cs="Calibri"/>
                    <w:color w:val="000000"/>
                    <w:sz w:val="18"/>
                    <w:szCs w:val="18"/>
                  </w:rPr>
                </w:rPrChange>
              </w:rPr>
            </w:pPr>
            <w:ins w:id="1908" w:author="Roop Yekollu" w:date="2017-02-23T16:27:00Z">
              <w:r w:rsidRPr="0029053D">
                <w:rPr>
                  <w:rFonts w:ascii="Calibri" w:eastAsia="Times New Roman" w:hAnsi="Calibri" w:cs="Calibri"/>
                  <w:color w:val="000000"/>
                  <w:sz w:val="16"/>
                  <w:szCs w:val="16"/>
                  <w:rPrChange w:id="1909" w:author="Michael Petite" w:date="2017-02-23T17:59:00Z">
                    <w:rPr>
                      <w:rFonts w:ascii="Calibri" w:eastAsia="Times New Roman" w:hAnsi="Calibri" w:cs="Calibri"/>
                      <w:color w:val="000000"/>
                      <w:sz w:val="18"/>
                      <w:szCs w:val="18"/>
                    </w:rPr>
                  </w:rPrChange>
                </w:rPr>
                <w:t> </w:t>
              </w:r>
            </w:ins>
          </w:p>
        </w:tc>
        <w:tc>
          <w:tcPr>
            <w:tcW w:w="900" w:type="dxa"/>
            <w:tcBorders>
              <w:top w:val="nil"/>
              <w:left w:val="nil"/>
              <w:bottom w:val="single" w:sz="4" w:space="0" w:color="auto"/>
              <w:right w:val="single" w:sz="4" w:space="0" w:color="auto"/>
            </w:tcBorders>
            <w:shd w:val="clear" w:color="000000" w:fill="9BC2E6"/>
            <w:vAlign w:val="center"/>
            <w:hideMark/>
            <w:tcPrChange w:id="1910"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3CDFA3F1" w14:textId="77777777" w:rsidR="0029053D" w:rsidRPr="0029053D" w:rsidRDefault="0029053D" w:rsidP="000206F9">
            <w:pPr>
              <w:spacing w:before="0" w:after="0" w:line="240" w:lineRule="auto"/>
              <w:jc w:val="center"/>
              <w:rPr>
                <w:ins w:id="1911" w:author="Roop Yekollu" w:date="2017-02-23T16:27:00Z"/>
                <w:rFonts w:ascii="Calibri" w:eastAsia="Times New Roman" w:hAnsi="Calibri" w:cs="Calibri"/>
                <w:color w:val="000000"/>
                <w:sz w:val="16"/>
                <w:szCs w:val="16"/>
                <w:rPrChange w:id="1912" w:author="Michael Petite" w:date="2017-02-23T17:59:00Z">
                  <w:rPr>
                    <w:ins w:id="1913" w:author="Roop Yekollu" w:date="2017-02-23T16:27:00Z"/>
                    <w:rFonts w:ascii="Calibri" w:eastAsia="Times New Roman" w:hAnsi="Calibri" w:cs="Calibri"/>
                    <w:color w:val="000000"/>
                    <w:sz w:val="18"/>
                    <w:szCs w:val="18"/>
                  </w:rPr>
                </w:rPrChange>
              </w:rPr>
            </w:pPr>
            <w:ins w:id="1914" w:author="Roop Yekollu" w:date="2017-02-23T16:27:00Z">
              <w:r w:rsidRPr="0029053D">
                <w:rPr>
                  <w:rFonts w:ascii="Calibri" w:eastAsia="Times New Roman" w:hAnsi="Calibri" w:cs="Calibri"/>
                  <w:color w:val="000000"/>
                  <w:sz w:val="16"/>
                  <w:szCs w:val="16"/>
                  <w:rPrChange w:id="1915"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000000" w:fill="9BC2E6"/>
            <w:vAlign w:val="center"/>
            <w:hideMark/>
            <w:tcPrChange w:id="1916" w:author="Michael Petite" w:date="2017-02-23T18:06:00Z">
              <w:tcPr>
                <w:tcW w:w="360" w:type="dxa"/>
                <w:tcBorders>
                  <w:top w:val="nil"/>
                  <w:left w:val="nil"/>
                  <w:bottom w:val="single" w:sz="4" w:space="0" w:color="auto"/>
                  <w:right w:val="single" w:sz="4" w:space="0" w:color="auto"/>
                </w:tcBorders>
                <w:shd w:val="clear" w:color="000000" w:fill="9BC2E6"/>
                <w:vAlign w:val="center"/>
                <w:hideMark/>
              </w:tcPr>
            </w:tcPrChange>
          </w:tcPr>
          <w:p w14:paraId="6AA11DD4" w14:textId="77777777" w:rsidR="0029053D" w:rsidRPr="0029053D" w:rsidRDefault="0029053D" w:rsidP="000206F9">
            <w:pPr>
              <w:spacing w:before="0" w:after="0" w:line="240" w:lineRule="auto"/>
              <w:jc w:val="center"/>
              <w:rPr>
                <w:ins w:id="1917" w:author="Roop Yekollu" w:date="2017-02-23T16:27:00Z"/>
                <w:rFonts w:ascii="Calibri" w:eastAsia="Times New Roman" w:hAnsi="Calibri" w:cs="Calibri"/>
                <w:color w:val="000000"/>
                <w:sz w:val="16"/>
                <w:szCs w:val="16"/>
                <w:rPrChange w:id="1918" w:author="Michael Petite" w:date="2017-02-23T17:59:00Z">
                  <w:rPr>
                    <w:ins w:id="1919" w:author="Roop Yekollu" w:date="2017-02-23T16:27:00Z"/>
                    <w:rFonts w:ascii="Calibri" w:eastAsia="Times New Roman" w:hAnsi="Calibri" w:cs="Calibri"/>
                    <w:color w:val="000000"/>
                    <w:sz w:val="18"/>
                    <w:szCs w:val="18"/>
                  </w:rPr>
                </w:rPrChange>
              </w:rPr>
            </w:pPr>
            <w:ins w:id="1920" w:author="Roop Yekollu" w:date="2017-02-23T16:27:00Z">
              <w:r w:rsidRPr="0029053D">
                <w:rPr>
                  <w:rFonts w:ascii="Calibri" w:eastAsia="Times New Roman" w:hAnsi="Calibri" w:cs="Calibri"/>
                  <w:color w:val="000000"/>
                  <w:sz w:val="16"/>
                  <w:szCs w:val="16"/>
                  <w:rPrChange w:id="1921" w:author="Michael Petite" w:date="2017-02-23T17:59:00Z">
                    <w:rPr>
                      <w:rFonts w:ascii="Calibri" w:eastAsia="Times New Roman" w:hAnsi="Calibri" w:cs="Calibri"/>
                      <w:color w:val="000000"/>
                      <w:sz w:val="18"/>
                      <w:szCs w:val="18"/>
                    </w:rPr>
                  </w:rPrChange>
                </w:rPr>
                <w:t>x</w:t>
              </w:r>
            </w:ins>
          </w:p>
        </w:tc>
        <w:tc>
          <w:tcPr>
            <w:tcW w:w="810" w:type="dxa"/>
            <w:tcBorders>
              <w:top w:val="nil"/>
              <w:left w:val="nil"/>
              <w:bottom w:val="single" w:sz="4" w:space="0" w:color="auto"/>
              <w:right w:val="single" w:sz="4" w:space="0" w:color="auto"/>
            </w:tcBorders>
            <w:shd w:val="clear" w:color="000000" w:fill="9BC2E6"/>
            <w:vAlign w:val="center"/>
            <w:hideMark/>
            <w:tcPrChange w:id="1922"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42024095" w14:textId="77777777" w:rsidR="0029053D" w:rsidRPr="0029053D" w:rsidRDefault="0029053D" w:rsidP="000206F9">
            <w:pPr>
              <w:spacing w:before="0" w:after="0" w:line="240" w:lineRule="auto"/>
              <w:jc w:val="center"/>
              <w:rPr>
                <w:ins w:id="1923" w:author="Roop Yekollu" w:date="2017-02-23T16:27:00Z"/>
                <w:rFonts w:ascii="Calibri" w:eastAsia="Times New Roman" w:hAnsi="Calibri" w:cs="Calibri"/>
                <w:color w:val="000000"/>
                <w:sz w:val="16"/>
                <w:szCs w:val="16"/>
                <w:rPrChange w:id="1924" w:author="Michael Petite" w:date="2017-02-23T17:59:00Z">
                  <w:rPr>
                    <w:ins w:id="1925" w:author="Roop Yekollu" w:date="2017-02-23T16:27:00Z"/>
                    <w:rFonts w:ascii="Calibri" w:eastAsia="Times New Roman" w:hAnsi="Calibri" w:cs="Calibri"/>
                    <w:color w:val="000000"/>
                    <w:sz w:val="18"/>
                    <w:szCs w:val="18"/>
                  </w:rPr>
                </w:rPrChange>
              </w:rPr>
            </w:pPr>
            <w:ins w:id="1926" w:author="Roop Yekollu" w:date="2017-02-23T16:27:00Z">
              <w:r w:rsidRPr="0029053D">
                <w:rPr>
                  <w:rFonts w:ascii="Calibri" w:eastAsia="Times New Roman" w:hAnsi="Calibri" w:cs="Calibri"/>
                  <w:color w:val="000000"/>
                  <w:sz w:val="16"/>
                  <w:szCs w:val="16"/>
                  <w:rPrChange w:id="1927"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1928"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6B74638D" w14:textId="77777777" w:rsidR="0029053D" w:rsidRPr="0029053D" w:rsidRDefault="0029053D" w:rsidP="000206F9">
            <w:pPr>
              <w:spacing w:before="0" w:after="0" w:line="240" w:lineRule="auto"/>
              <w:jc w:val="center"/>
              <w:rPr>
                <w:ins w:id="1929" w:author="Roop Yekollu" w:date="2017-02-23T16:27:00Z"/>
                <w:rFonts w:ascii="Calibri" w:eastAsia="Times New Roman" w:hAnsi="Calibri" w:cs="Calibri"/>
                <w:color w:val="000000"/>
                <w:sz w:val="16"/>
                <w:szCs w:val="16"/>
                <w:rPrChange w:id="1930" w:author="Michael Petite" w:date="2017-02-23T17:59:00Z">
                  <w:rPr>
                    <w:ins w:id="1931" w:author="Roop Yekollu" w:date="2017-02-23T16:27:00Z"/>
                    <w:rFonts w:ascii="Calibri" w:eastAsia="Times New Roman" w:hAnsi="Calibri" w:cs="Calibri"/>
                    <w:color w:val="000000"/>
                    <w:sz w:val="18"/>
                    <w:szCs w:val="18"/>
                  </w:rPr>
                </w:rPrChange>
              </w:rPr>
            </w:pPr>
            <w:ins w:id="1932" w:author="Roop Yekollu" w:date="2017-02-23T16:27:00Z">
              <w:r w:rsidRPr="0029053D">
                <w:rPr>
                  <w:rFonts w:ascii="Calibri" w:eastAsia="Times New Roman" w:hAnsi="Calibri" w:cs="Calibri"/>
                  <w:color w:val="000000"/>
                  <w:sz w:val="16"/>
                  <w:szCs w:val="16"/>
                  <w:rPrChange w:id="1933"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1934"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6B1C06BD" w14:textId="77777777" w:rsidR="0029053D" w:rsidRPr="0029053D" w:rsidRDefault="0029053D" w:rsidP="000206F9">
            <w:pPr>
              <w:spacing w:before="0" w:after="0" w:line="240" w:lineRule="auto"/>
              <w:jc w:val="center"/>
              <w:rPr>
                <w:ins w:id="1935" w:author="Roop Yekollu" w:date="2017-02-23T16:27:00Z"/>
                <w:rFonts w:ascii="Calibri" w:eastAsia="Times New Roman" w:hAnsi="Calibri" w:cs="Calibri"/>
                <w:color w:val="000000"/>
                <w:sz w:val="16"/>
                <w:szCs w:val="16"/>
                <w:rPrChange w:id="1936" w:author="Michael Petite" w:date="2017-02-23T17:59:00Z">
                  <w:rPr>
                    <w:ins w:id="1937" w:author="Roop Yekollu" w:date="2017-02-23T16:27:00Z"/>
                    <w:rFonts w:ascii="Calibri" w:eastAsia="Times New Roman" w:hAnsi="Calibri" w:cs="Calibri"/>
                    <w:color w:val="000000"/>
                    <w:sz w:val="18"/>
                    <w:szCs w:val="18"/>
                  </w:rPr>
                </w:rPrChange>
              </w:rPr>
            </w:pPr>
            <w:ins w:id="1938" w:author="Roop Yekollu" w:date="2017-02-23T16:27:00Z">
              <w:r w:rsidRPr="0029053D">
                <w:rPr>
                  <w:rFonts w:ascii="Calibri" w:eastAsia="Times New Roman" w:hAnsi="Calibri" w:cs="Calibri"/>
                  <w:color w:val="000000"/>
                  <w:sz w:val="16"/>
                  <w:szCs w:val="16"/>
                  <w:rPrChange w:id="1939"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1940"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5E587534" w14:textId="77777777" w:rsidR="0029053D" w:rsidRPr="0029053D" w:rsidRDefault="0029053D" w:rsidP="000206F9">
            <w:pPr>
              <w:spacing w:before="0" w:after="0" w:line="240" w:lineRule="auto"/>
              <w:jc w:val="center"/>
              <w:rPr>
                <w:ins w:id="1941" w:author="Roop Yekollu" w:date="2017-02-23T16:27:00Z"/>
                <w:rFonts w:ascii="Calibri" w:eastAsia="Times New Roman" w:hAnsi="Calibri" w:cs="Calibri"/>
                <w:color w:val="000000"/>
                <w:sz w:val="16"/>
                <w:szCs w:val="16"/>
                <w:rPrChange w:id="1942" w:author="Michael Petite" w:date="2017-02-23T17:59:00Z">
                  <w:rPr>
                    <w:ins w:id="1943" w:author="Roop Yekollu" w:date="2017-02-23T16:27:00Z"/>
                    <w:rFonts w:ascii="Calibri" w:eastAsia="Times New Roman" w:hAnsi="Calibri" w:cs="Calibri"/>
                    <w:color w:val="000000"/>
                    <w:sz w:val="18"/>
                    <w:szCs w:val="18"/>
                  </w:rPr>
                </w:rPrChange>
              </w:rPr>
            </w:pPr>
            <w:ins w:id="1944" w:author="Roop Yekollu" w:date="2017-02-23T16:27:00Z">
              <w:r w:rsidRPr="0029053D">
                <w:rPr>
                  <w:rFonts w:ascii="Calibri" w:eastAsia="Times New Roman" w:hAnsi="Calibri" w:cs="Calibri"/>
                  <w:color w:val="000000"/>
                  <w:sz w:val="16"/>
                  <w:szCs w:val="16"/>
                  <w:rPrChange w:id="1945"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946"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029537A4" w14:textId="77777777" w:rsidR="0029053D" w:rsidRPr="0029053D" w:rsidRDefault="0029053D" w:rsidP="000206F9">
            <w:pPr>
              <w:spacing w:before="0" w:after="0" w:line="240" w:lineRule="auto"/>
              <w:jc w:val="center"/>
              <w:rPr>
                <w:ins w:id="1947" w:author="Roop Yekollu" w:date="2017-02-23T16:27:00Z"/>
                <w:rFonts w:ascii="Calibri" w:eastAsia="Times New Roman" w:hAnsi="Calibri" w:cs="Calibri"/>
                <w:color w:val="000000"/>
                <w:sz w:val="16"/>
                <w:szCs w:val="16"/>
                <w:rPrChange w:id="1948" w:author="Michael Petite" w:date="2017-02-23T17:59:00Z">
                  <w:rPr>
                    <w:ins w:id="1949" w:author="Roop Yekollu" w:date="2017-02-23T16:27:00Z"/>
                    <w:rFonts w:ascii="Calibri" w:eastAsia="Times New Roman" w:hAnsi="Calibri" w:cs="Calibri"/>
                    <w:color w:val="000000"/>
                    <w:sz w:val="18"/>
                    <w:szCs w:val="18"/>
                  </w:rPr>
                </w:rPrChange>
              </w:rPr>
            </w:pPr>
            <w:ins w:id="1950" w:author="Roop Yekollu" w:date="2017-02-23T16:27:00Z">
              <w:r w:rsidRPr="0029053D">
                <w:rPr>
                  <w:rFonts w:ascii="Calibri" w:eastAsia="Times New Roman" w:hAnsi="Calibri" w:cs="Calibri"/>
                  <w:color w:val="000000"/>
                  <w:sz w:val="16"/>
                  <w:szCs w:val="16"/>
                  <w:rPrChange w:id="1951"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1952"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318449B3" w14:textId="77777777" w:rsidR="0029053D" w:rsidRPr="0029053D" w:rsidRDefault="0029053D" w:rsidP="000206F9">
            <w:pPr>
              <w:spacing w:before="0" w:after="0" w:line="240" w:lineRule="auto"/>
              <w:rPr>
                <w:ins w:id="1953" w:author="Roop Yekollu" w:date="2017-02-23T16:27:00Z"/>
                <w:rFonts w:ascii="Calibri" w:eastAsia="Times New Roman" w:hAnsi="Calibri" w:cs="Calibri"/>
                <w:color w:val="000000"/>
                <w:sz w:val="16"/>
                <w:szCs w:val="16"/>
                <w:rPrChange w:id="1954" w:author="Michael Petite" w:date="2017-02-23T17:59:00Z">
                  <w:rPr>
                    <w:ins w:id="1955" w:author="Roop Yekollu" w:date="2017-02-23T16:27:00Z"/>
                    <w:rFonts w:ascii="Calibri" w:eastAsia="Times New Roman" w:hAnsi="Calibri" w:cs="Calibri"/>
                    <w:color w:val="000000"/>
                    <w:sz w:val="18"/>
                    <w:szCs w:val="18"/>
                  </w:rPr>
                </w:rPrChange>
              </w:rPr>
            </w:pPr>
            <w:ins w:id="1956" w:author="Roop Yekollu" w:date="2017-02-23T16:27:00Z">
              <w:r w:rsidRPr="0029053D">
                <w:rPr>
                  <w:rFonts w:ascii="Calibri" w:eastAsia="Times New Roman" w:hAnsi="Calibri" w:cs="Calibri"/>
                  <w:color w:val="000000"/>
                  <w:sz w:val="16"/>
                  <w:szCs w:val="16"/>
                  <w:rPrChange w:id="1957" w:author="Michael Petite" w:date="2017-02-23T17:59:00Z">
                    <w:rPr>
                      <w:rFonts w:ascii="Calibri" w:eastAsia="Times New Roman" w:hAnsi="Calibri" w:cs="Calibri"/>
                      <w:color w:val="000000"/>
                      <w:sz w:val="18"/>
                      <w:szCs w:val="18"/>
                    </w:rPr>
                  </w:rPrChange>
                </w:rPr>
                <w:t> </w:t>
              </w:r>
            </w:ins>
          </w:p>
        </w:tc>
      </w:tr>
      <w:tr w:rsidR="002D581C" w:rsidRPr="0029053D" w14:paraId="161AC39C" w14:textId="77777777" w:rsidTr="002D581C">
        <w:trPr>
          <w:trHeight w:val="290"/>
          <w:ins w:id="1958" w:author="Roop Yekollu" w:date="2017-02-23T16:27:00Z"/>
          <w:trPrChange w:id="1959" w:author="Michael Petite" w:date="2017-02-23T18:06:00Z">
            <w:trPr>
              <w:trHeight w:val="29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1960"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59F107B7" w14:textId="77777777" w:rsidR="0029053D" w:rsidRPr="0029053D" w:rsidRDefault="0029053D" w:rsidP="000206F9">
            <w:pPr>
              <w:spacing w:before="0" w:after="0" w:line="240" w:lineRule="auto"/>
              <w:rPr>
                <w:ins w:id="1961" w:author="Roop Yekollu" w:date="2017-02-23T16:27:00Z"/>
                <w:rFonts w:ascii="Calibri" w:eastAsia="Times New Roman" w:hAnsi="Calibri" w:cs="Calibri"/>
                <w:sz w:val="16"/>
                <w:szCs w:val="16"/>
                <w:rPrChange w:id="1962" w:author="Michael Petite" w:date="2017-02-23T17:59:00Z">
                  <w:rPr>
                    <w:ins w:id="1963" w:author="Roop Yekollu" w:date="2017-02-23T16:27:00Z"/>
                    <w:rFonts w:ascii="Calibri" w:eastAsia="Times New Roman" w:hAnsi="Calibri" w:cs="Calibri"/>
                    <w:sz w:val="22"/>
                    <w:szCs w:val="22"/>
                  </w:rPr>
                </w:rPrChange>
              </w:rPr>
            </w:pPr>
            <w:ins w:id="1964" w:author="Roop Yekollu" w:date="2017-02-23T16:27:00Z">
              <w:r w:rsidRPr="0029053D">
                <w:rPr>
                  <w:rFonts w:ascii="Calibri" w:eastAsia="Times New Roman" w:hAnsi="Calibri" w:cs="Calibri"/>
                  <w:sz w:val="16"/>
                  <w:szCs w:val="16"/>
                  <w:rPrChange w:id="1965" w:author="Michael Petite" w:date="2017-02-23T17:59:00Z">
                    <w:rPr>
                      <w:rFonts w:ascii="Calibri" w:eastAsia="Times New Roman" w:hAnsi="Calibri" w:cs="Calibri"/>
                      <w:sz w:val="22"/>
                      <w:szCs w:val="22"/>
                    </w:rPr>
                  </w:rPrChange>
                </w:rPr>
                <w:t>Market Research</w:t>
              </w:r>
            </w:ins>
          </w:p>
        </w:tc>
        <w:tc>
          <w:tcPr>
            <w:tcW w:w="882" w:type="dxa"/>
            <w:tcBorders>
              <w:top w:val="nil"/>
              <w:left w:val="nil"/>
              <w:bottom w:val="single" w:sz="4" w:space="0" w:color="auto"/>
              <w:right w:val="single" w:sz="4" w:space="0" w:color="auto"/>
            </w:tcBorders>
            <w:shd w:val="clear" w:color="auto" w:fill="auto"/>
            <w:noWrap/>
            <w:vAlign w:val="bottom"/>
            <w:hideMark/>
            <w:tcPrChange w:id="1966"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0EC1E2DB" w14:textId="77777777" w:rsidR="0029053D" w:rsidRPr="0029053D" w:rsidRDefault="0029053D" w:rsidP="000206F9">
            <w:pPr>
              <w:spacing w:before="0" w:after="0" w:line="240" w:lineRule="auto"/>
              <w:rPr>
                <w:ins w:id="1967" w:author="Roop Yekollu" w:date="2017-02-23T16:27:00Z"/>
                <w:rFonts w:ascii="Calibri" w:eastAsia="Times New Roman" w:hAnsi="Calibri" w:cs="Calibri"/>
                <w:color w:val="000000"/>
                <w:sz w:val="16"/>
                <w:szCs w:val="16"/>
                <w:rPrChange w:id="1968" w:author="Michael Petite" w:date="2017-02-23T17:59:00Z">
                  <w:rPr>
                    <w:ins w:id="1969" w:author="Roop Yekollu" w:date="2017-02-23T16:27:00Z"/>
                    <w:rFonts w:ascii="Calibri" w:eastAsia="Times New Roman" w:hAnsi="Calibri" w:cs="Calibri"/>
                    <w:color w:val="000000"/>
                    <w:sz w:val="22"/>
                    <w:szCs w:val="22"/>
                  </w:rPr>
                </w:rPrChange>
              </w:rPr>
            </w:pPr>
            <w:ins w:id="1970" w:author="Roop Yekollu" w:date="2017-02-23T16:27:00Z">
              <w:r w:rsidRPr="0029053D">
                <w:rPr>
                  <w:rFonts w:ascii="Calibri" w:eastAsia="Times New Roman" w:hAnsi="Calibri" w:cs="Calibri"/>
                  <w:color w:val="000000"/>
                  <w:sz w:val="16"/>
                  <w:szCs w:val="16"/>
                  <w:rPrChange w:id="1971" w:author="Michael Petite" w:date="2017-02-23T17:59:00Z">
                    <w:rPr>
                      <w:rFonts w:ascii="Calibri" w:eastAsia="Times New Roman" w:hAnsi="Calibri" w:cs="Calibri"/>
                      <w:color w:val="000000"/>
                      <w:sz w:val="22"/>
                      <w:szCs w:val="22"/>
                    </w:rPr>
                  </w:rPrChange>
                </w:rPr>
                <w:t>Consulting</w:t>
              </w:r>
            </w:ins>
          </w:p>
        </w:tc>
        <w:tc>
          <w:tcPr>
            <w:tcW w:w="720" w:type="dxa"/>
            <w:tcBorders>
              <w:top w:val="nil"/>
              <w:left w:val="nil"/>
              <w:bottom w:val="single" w:sz="4" w:space="0" w:color="auto"/>
              <w:right w:val="single" w:sz="4" w:space="0" w:color="auto"/>
            </w:tcBorders>
            <w:shd w:val="clear" w:color="000000" w:fill="9BC2E6"/>
            <w:vAlign w:val="center"/>
            <w:hideMark/>
            <w:tcPrChange w:id="1972"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3F28AA33" w14:textId="77777777" w:rsidR="0029053D" w:rsidRPr="0029053D" w:rsidRDefault="0029053D" w:rsidP="000206F9">
            <w:pPr>
              <w:spacing w:before="0" w:after="0" w:line="240" w:lineRule="auto"/>
              <w:jc w:val="center"/>
              <w:rPr>
                <w:ins w:id="1973" w:author="Roop Yekollu" w:date="2017-02-23T16:27:00Z"/>
                <w:rFonts w:ascii="Calibri" w:eastAsia="Times New Roman" w:hAnsi="Calibri" w:cs="Calibri"/>
                <w:color w:val="000000"/>
                <w:sz w:val="16"/>
                <w:szCs w:val="16"/>
                <w:rPrChange w:id="1974" w:author="Michael Petite" w:date="2017-02-23T17:59:00Z">
                  <w:rPr>
                    <w:ins w:id="1975" w:author="Roop Yekollu" w:date="2017-02-23T16:27:00Z"/>
                    <w:rFonts w:ascii="Calibri" w:eastAsia="Times New Roman" w:hAnsi="Calibri" w:cs="Calibri"/>
                    <w:color w:val="000000"/>
                    <w:sz w:val="18"/>
                    <w:szCs w:val="18"/>
                  </w:rPr>
                </w:rPrChange>
              </w:rPr>
            </w:pPr>
            <w:ins w:id="1976" w:author="Roop Yekollu" w:date="2017-02-23T16:27:00Z">
              <w:r w:rsidRPr="0029053D">
                <w:rPr>
                  <w:rFonts w:ascii="Calibri" w:eastAsia="Times New Roman" w:hAnsi="Calibri" w:cs="Calibri"/>
                  <w:color w:val="000000"/>
                  <w:sz w:val="16"/>
                  <w:szCs w:val="16"/>
                  <w:rPrChange w:id="1977"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1978"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16163AAD" w14:textId="77777777" w:rsidR="0029053D" w:rsidRPr="0029053D" w:rsidRDefault="0029053D" w:rsidP="000206F9">
            <w:pPr>
              <w:spacing w:before="0" w:after="0" w:line="240" w:lineRule="auto"/>
              <w:jc w:val="center"/>
              <w:rPr>
                <w:ins w:id="1979" w:author="Roop Yekollu" w:date="2017-02-23T16:27:00Z"/>
                <w:rFonts w:ascii="Calibri" w:eastAsia="Times New Roman" w:hAnsi="Calibri" w:cs="Calibri"/>
                <w:color w:val="000000"/>
                <w:sz w:val="16"/>
                <w:szCs w:val="16"/>
                <w:rPrChange w:id="1980" w:author="Michael Petite" w:date="2017-02-23T17:59:00Z">
                  <w:rPr>
                    <w:ins w:id="1981" w:author="Roop Yekollu" w:date="2017-02-23T16:27:00Z"/>
                    <w:rFonts w:ascii="Calibri" w:eastAsia="Times New Roman" w:hAnsi="Calibri" w:cs="Calibri"/>
                    <w:color w:val="000000"/>
                    <w:sz w:val="18"/>
                    <w:szCs w:val="18"/>
                  </w:rPr>
                </w:rPrChange>
              </w:rPr>
            </w:pPr>
            <w:ins w:id="1982" w:author="Roop Yekollu" w:date="2017-02-23T16:27:00Z">
              <w:r w:rsidRPr="0029053D">
                <w:rPr>
                  <w:rFonts w:ascii="Calibri" w:eastAsia="Times New Roman" w:hAnsi="Calibri" w:cs="Calibri"/>
                  <w:color w:val="000000"/>
                  <w:sz w:val="16"/>
                  <w:szCs w:val="16"/>
                  <w:rPrChange w:id="1983"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1984"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6DD5B1A6" w14:textId="77777777" w:rsidR="0029053D" w:rsidRPr="0029053D" w:rsidRDefault="0029053D" w:rsidP="000206F9">
            <w:pPr>
              <w:spacing w:before="0" w:after="0" w:line="240" w:lineRule="auto"/>
              <w:jc w:val="center"/>
              <w:rPr>
                <w:ins w:id="1985" w:author="Roop Yekollu" w:date="2017-02-23T16:27:00Z"/>
                <w:rFonts w:ascii="Calibri" w:eastAsia="Times New Roman" w:hAnsi="Calibri" w:cs="Calibri"/>
                <w:color w:val="000000"/>
                <w:sz w:val="16"/>
                <w:szCs w:val="16"/>
                <w:rPrChange w:id="1986" w:author="Michael Petite" w:date="2017-02-23T17:59:00Z">
                  <w:rPr>
                    <w:ins w:id="1987" w:author="Roop Yekollu" w:date="2017-02-23T16:27:00Z"/>
                    <w:rFonts w:ascii="Calibri" w:eastAsia="Times New Roman" w:hAnsi="Calibri" w:cs="Calibri"/>
                    <w:color w:val="000000"/>
                    <w:sz w:val="18"/>
                    <w:szCs w:val="18"/>
                  </w:rPr>
                </w:rPrChange>
              </w:rPr>
            </w:pPr>
            <w:ins w:id="1988" w:author="Roop Yekollu" w:date="2017-02-23T16:27:00Z">
              <w:r w:rsidRPr="0029053D">
                <w:rPr>
                  <w:rFonts w:ascii="Calibri" w:eastAsia="Times New Roman" w:hAnsi="Calibri" w:cs="Calibri"/>
                  <w:color w:val="000000"/>
                  <w:sz w:val="16"/>
                  <w:szCs w:val="16"/>
                  <w:rPrChange w:id="1989"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auto" w:fill="auto"/>
            <w:vAlign w:val="center"/>
            <w:hideMark/>
            <w:tcPrChange w:id="1990" w:author="Michael Petite" w:date="2017-02-23T18:06:00Z">
              <w:tcPr>
                <w:tcW w:w="630" w:type="dxa"/>
                <w:tcBorders>
                  <w:top w:val="nil"/>
                  <w:left w:val="nil"/>
                  <w:bottom w:val="single" w:sz="4" w:space="0" w:color="auto"/>
                  <w:right w:val="single" w:sz="4" w:space="0" w:color="auto"/>
                </w:tcBorders>
                <w:shd w:val="clear" w:color="auto" w:fill="auto"/>
                <w:vAlign w:val="center"/>
                <w:hideMark/>
              </w:tcPr>
            </w:tcPrChange>
          </w:tcPr>
          <w:p w14:paraId="3A0D0CFD" w14:textId="77777777" w:rsidR="0029053D" w:rsidRPr="0029053D" w:rsidRDefault="0029053D" w:rsidP="000206F9">
            <w:pPr>
              <w:spacing w:before="0" w:after="0" w:line="240" w:lineRule="auto"/>
              <w:jc w:val="center"/>
              <w:rPr>
                <w:ins w:id="1991" w:author="Roop Yekollu" w:date="2017-02-23T16:27:00Z"/>
                <w:rFonts w:ascii="Calibri" w:eastAsia="Times New Roman" w:hAnsi="Calibri" w:cs="Calibri"/>
                <w:color w:val="000000"/>
                <w:sz w:val="16"/>
                <w:szCs w:val="16"/>
                <w:rPrChange w:id="1992" w:author="Michael Petite" w:date="2017-02-23T17:59:00Z">
                  <w:rPr>
                    <w:ins w:id="1993" w:author="Roop Yekollu" w:date="2017-02-23T16:27:00Z"/>
                    <w:rFonts w:ascii="Calibri" w:eastAsia="Times New Roman" w:hAnsi="Calibri" w:cs="Calibri"/>
                    <w:color w:val="000000"/>
                    <w:sz w:val="18"/>
                    <w:szCs w:val="18"/>
                  </w:rPr>
                </w:rPrChange>
              </w:rPr>
            </w:pPr>
            <w:ins w:id="1994" w:author="Roop Yekollu" w:date="2017-02-23T16:27:00Z">
              <w:r w:rsidRPr="0029053D">
                <w:rPr>
                  <w:rFonts w:ascii="Calibri" w:eastAsia="Times New Roman" w:hAnsi="Calibri" w:cs="Calibri"/>
                  <w:color w:val="000000"/>
                  <w:sz w:val="16"/>
                  <w:szCs w:val="16"/>
                  <w:rPrChange w:id="1995" w:author="Michael Petite" w:date="2017-02-23T17:59:00Z">
                    <w:rPr>
                      <w:rFonts w:ascii="Calibri" w:eastAsia="Times New Roman" w:hAnsi="Calibri" w:cs="Calibri"/>
                      <w:color w:val="000000"/>
                      <w:sz w:val="18"/>
                      <w:szCs w:val="18"/>
                    </w:rPr>
                  </w:rPrChange>
                </w:rPr>
                <w:t> </w:t>
              </w:r>
            </w:ins>
          </w:p>
        </w:tc>
        <w:tc>
          <w:tcPr>
            <w:tcW w:w="720" w:type="dxa"/>
            <w:tcBorders>
              <w:top w:val="nil"/>
              <w:left w:val="nil"/>
              <w:bottom w:val="single" w:sz="4" w:space="0" w:color="auto"/>
              <w:right w:val="single" w:sz="4" w:space="0" w:color="auto"/>
            </w:tcBorders>
            <w:shd w:val="clear" w:color="auto" w:fill="auto"/>
            <w:vAlign w:val="center"/>
            <w:hideMark/>
            <w:tcPrChange w:id="1996" w:author="Michael Petite" w:date="2017-02-23T18:06:00Z">
              <w:tcPr>
                <w:tcW w:w="720" w:type="dxa"/>
                <w:tcBorders>
                  <w:top w:val="nil"/>
                  <w:left w:val="nil"/>
                  <w:bottom w:val="single" w:sz="4" w:space="0" w:color="auto"/>
                  <w:right w:val="single" w:sz="4" w:space="0" w:color="auto"/>
                </w:tcBorders>
                <w:shd w:val="clear" w:color="auto" w:fill="auto"/>
                <w:vAlign w:val="center"/>
                <w:hideMark/>
              </w:tcPr>
            </w:tcPrChange>
          </w:tcPr>
          <w:p w14:paraId="2F679D45" w14:textId="77777777" w:rsidR="0029053D" w:rsidRPr="0029053D" w:rsidRDefault="0029053D" w:rsidP="000206F9">
            <w:pPr>
              <w:spacing w:before="0" w:after="0" w:line="240" w:lineRule="auto"/>
              <w:jc w:val="center"/>
              <w:rPr>
                <w:ins w:id="1997" w:author="Roop Yekollu" w:date="2017-02-23T16:27:00Z"/>
                <w:rFonts w:ascii="Calibri" w:eastAsia="Times New Roman" w:hAnsi="Calibri" w:cs="Calibri"/>
                <w:color w:val="000000"/>
                <w:sz w:val="16"/>
                <w:szCs w:val="16"/>
                <w:rPrChange w:id="1998" w:author="Michael Petite" w:date="2017-02-23T17:59:00Z">
                  <w:rPr>
                    <w:ins w:id="1999" w:author="Roop Yekollu" w:date="2017-02-23T16:27:00Z"/>
                    <w:rFonts w:ascii="Calibri" w:eastAsia="Times New Roman" w:hAnsi="Calibri" w:cs="Calibri"/>
                    <w:color w:val="000000"/>
                    <w:sz w:val="18"/>
                    <w:szCs w:val="18"/>
                  </w:rPr>
                </w:rPrChange>
              </w:rPr>
            </w:pPr>
            <w:ins w:id="2000" w:author="Roop Yekollu" w:date="2017-02-23T16:27:00Z">
              <w:r w:rsidRPr="0029053D">
                <w:rPr>
                  <w:rFonts w:ascii="Calibri" w:eastAsia="Times New Roman" w:hAnsi="Calibri" w:cs="Calibri"/>
                  <w:color w:val="000000"/>
                  <w:sz w:val="16"/>
                  <w:szCs w:val="16"/>
                  <w:rPrChange w:id="2001" w:author="Michael Petite" w:date="2017-02-23T17:59:00Z">
                    <w:rPr>
                      <w:rFonts w:ascii="Calibri" w:eastAsia="Times New Roman" w:hAnsi="Calibri" w:cs="Calibri"/>
                      <w:color w:val="000000"/>
                      <w:sz w:val="18"/>
                      <w:szCs w:val="18"/>
                    </w:rPr>
                  </w:rPrChange>
                </w:rPr>
                <w:t> </w:t>
              </w:r>
            </w:ins>
          </w:p>
        </w:tc>
        <w:tc>
          <w:tcPr>
            <w:tcW w:w="900" w:type="dxa"/>
            <w:tcBorders>
              <w:top w:val="nil"/>
              <w:left w:val="nil"/>
              <w:bottom w:val="single" w:sz="4" w:space="0" w:color="auto"/>
              <w:right w:val="single" w:sz="4" w:space="0" w:color="auto"/>
            </w:tcBorders>
            <w:shd w:val="clear" w:color="000000" w:fill="9BC2E6"/>
            <w:vAlign w:val="center"/>
            <w:hideMark/>
            <w:tcPrChange w:id="2002"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35092108" w14:textId="77777777" w:rsidR="0029053D" w:rsidRPr="0029053D" w:rsidRDefault="0029053D" w:rsidP="000206F9">
            <w:pPr>
              <w:spacing w:before="0" w:after="0" w:line="240" w:lineRule="auto"/>
              <w:jc w:val="center"/>
              <w:rPr>
                <w:ins w:id="2003" w:author="Roop Yekollu" w:date="2017-02-23T16:27:00Z"/>
                <w:rFonts w:ascii="Calibri" w:eastAsia="Times New Roman" w:hAnsi="Calibri" w:cs="Calibri"/>
                <w:color w:val="000000"/>
                <w:sz w:val="16"/>
                <w:szCs w:val="16"/>
                <w:rPrChange w:id="2004" w:author="Michael Petite" w:date="2017-02-23T17:59:00Z">
                  <w:rPr>
                    <w:ins w:id="2005" w:author="Roop Yekollu" w:date="2017-02-23T16:27:00Z"/>
                    <w:rFonts w:ascii="Calibri" w:eastAsia="Times New Roman" w:hAnsi="Calibri" w:cs="Calibri"/>
                    <w:color w:val="000000"/>
                    <w:sz w:val="18"/>
                    <w:szCs w:val="18"/>
                  </w:rPr>
                </w:rPrChange>
              </w:rPr>
            </w:pPr>
            <w:ins w:id="2006" w:author="Roop Yekollu" w:date="2017-02-23T16:27:00Z">
              <w:r w:rsidRPr="0029053D">
                <w:rPr>
                  <w:rFonts w:ascii="Calibri" w:eastAsia="Times New Roman" w:hAnsi="Calibri" w:cs="Calibri"/>
                  <w:color w:val="000000"/>
                  <w:sz w:val="16"/>
                  <w:szCs w:val="16"/>
                  <w:rPrChange w:id="2007"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000000" w:fill="9BC2E6"/>
            <w:vAlign w:val="center"/>
            <w:hideMark/>
            <w:tcPrChange w:id="2008" w:author="Michael Petite" w:date="2017-02-23T18:06:00Z">
              <w:tcPr>
                <w:tcW w:w="360" w:type="dxa"/>
                <w:tcBorders>
                  <w:top w:val="nil"/>
                  <w:left w:val="nil"/>
                  <w:bottom w:val="single" w:sz="4" w:space="0" w:color="auto"/>
                  <w:right w:val="single" w:sz="4" w:space="0" w:color="auto"/>
                </w:tcBorders>
                <w:shd w:val="clear" w:color="000000" w:fill="9BC2E6"/>
                <w:vAlign w:val="center"/>
                <w:hideMark/>
              </w:tcPr>
            </w:tcPrChange>
          </w:tcPr>
          <w:p w14:paraId="3A44F5E4" w14:textId="77777777" w:rsidR="0029053D" w:rsidRPr="0029053D" w:rsidRDefault="0029053D" w:rsidP="000206F9">
            <w:pPr>
              <w:spacing w:before="0" w:after="0" w:line="240" w:lineRule="auto"/>
              <w:jc w:val="center"/>
              <w:rPr>
                <w:ins w:id="2009" w:author="Roop Yekollu" w:date="2017-02-23T16:27:00Z"/>
                <w:rFonts w:ascii="Calibri" w:eastAsia="Times New Roman" w:hAnsi="Calibri" w:cs="Calibri"/>
                <w:color w:val="000000"/>
                <w:sz w:val="16"/>
                <w:szCs w:val="16"/>
                <w:rPrChange w:id="2010" w:author="Michael Petite" w:date="2017-02-23T17:59:00Z">
                  <w:rPr>
                    <w:ins w:id="2011" w:author="Roop Yekollu" w:date="2017-02-23T16:27:00Z"/>
                    <w:rFonts w:ascii="Calibri" w:eastAsia="Times New Roman" w:hAnsi="Calibri" w:cs="Calibri"/>
                    <w:color w:val="000000"/>
                    <w:sz w:val="18"/>
                    <w:szCs w:val="18"/>
                  </w:rPr>
                </w:rPrChange>
              </w:rPr>
            </w:pPr>
            <w:ins w:id="2012" w:author="Roop Yekollu" w:date="2017-02-23T16:27:00Z">
              <w:r w:rsidRPr="0029053D">
                <w:rPr>
                  <w:rFonts w:ascii="Calibri" w:eastAsia="Times New Roman" w:hAnsi="Calibri" w:cs="Calibri"/>
                  <w:color w:val="000000"/>
                  <w:sz w:val="16"/>
                  <w:szCs w:val="16"/>
                  <w:rPrChange w:id="2013" w:author="Michael Petite" w:date="2017-02-23T17:59:00Z">
                    <w:rPr>
                      <w:rFonts w:ascii="Calibri" w:eastAsia="Times New Roman" w:hAnsi="Calibri" w:cs="Calibri"/>
                      <w:color w:val="000000"/>
                      <w:sz w:val="18"/>
                      <w:szCs w:val="18"/>
                    </w:rPr>
                  </w:rPrChange>
                </w:rPr>
                <w:t>x</w:t>
              </w:r>
            </w:ins>
          </w:p>
        </w:tc>
        <w:tc>
          <w:tcPr>
            <w:tcW w:w="810" w:type="dxa"/>
            <w:tcBorders>
              <w:top w:val="nil"/>
              <w:left w:val="nil"/>
              <w:bottom w:val="single" w:sz="4" w:space="0" w:color="auto"/>
              <w:right w:val="single" w:sz="4" w:space="0" w:color="auto"/>
            </w:tcBorders>
            <w:shd w:val="clear" w:color="000000" w:fill="9BC2E6"/>
            <w:vAlign w:val="center"/>
            <w:hideMark/>
            <w:tcPrChange w:id="2014"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0299F856" w14:textId="77777777" w:rsidR="0029053D" w:rsidRPr="0029053D" w:rsidRDefault="0029053D" w:rsidP="000206F9">
            <w:pPr>
              <w:spacing w:before="0" w:after="0" w:line="240" w:lineRule="auto"/>
              <w:jc w:val="center"/>
              <w:rPr>
                <w:ins w:id="2015" w:author="Roop Yekollu" w:date="2017-02-23T16:27:00Z"/>
                <w:rFonts w:ascii="Calibri" w:eastAsia="Times New Roman" w:hAnsi="Calibri" w:cs="Calibri"/>
                <w:color w:val="000000"/>
                <w:sz w:val="16"/>
                <w:szCs w:val="16"/>
                <w:rPrChange w:id="2016" w:author="Michael Petite" w:date="2017-02-23T17:59:00Z">
                  <w:rPr>
                    <w:ins w:id="2017" w:author="Roop Yekollu" w:date="2017-02-23T16:27:00Z"/>
                    <w:rFonts w:ascii="Calibri" w:eastAsia="Times New Roman" w:hAnsi="Calibri" w:cs="Calibri"/>
                    <w:color w:val="000000"/>
                    <w:sz w:val="18"/>
                    <w:szCs w:val="18"/>
                  </w:rPr>
                </w:rPrChange>
              </w:rPr>
            </w:pPr>
            <w:ins w:id="2018" w:author="Roop Yekollu" w:date="2017-02-23T16:27:00Z">
              <w:r w:rsidRPr="0029053D">
                <w:rPr>
                  <w:rFonts w:ascii="Calibri" w:eastAsia="Times New Roman" w:hAnsi="Calibri" w:cs="Calibri"/>
                  <w:color w:val="000000"/>
                  <w:sz w:val="16"/>
                  <w:szCs w:val="16"/>
                  <w:rPrChange w:id="2019"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2020"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67D899D0" w14:textId="77777777" w:rsidR="0029053D" w:rsidRPr="0029053D" w:rsidRDefault="0029053D" w:rsidP="000206F9">
            <w:pPr>
              <w:spacing w:before="0" w:after="0" w:line="240" w:lineRule="auto"/>
              <w:jc w:val="center"/>
              <w:rPr>
                <w:ins w:id="2021" w:author="Roop Yekollu" w:date="2017-02-23T16:27:00Z"/>
                <w:rFonts w:ascii="Calibri" w:eastAsia="Times New Roman" w:hAnsi="Calibri" w:cs="Calibri"/>
                <w:color w:val="000000"/>
                <w:sz w:val="16"/>
                <w:szCs w:val="16"/>
                <w:rPrChange w:id="2022" w:author="Michael Petite" w:date="2017-02-23T17:59:00Z">
                  <w:rPr>
                    <w:ins w:id="2023" w:author="Roop Yekollu" w:date="2017-02-23T16:27:00Z"/>
                    <w:rFonts w:ascii="Calibri" w:eastAsia="Times New Roman" w:hAnsi="Calibri" w:cs="Calibri"/>
                    <w:color w:val="000000"/>
                    <w:sz w:val="18"/>
                    <w:szCs w:val="18"/>
                  </w:rPr>
                </w:rPrChange>
              </w:rPr>
            </w:pPr>
            <w:ins w:id="2024" w:author="Roop Yekollu" w:date="2017-02-23T16:27:00Z">
              <w:r w:rsidRPr="0029053D">
                <w:rPr>
                  <w:rFonts w:ascii="Calibri" w:eastAsia="Times New Roman" w:hAnsi="Calibri" w:cs="Calibri"/>
                  <w:color w:val="000000"/>
                  <w:sz w:val="16"/>
                  <w:szCs w:val="16"/>
                  <w:rPrChange w:id="2025"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2026"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7B919E99" w14:textId="77777777" w:rsidR="0029053D" w:rsidRPr="0029053D" w:rsidRDefault="0029053D" w:rsidP="000206F9">
            <w:pPr>
              <w:spacing w:before="0" w:after="0" w:line="240" w:lineRule="auto"/>
              <w:jc w:val="center"/>
              <w:rPr>
                <w:ins w:id="2027" w:author="Roop Yekollu" w:date="2017-02-23T16:27:00Z"/>
                <w:rFonts w:ascii="Calibri" w:eastAsia="Times New Roman" w:hAnsi="Calibri" w:cs="Calibri"/>
                <w:color w:val="000000"/>
                <w:sz w:val="16"/>
                <w:szCs w:val="16"/>
                <w:rPrChange w:id="2028" w:author="Michael Petite" w:date="2017-02-23T17:59:00Z">
                  <w:rPr>
                    <w:ins w:id="2029" w:author="Roop Yekollu" w:date="2017-02-23T16:27:00Z"/>
                    <w:rFonts w:ascii="Calibri" w:eastAsia="Times New Roman" w:hAnsi="Calibri" w:cs="Calibri"/>
                    <w:color w:val="000000"/>
                    <w:sz w:val="18"/>
                    <w:szCs w:val="18"/>
                  </w:rPr>
                </w:rPrChange>
              </w:rPr>
            </w:pPr>
            <w:ins w:id="2030" w:author="Roop Yekollu" w:date="2017-02-23T16:27:00Z">
              <w:r w:rsidRPr="0029053D">
                <w:rPr>
                  <w:rFonts w:ascii="Calibri" w:eastAsia="Times New Roman" w:hAnsi="Calibri" w:cs="Calibri"/>
                  <w:color w:val="000000"/>
                  <w:sz w:val="16"/>
                  <w:szCs w:val="16"/>
                  <w:rPrChange w:id="2031"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032"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32D774FF" w14:textId="77777777" w:rsidR="0029053D" w:rsidRPr="0029053D" w:rsidRDefault="0029053D" w:rsidP="000206F9">
            <w:pPr>
              <w:spacing w:before="0" w:after="0" w:line="240" w:lineRule="auto"/>
              <w:jc w:val="center"/>
              <w:rPr>
                <w:ins w:id="2033" w:author="Roop Yekollu" w:date="2017-02-23T16:27:00Z"/>
                <w:rFonts w:ascii="Calibri" w:eastAsia="Times New Roman" w:hAnsi="Calibri" w:cs="Calibri"/>
                <w:color w:val="000000"/>
                <w:sz w:val="16"/>
                <w:szCs w:val="16"/>
                <w:rPrChange w:id="2034" w:author="Michael Petite" w:date="2017-02-23T17:59:00Z">
                  <w:rPr>
                    <w:ins w:id="2035" w:author="Roop Yekollu" w:date="2017-02-23T16:27:00Z"/>
                    <w:rFonts w:ascii="Calibri" w:eastAsia="Times New Roman" w:hAnsi="Calibri" w:cs="Calibri"/>
                    <w:color w:val="000000"/>
                    <w:sz w:val="18"/>
                    <w:szCs w:val="18"/>
                  </w:rPr>
                </w:rPrChange>
              </w:rPr>
            </w:pPr>
            <w:ins w:id="2036" w:author="Roop Yekollu" w:date="2017-02-23T16:27:00Z">
              <w:r w:rsidRPr="0029053D">
                <w:rPr>
                  <w:rFonts w:ascii="Calibri" w:eastAsia="Times New Roman" w:hAnsi="Calibri" w:cs="Calibri"/>
                  <w:color w:val="000000"/>
                  <w:sz w:val="16"/>
                  <w:szCs w:val="16"/>
                  <w:rPrChange w:id="2037"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038"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0EB01F46" w14:textId="77777777" w:rsidR="0029053D" w:rsidRPr="0029053D" w:rsidRDefault="0029053D" w:rsidP="000206F9">
            <w:pPr>
              <w:spacing w:before="0" w:after="0" w:line="240" w:lineRule="auto"/>
              <w:jc w:val="center"/>
              <w:rPr>
                <w:ins w:id="2039" w:author="Roop Yekollu" w:date="2017-02-23T16:27:00Z"/>
                <w:rFonts w:ascii="Calibri" w:eastAsia="Times New Roman" w:hAnsi="Calibri" w:cs="Calibri"/>
                <w:color w:val="000000"/>
                <w:sz w:val="16"/>
                <w:szCs w:val="16"/>
                <w:rPrChange w:id="2040" w:author="Michael Petite" w:date="2017-02-23T17:59:00Z">
                  <w:rPr>
                    <w:ins w:id="2041" w:author="Roop Yekollu" w:date="2017-02-23T16:27:00Z"/>
                    <w:rFonts w:ascii="Calibri" w:eastAsia="Times New Roman" w:hAnsi="Calibri" w:cs="Calibri"/>
                    <w:color w:val="000000"/>
                    <w:sz w:val="18"/>
                    <w:szCs w:val="18"/>
                  </w:rPr>
                </w:rPrChange>
              </w:rPr>
            </w:pPr>
            <w:ins w:id="2042" w:author="Roop Yekollu" w:date="2017-02-23T16:27:00Z">
              <w:r w:rsidRPr="0029053D">
                <w:rPr>
                  <w:rFonts w:ascii="Calibri" w:eastAsia="Times New Roman" w:hAnsi="Calibri" w:cs="Calibri"/>
                  <w:color w:val="000000"/>
                  <w:sz w:val="16"/>
                  <w:szCs w:val="16"/>
                  <w:rPrChange w:id="2043"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2044"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15AC8298" w14:textId="77777777" w:rsidR="0029053D" w:rsidRPr="0029053D" w:rsidRDefault="0029053D" w:rsidP="000206F9">
            <w:pPr>
              <w:spacing w:before="0" w:after="0" w:line="240" w:lineRule="auto"/>
              <w:rPr>
                <w:ins w:id="2045" w:author="Roop Yekollu" w:date="2017-02-23T16:27:00Z"/>
                <w:rFonts w:ascii="Calibri" w:eastAsia="Times New Roman" w:hAnsi="Calibri" w:cs="Calibri"/>
                <w:color w:val="000000"/>
                <w:sz w:val="16"/>
                <w:szCs w:val="16"/>
                <w:rPrChange w:id="2046" w:author="Michael Petite" w:date="2017-02-23T17:59:00Z">
                  <w:rPr>
                    <w:ins w:id="2047" w:author="Roop Yekollu" w:date="2017-02-23T16:27:00Z"/>
                    <w:rFonts w:ascii="Calibri" w:eastAsia="Times New Roman" w:hAnsi="Calibri" w:cs="Calibri"/>
                    <w:color w:val="000000"/>
                    <w:sz w:val="18"/>
                    <w:szCs w:val="18"/>
                  </w:rPr>
                </w:rPrChange>
              </w:rPr>
            </w:pPr>
            <w:ins w:id="2048" w:author="Roop Yekollu" w:date="2017-02-23T16:27:00Z">
              <w:r w:rsidRPr="0029053D">
                <w:rPr>
                  <w:rFonts w:ascii="Calibri" w:eastAsia="Times New Roman" w:hAnsi="Calibri" w:cs="Calibri"/>
                  <w:color w:val="000000"/>
                  <w:sz w:val="16"/>
                  <w:szCs w:val="16"/>
                  <w:rPrChange w:id="2049" w:author="Michael Petite" w:date="2017-02-23T17:59:00Z">
                    <w:rPr>
                      <w:rFonts w:ascii="Calibri" w:eastAsia="Times New Roman" w:hAnsi="Calibri" w:cs="Calibri"/>
                      <w:color w:val="000000"/>
                      <w:sz w:val="18"/>
                      <w:szCs w:val="18"/>
                    </w:rPr>
                  </w:rPrChange>
                </w:rPr>
                <w:t> </w:t>
              </w:r>
            </w:ins>
          </w:p>
        </w:tc>
      </w:tr>
      <w:tr w:rsidR="002D581C" w:rsidRPr="0029053D" w14:paraId="565549D6" w14:textId="77777777" w:rsidTr="002D581C">
        <w:trPr>
          <w:trHeight w:val="290"/>
          <w:ins w:id="2050" w:author="Roop Yekollu" w:date="2017-02-23T16:27:00Z"/>
          <w:trPrChange w:id="2051" w:author="Michael Petite" w:date="2017-02-23T18:06:00Z">
            <w:trPr>
              <w:trHeight w:val="29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2052"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1BCEE89A" w14:textId="77777777" w:rsidR="0029053D" w:rsidRPr="0029053D" w:rsidRDefault="0029053D" w:rsidP="000206F9">
            <w:pPr>
              <w:spacing w:before="0" w:after="0" w:line="240" w:lineRule="auto"/>
              <w:rPr>
                <w:ins w:id="2053" w:author="Roop Yekollu" w:date="2017-02-23T16:27:00Z"/>
                <w:rFonts w:ascii="Calibri" w:eastAsia="Times New Roman" w:hAnsi="Calibri" w:cs="Calibri"/>
                <w:sz w:val="16"/>
                <w:szCs w:val="16"/>
                <w:rPrChange w:id="2054" w:author="Michael Petite" w:date="2017-02-23T17:59:00Z">
                  <w:rPr>
                    <w:ins w:id="2055" w:author="Roop Yekollu" w:date="2017-02-23T16:27:00Z"/>
                    <w:rFonts w:ascii="Calibri" w:eastAsia="Times New Roman" w:hAnsi="Calibri" w:cs="Calibri"/>
                    <w:sz w:val="22"/>
                    <w:szCs w:val="22"/>
                  </w:rPr>
                </w:rPrChange>
              </w:rPr>
            </w:pPr>
            <w:ins w:id="2056" w:author="Roop Yekollu" w:date="2017-02-23T16:27:00Z">
              <w:r w:rsidRPr="0029053D">
                <w:rPr>
                  <w:rFonts w:ascii="Calibri" w:eastAsia="Times New Roman" w:hAnsi="Calibri" w:cs="Calibri"/>
                  <w:sz w:val="16"/>
                  <w:szCs w:val="16"/>
                  <w:rPrChange w:id="2057" w:author="Michael Petite" w:date="2017-02-23T17:59:00Z">
                    <w:rPr>
                      <w:rFonts w:ascii="Calibri" w:eastAsia="Times New Roman" w:hAnsi="Calibri" w:cs="Calibri"/>
                      <w:sz w:val="22"/>
                      <w:szCs w:val="22"/>
                    </w:rPr>
                  </w:rPrChange>
                </w:rPr>
                <w:t>Research Grants</w:t>
              </w:r>
            </w:ins>
          </w:p>
        </w:tc>
        <w:tc>
          <w:tcPr>
            <w:tcW w:w="882" w:type="dxa"/>
            <w:tcBorders>
              <w:top w:val="nil"/>
              <w:left w:val="nil"/>
              <w:bottom w:val="single" w:sz="4" w:space="0" w:color="auto"/>
              <w:right w:val="single" w:sz="4" w:space="0" w:color="auto"/>
            </w:tcBorders>
            <w:shd w:val="clear" w:color="auto" w:fill="auto"/>
            <w:noWrap/>
            <w:vAlign w:val="bottom"/>
            <w:hideMark/>
            <w:tcPrChange w:id="2058"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6BBE26DF" w14:textId="77777777" w:rsidR="0029053D" w:rsidRPr="0029053D" w:rsidRDefault="0029053D" w:rsidP="000206F9">
            <w:pPr>
              <w:spacing w:before="0" w:after="0" w:line="240" w:lineRule="auto"/>
              <w:rPr>
                <w:ins w:id="2059" w:author="Roop Yekollu" w:date="2017-02-23T16:27:00Z"/>
                <w:rFonts w:ascii="Calibri" w:eastAsia="Times New Roman" w:hAnsi="Calibri" w:cs="Calibri"/>
                <w:color w:val="000000"/>
                <w:sz w:val="16"/>
                <w:szCs w:val="16"/>
                <w:rPrChange w:id="2060" w:author="Michael Petite" w:date="2017-02-23T17:59:00Z">
                  <w:rPr>
                    <w:ins w:id="2061" w:author="Roop Yekollu" w:date="2017-02-23T16:27:00Z"/>
                    <w:rFonts w:ascii="Calibri" w:eastAsia="Times New Roman" w:hAnsi="Calibri" w:cs="Calibri"/>
                    <w:color w:val="000000"/>
                    <w:sz w:val="22"/>
                    <w:szCs w:val="22"/>
                  </w:rPr>
                </w:rPrChange>
              </w:rPr>
            </w:pPr>
            <w:ins w:id="2062" w:author="Roop Yekollu" w:date="2017-02-23T16:27:00Z">
              <w:r w:rsidRPr="0029053D">
                <w:rPr>
                  <w:rFonts w:ascii="Calibri" w:eastAsia="Times New Roman" w:hAnsi="Calibri" w:cs="Calibri"/>
                  <w:color w:val="000000"/>
                  <w:sz w:val="16"/>
                  <w:szCs w:val="16"/>
                  <w:rPrChange w:id="2063" w:author="Michael Petite" w:date="2017-02-23T17:59:00Z">
                    <w:rPr>
                      <w:rFonts w:ascii="Calibri" w:eastAsia="Times New Roman" w:hAnsi="Calibri" w:cs="Calibri"/>
                      <w:color w:val="000000"/>
                      <w:sz w:val="22"/>
                      <w:szCs w:val="22"/>
                    </w:rPr>
                  </w:rPrChange>
                </w:rPr>
                <w:t>Grants and Donations</w:t>
              </w:r>
            </w:ins>
          </w:p>
        </w:tc>
        <w:tc>
          <w:tcPr>
            <w:tcW w:w="720" w:type="dxa"/>
            <w:tcBorders>
              <w:top w:val="nil"/>
              <w:left w:val="nil"/>
              <w:bottom w:val="single" w:sz="4" w:space="0" w:color="auto"/>
              <w:right w:val="single" w:sz="4" w:space="0" w:color="auto"/>
            </w:tcBorders>
            <w:shd w:val="clear" w:color="000000" w:fill="9BC2E6"/>
            <w:vAlign w:val="center"/>
            <w:hideMark/>
            <w:tcPrChange w:id="2064"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78E62B6D" w14:textId="77777777" w:rsidR="0029053D" w:rsidRPr="0029053D" w:rsidRDefault="0029053D" w:rsidP="000206F9">
            <w:pPr>
              <w:spacing w:before="0" w:after="0" w:line="240" w:lineRule="auto"/>
              <w:jc w:val="center"/>
              <w:rPr>
                <w:ins w:id="2065" w:author="Roop Yekollu" w:date="2017-02-23T16:27:00Z"/>
                <w:rFonts w:ascii="Calibri" w:eastAsia="Times New Roman" w:hAnsi="Calibri" w:cs="Calibri"/>
                <w:color w:val="000000"/>
                <w:sz w:val="16"/>
                <w:szCs w:val="16"/>
                <w:rPrChange w:id="2066" w:author="Michael Petite" w:date="2017-02-23T17:59:00Z">
                  <w:rPr>
                    <w:ins w:id="2067" w:author="Roop Yekollu" w:date="2017-02-23T16:27:00Z"/>
                    <w:rFonts w:ascii="Calibri" w:eastAsia="Times New Roman" w:hAnsi="Calibri" w:cs="Calibri"/>
                    <w:color w:val="000000"/>
                    <w:sz w:val="18"/>
                    <w:szCs w:val="18"/>
                  </w:rPr>
                </w:rPrChange>
              </w:rPr>
            </w:pPr>
            <w:ins w:id="2068" w:author="Roop Yekollu" w:date="2017-02-23T16:27:00Z">
              <w:r w:rsidRPr="0029053D">
                <w:rPr>
                  <w:rFonts w:ascii="Calibri" w:eastAsia="Times New Roman" w:hAnsi="Calibri" w:cs="Calibri"/>
                  <w:color w:val="000000"/>
                  <w:sz w:val="16"/>
                  <w:szCs w:val="16"/>
                  <w:rPrChange w:id="2069"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070"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311CDC86" w14:textId="77777777" w:rsidR="0029053D" w:rsidRPr="0029053D" w:rsidRDefault="0029053D" w:rsidP="000206F9">
            <w:pPr>
              <w:spacing w:before="0" w:after="0" w:line="240" w:lineRule="auto"/>
              <w:jc w:val="center"/>
              <w:rPr>
                <w:ins w:id="2071" w:author="Roop Yekollu" w:date="2017-02-23T16:27:00Z"/>
                <w:rFonts w:ascii="Calibri" w:eastAsia="Times New Roman" w:hAnsi="Calibri" w:cs="Calibri"/>
                <w:color w:val="000000"/>
                <w:sz w:val="16"/>
                <w:szCs w:val="16"/>
                <w:rPrChange w:id="2072" w:author="Michael Petite" w:date="2017-02-23T17:59:00Z">
                  <w:rPr>
                    <w:ins w:id="2073" w:author="Roop Yekollu" w:date="2017-02-23T16:27:00Z"/>
                    <w:rFonts w:ascii="Calibri" w:eastAsia="Times New Roman" w:hAnsi="Calibri" w:cs="Calibri"/>
                    <w:color w:val="000000"/>
                    <w:sz w:val="18"/>
                    <w:szCs w:val="18"/>
                  </w:rPr>
                </w:rPrChange>
              </w:rPr>
            </w:pPr>
            <w:ins w:id="2074" w:author="Roop Yekollu" w:date="2017-02-23T16:27:00Z">
              <w:r w:rsidRPr="0029053D">
                <w:rPr>
                  <w:rFonts w:ascii="Calibri" w:eastAsia="Times New Roman" w:hAnsi="Calibri" w:cs="Calibri"/>
                  <w:color w:val="000000"/>
                  <w:sz w:val="16"/>
                  <w:szCs w:val="16"/>
                  <w:rPrChange w:id="2075"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2076"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3B44D81F" w14:textId="77777777" w:rsidR="0029053D" w:rsidRPr="0029053D" w:rsidRDefault="0029053D" w:rsidP="000206F9">
            <w:pPr>
              <w:spacing w:before="0" w:after="0" w:line="240" w:lineRule="auto"/>
              <w:jc w:val="center"/>
              <w:rPr>
                <w:ins w:id="2077" w:author="Roop Yekollu" w:date="2017-02-23T16:27:00Z"/>
                <w:rFonts w:ascii="Calibri" w:eastAsia="Times New Roman" w:hAnsi="Calibri" w:cs="Calibri"/>
                <w:color w:val="000000"/>
                <w:sz w:val="16"/>
                <w:szCs w:val="16"/>
                <w:rPrChange w:id="2078" w:author="Michael Petite" w:date="2017-02-23T17:59:00Z">
                  <w:rPr>
                    <w:ins w:id="2079" w:author="Roop Yekollu" w:date="2017-02-23T16:27:00Z"/>
                    <w:rFonts w:ascii="Calibri" w:eastAsia="Times New Roman" w:hAnsi="Calibri" w:cs="Calibri"/>
                    <w:color w:val="000000"/>
                    <w:sz w:val="18"/>
                    <w:szCs w:val="18"/>
                  </w:rPr>
                </w:rPrChange>
              </w:rPr>
            </w:pPr>
            <w:ins w:id="2080" w:author="Roop Yekollu" w:date="2017-02-23T16:27:00Z">
              <w:r w:rsidRPr="0029053D">
                <w:rPr>
                  <w:rFonts w:ascii="Calibri" w:eastAsia="Times New Roman" w:hAnsi="Calibri" w:cs="Calibri"/>
                  <w:color w:val="000000"/>
                  <w:sz w:val="16"/>
                  <w:szCs w:val="16"/>
                  <w:rPrChange w:id="2081"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auto" w:fill="auto"/>
            <w:vAlign w:val="center"/>
            <w:hideMark/>
            <w:tcPrChange w:id="2082" w:author="Michael Petite" w:date="2017-02-23T18:06:00Z">
              <w:tcPr>
                <w:tcW w:w="630" w:type="dxa"/>
                <w:tcBorders>
                  <w:top w:val="nil"/>
                  <w:left w:val="nil"/>
                  <w:bottom w:val="single" w:sz="4" w:space="0" w:color="auto"/>
                  <w:right w:val="single" w:sz="4" w:space="0" w:color="auto"/>
                </w:tcBorders>
                <w:shd w:val="clear" w:color="auto" w:fill="auto"/>
                <w:vAlign w:val="center"/>
                <w:hideMark/>
              </w:tcPr>
            </w:tcPrChange>
          </w:tcPr>
          <w:p w14:paraId="5B23F620" w14:textId="77777777" w:rsidR="0029053D" w:rsidRPr="0029053D" w:rsidRDefault="0029053D" w:rsidP="000206F9">
            <w:pPr>
              <w:spacing w:before="0" w:after="0" w:line="240" w:lineRule="auto"/>
              <w:jc w:val="center"/>
              <w:rPr>
                <w:ins w:id="2083" w:author="Roop Yekollu" w:date="2017-02-23T16:27:00Z"/>
                <w:rFonts w:ascii="Calibri" w:eastAsia="Times New Roman" w:hAnsi="Calibri" w:cs="Calibri"/>
                <w:color w:val="000000"/>
                <w:sz w:val="16"/>
                <w:szCs w:val="16"/>
                <w:rPrChange w:id="2084" w:author="Michael Petite" w:date="2017-02-23T17:59:00Z">
                  <w:rPr>
                    <w:ins w:id="2085" w:author="Roop Yekollu" w:date="2017-02-23T16:27:00Z"/>
                    <w:rFonts w:ascii="Calibri" w:eastAsia="Times New Roman" w:hAnsi="Calibri" w:cs="Calibri"/>
                    <w:color w:val="000000"/>
                    <w:sz w:val="18"/>
                    <w:szCs w:val="18"/>
                  </w:rPr>
                </w:rPrChange>
              </w:rPr>
            </w:pPr>
            <w:ins w:id="2086" w:author="Roop Yekollu" w:date="2017-02-23T16:27:00Z">
              <w:r w:rsidRPr="0029053D">
                <w:rPr>
                  <w:rFonts w:ascii="Calibri" w:eastAsia="Times New Roman" w:hAnsi="Calibri" w:cs="Calibri"/>
                  <w:color w:val="000000"/>
                  <w:sz w:val="16"/>
                  <w:szCs w:val="16"/>
                  <w:rPrChange w:id="2087" w:author="Michael Petite" w:date="2017-02-23T17:59:00Z">
                    <w:rPr>
                      <w:rFonts w:ascii="Calibri" w:eastAsia="Times New Roman" w:hAnsi="Calibri" w:cs="Calibri"/>
                      <w:color w:val="000000"/>
                      <w:sz w:val="18"/>
                      <w:szCs w:val="18"/>
                    </w:rPr>
                  </w:rPrChange>
                </w:rPr>
                <w:t> </w:t>
              </w:r>
            </w:ins>
          </w:p>
        </w:tc>
        <w:tc>
          <w:tcPr>
            <w:tcW w:w="720" w:type="dxa"/>
            <w:tcBorders>
              <w:top w:val="nil"/>
              <w:left w:val="nil"/>
              <w:bottom w:val="single" w:sz="4" w:space="0" w:color="auto"/>
              <w:right w:val="single" w:sz="4" w:space="0" w:color="auto"/>
            </w:tcBorders>
            <w:shd w:val="clear" w:color="auto" w:fill="auto"/>
            <w:vAlign w:val="center"/>
            <w:hideMark/>
            <w:tcPrChange w:id="2088" w:author="Michael Petite" w:date="2017-02-23T18:06:00Z">
              <w:tcPr>
                <w:tcW w:w="720" w:type="dxa"/>
                <w:tcBorders>
                  <w:top w:val="nil"/>
                  <w:left w:val="nil"/>
                  <w:bottom w:val="single" w:sz="4" w:space="0" w:color="auto"/>
                  <w:right w:val="single" w:sz="4" w:space="0" w:color="auto"/>
                </w:tcBorders>
                <w:shd w:val="clear" w:color="auto" w:fill="auto"/>
                <w:vAlign w:val="center"/>
                <w:hideMark/>
              </w:tcPr>
            </w:tcPrChange>
          </w:tcPr>
          <w:p w14:paraId="375261B6" w14:textId="77777777" w:rsidR="0029053D" w:rsidRPr="0029053D" w:rsidRDefault="0029053D" w:rsidP="000206F9">
            <w:pPr>
              <w:spacing w:before="0" w:after="0" w:line="240" w:lineRule="auto"/>
              <w:jc w:val="center"/>
              <w:rPr>
                <w:ins w:id="2089" w:author="Roop Yekollu" w:date="2017-02-23T16:27:00Z"/>
                <w:rFonts w:ascii="Calibri" w:eastAsia="Times New Roman" w:hAnsi="Calibri" w:cs="Calibri"/>
                <w:color w:val="000000"/>
                <w:sz w:val="16"/>
                <w:szCs w:val="16"/>
                <w:rPrChange w:id="2090" w:author="Michael Petite" w:date="2017-02-23T17:59:00Z">
                  <w:rPr>
                    <w:ins w:id="2091" w:author="Roop Yekollu" w:date="2017-02-23T16:27:00Z"/>
                    <w:rFonts w:ascii="Calibri" w:eastAsia="Times New Roman" w:hAnsi="Calibri" w:cs="Calibri"/>
                    <w:color w:val="000000"/>
                    <w:sz w:val="18"/>
                    <w:szCs w:val="18"/>
                  </w:rPr>
                </w:rPrChange>
              </w:rPr>
            </w:pPr>
            <w:ins w:id="2092" w:author="Roop Yekollu" w:date="2017-02-23T16:27:00Z">
              <w:r w:rsidRPr="0029053D">
                <w:rPr>
                  <w:rFonts w:ascii="Calibri" w:eastAsia="Times New Roman" w:hAnsi="Calibri" w:cs="Calibri"/>
                  <w:color w:val="000000"/>
                  <w:sz w:val="16"/>
                  <w:szCs w:val="16"/>
                  <w:rPrChange w:id="2093" w:author="Michael Petite" w:date="2017-02-23T17:59:00Z">
                    <w:rPr>
                      <w:rFonts w:ascii="Calibri" w:eastAsia="Times New Roman" w:hAnsi="Calibri" w:cs="Calibri"/>
                      <w:color w:val="000000"/>
                      <w:sz w:val="18"/>
                      <w:szCs w:val="18"/>
                    </w:rPr>
                  </w:rPrChange>
                </w:rPr>
                <w:t> </w:t>
              </w:r>
            </w:ins>
          </w:p>
        </w:tc>
        <w:tc>
          <w:tcPr>
            <w:tcW w:w="900" w:type="dxa"/>
            <w:tcBorders>
              <w:top w:val="nil"/>
              <w:left w:val="nil"/>
              <w:bottom w:val="single" w:sz="4" w:space="0" w:color="auto"/>
              <w:right w:val="single" w:sz="4" w:space="0" w:color="auto"/>
            </w:tcBorders>
            <w:shd w:val="clear" w:color="000000" w:fill="9BC2E6"/>
            <w:vAlign w:val="center"/>
            <w:hideMark/>
            <w:tcPrChange w:id="2094"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6E7B4C78" w14:textId="77777777" w:rsidR="0029053D" w:rsidRPr="0029053D" w:rsidRDefault="0029053D" w:rsidP="000206F9">
            <w:pPr>
              <w:spacing w:before="0" w:after="0" w:line="240" w:lineRule="auto"/>
              <w:jc w:val="center"/>
              <w:rPr>
                <w:ins w:id="2095" w:author="Roop Yekollu" w:date="2017-02-23T16:27:00Z"/>
                <w:rFonts w:ascii="Calibri" w:eastAsia="Times New Roman" w:hAnsi="Calibri" w:cs="Calibri"/>
                <w:color w:val="000000"/>
                <w:sz w:val="16"/>
                <w:szCs w:val="16"/>
                <w:rPrChange w:id="2096" w:author="Michael Petite" w:date="2017-02-23T17:59:00Z">
                  <w:rPr>
                    <w:ins w:id="2097" w:author="Roop Yekollu" w:date="2017-02-23T16:27:00Z"/>
                    <w:rFonts w:ascii="Calibri" w:eastAsia="Times New Roman" w:hAnsi="Calibri" w:cs="Calibri"/>
                    <w:color w:val="000000"/>
                    <w:sz w:val="18"/>
                    <w:szCs w:val="18"/>
                  </w:rPr>
                </w:rPrChange>
              </w:rPr>
            </w:pPr>
            <w:ins w:id="2098" w:author="Roop Yekollu" w:date="2017-02-23T16:27:00Z">
              <w:r w:rsidRPr="0029053D">
                <w:rPr>
                  <w:rFonts w:ascii="Calibri" w:eastAsia="Times New Roman" w:hAnsi="Calibri" w:cs="Calibri"/>
                  <w:color w:val="000000"/>
                  <w:sz w:val="16"/>
                  <w:szCs w:val="16"/>
                  <w:rPrChange w:id="2099"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auto" w:fill="auto"/>
            <w:vAlign w:val="center"/>
            <w:hideMark/>
            <w:tcPrChange w:id="2100" w:author="Michael Petite" w:date="2017-02-23T18:06:00Z">
              <w:tcPr>
                <w:tcW w:w="360" w:type="dxa"/>
                <w:tcBorders>
                  <w:top w:val="nil"/>
                  <w:left w:val="nil"/>
                  <w:bottom w:val="single" w:sz="4" w:space="0" w:color="auto"/>
                  <w:right w:val="single" w:sz="4" w:space="0" w:color="auto"/>
                </w:tcBorders>
                <w:shd w:val="clear" w:color="auto" w:fill="auto"/>
                <w:vAlign w:val="center"/>
                <w:hideMark/>
              </w:tcPr>
            </w:tcPrChange>
          </w:tcPr>
          <w:p w14:paraId="0B319122" w14:textId="77777777" w:rsidR="0029053D" w:rsidRPr="0029053D" w:rsidRDefault="0029053D" w:rsidP="000206F9">
            <w:pPr>
              <w:spacing w:before="0" w:after="0" w:line="240" w:lineRule="auto"/>
              <w:jc w:val="center"/>
              <w:rPr>
                <w:ins w:id="2101" w:author="Roop Yekollu" w:date="2017-02-23T16:27:00Z"/>
                <w:rFonts w:ascii="Calibri" w:eastAsia="Times New Roman" w:hAnsi="Calibri" w:cs="Calibri"/>
                <w:color w:val="000000"/>
                <w:sz w:val="16"/>
                <w:szCs w:val="16"/>
                <w:rPrChange w:id="2102" w:author="Michael Petite" w:date="2017-02-23T17:59:00Z">
                  <w:rPr>
                    <w:ins w:id="2103" w:author="Roop Yekollu" w:date="2017-02-23T16:27:00Z"/>
                    <w:rFonts w:ascii="Calibri" w:eastAsia="Times New Roman" w:hAnsi="Calibri" w:cs="Calibri"/>
                    <w:color w:val="000000"/>
                    <w:sz w:val="18"/>
                    <w:szCs w:val="18"/>
                  </w:rPr>
                </w:rPrChange>
              </w:rPr>
            </w:pPr>
            <w:ins w:id="2104" w:author="Roop Yekollu" w:date="2017-02-23T16:27:00Z">
              <w:r w:rsidRPr="0029053D">
                <w:rPr>
                  <w:rFonts w:ascii="Calibri" w:eastAsia="Times New Roman" w:hAnsi="Calibri" w:cs="Calibri"/>
                  <w:color w:val="000000"/>
                  <w:sz w:val="16"/>
                  <w:szCs w:val="16"/>
                  <w:rPrChange w:id="2105"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106"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07996A72" w14:textId="77777777" w:rsidR="0029053D" w:rsidRPr="0029053D" w:rsidRDefault="0029053D" w:rsidP="000206F9">
            <w:pPr>
              <w:spacing w:before="0" w:after="0" w:line="240" w:lineRule="auto"/>
              <w:jc w:val="center"/>
              <w:rPr>
                <w:ins w:id="2107" w:author="Roop Yekollu" w:date="2017-02-23T16:27:00Z"/>
                <w:rFonts w:ascii="Calibri" w:eastAsia="Times New Roman" w:hAnsi="Calibri" w:cs="Calibri"/>
                <w:color w:val="000000"/>
                <w:sz w:val="16"/>
                <w:szCs w:val="16"/>
                <w:rPrChange w:id="2108" w:author="Michael Petite" w:date="2017-02-23T17:59:00Z">
                  <w:rPr>
                    <w:ins w:id="2109" w:author="Roop Yekollu" w:date="2017-02-23T16:27:00Z"/>
                    <w:rFonts w:ascii="Calibri" w:eastAsia="Times New Roman" w:hAnsi="Calibri" w:cs="Calibri"/>
                    <w:color w:val="000000"/>
                    <w:sz w:val="18"/>
                    <w:szCs w:val="18"/>
                  </w:rPr>
                </w:rPrChange>
              </w:rPr>
            </w:pPr>
            <w:ins w:id="2110" w:author="Roop Yekollu" w:date="2017-02-23T16:27:00Z">
              <w:r w:rsidRPr="0029053D">
                <w:rPr>
                  <w:rFonts w:ascii="Calibri" w:eastAsia="Times New Roman" w:hAnsi="Calibri" w:cs="Calibri"/>
                  <w:color w:val="000000"/>
                  <w:sz w:val="16"/>
                  <w:szCs w:val="16"/>
                  <w:rPrChange w:id="2111"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2112"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23954785" w14:textId="77777777" w:rsidR="0029053D" w:rsidRPr="0029053D" w:rsidRDefault="0029053D" w:rsidP="000206F9">
            <w:pPr>
              <w:spacing w:before="0" w:after="0" w:line="240" w:lineRule="auto"/>
              <w:jc w:val="center"/>
              <w:rPr>
                <w:ins w:id="2113" w:author="Roop Yekollu" w:date="2017-02-23T16:27:00Z"/>
                <w:rFonts w:ascii="Calibri" w:eastAsia="Times New Roman" w:hAnsi="Calibri" w:cs="Calibri"/>
                <w:color w:val="000000"/>
                <w:sz w:val="16"/>
                <w:szCs w:val="16"/>
                <w:rPrChange w:id="2114" w:author="Michael Petite" w:date="2017-02-23T17:59:00Z">
                  <w:rPr>
                    <w:ins w:id="2115" w:author="Roop Yekollu" w:date="2017-02-23T16:27:00Z"/>
                    <w:rFonts w:ascii="Calibri" w:eastAsia="Times New Roman" w:hAnsi="Calibri" w:cs="Calibri"/>
                    <w:color w:val="000000"/>
                    <w:sz w:val="18"/>
                    <w:szCs w:val="18"/>
                  </w:rPr>
                </w:rPrChange>
              </w:rPr>
            </w:pPr>
            <w:ins w:id="2116" w:author="Roop Yekollu" w:date="2017-02-23T16:27:00Z">
              <w:r w:rsidRPr="0029053D">
                <w:rPr>
                  <w:rFonts w:ascii="Calibri" w:eastAsia="Times New Roman" w:hAnsi="Calibri" w:cs="Calibri"/>
                  <w:color w:val="000000"/>
                  <w:sz w:val="16"/>
                  <w:szCs w:val="16"/>
                  <w:rPrChange w:id="2117"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2118"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30E58452" w14:textId="77777777" w:rsidR="0029053D" w:rsidRPr="0029053D" w:rsidRDefault="0029053D" w:rsidP="000206F9">
            <w:pPr>
              <w:spacing w:before="0" w:after="0" w:line="240" w:lineRule="auto"/>
              <w:jc w:val="center"/>
              <w:rPr>
                <w:ins w:id="2119" w:author="Roop Yekollu" w:date="2017-02-23T16:27:00Z"/>
                <w:rFonts w:ascii="Calibri" w:eastAsia="Times New Roman" w:hAnsi="Calibri" w:cs="Calibri"/>
                <w:color w:val="000000"/>
                <w:sz w:val="16"/>
                <w:szCs w:val="16"/>
                <w:rPrChange w:id="2120" w:author="Michael Petite" w:date="2017-02-23T17:59:00Z">
                  <w:rPr>
                    <w:ins w:id="2121" w:author="Roop Yekollu" w:date="2017-02-23T16:27:00Z"/>
                    <w:rFonts w:ascii="Calibri" w:eastAsia="Times New Roman" w:hAnsi="Calibri" w:cs="Calibri"/>
                    <w:color w:val="000000"/>
                    <w:sz w:val="18"/>
                    <w:szCs w:val="18"/>
                  </w:rPr>
                </w:rPrChange>
              </w:rPr>
            </w:pPr>
            <w:ins w:id="2122" w:author="Roop Yekollu" w:date="2017-02-23T16:27:00Z">
              <w:r w:rsidRPr="0029053D">
                <w:rPr>
                  <w:rFonts w:ascii="Calibri" w:eastAsia="Times New Roman" w:hAnsi="Calibri" w:cs="Calibri"/>
                  <w:color w:val="000000"/>
                  <w:sz w:val="16"/>
                  <w:szCs w:val="16"/>
                  <w:rPrChange w:id="2123"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124"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001BB8EF" w14:textId="77777777" w:rsidR="0029053D" w:rsidRPr="0029053D" w:rsidRDefault="0029053D" w:rsidP="000206F9">
            <w:pPr>
              <w:spacing w:before="0" w:after="0" w:line="240" w:lineRule="auto"/>
              <w:jc w:val="center"/>
              <w:rPr>
                <w:ins w:id="2125" w:author="Roop Yekollu" w:date="2017-02-23T16:27:00Z"/>
                <w:rFonts w:ascii="Calibri" w:eastAsia="Times New Roman" w:hAnsi="Calibri" w:cs="Calibri"/>
                <w:color w:val="000000"/>
                <w:sz w:val="16"/>
                <w:szCs w:val="16"/>
                <w:rPrChange w:id="2126" w:author="Michael Petite" w:date="2017-02-23T17:59:00Z">
                  <w:rPr>
                    <w:ins w:id="2127" w:author="Roop Yekollu" w:date="2017-02-23T16:27:00Z"/>
                    <w:rFonts w:ascii="Calibri" w:eastAsia="Times New Roman" w:hAnsi="Calibri" w:cs="Calibri"/>
                    <w:color w:val="000000"/>
                    <w:sz w:val="18"/>
                    <w:szCs w:val="18"/>
                  </w:rPr>
                </w:rPrChange>
              </w:rPr>
            </w:pPr>
            <w:ins w:id="2128" w:author="Roop Yekollu" w:date="2017-02-23T16:27:00Z">
              <w:r w:rsidRPr="0029053D">
                <w:rPr>
                  <w:rFonts w:ascii="Calibri" w:eastAsia="Times New Roman" w:hAnsi="Calibri" w:cs="Calibri"/>
                  <w:color w:val="000000"/>
                  <w:sz w:val="16"/>
                  <w:szCs w:val="16"/>
                  <w:rPrChange w:id="2129"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130"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4292534F" w14:textId="77777777" w:rsidR="0029053D" w:rsidRPr="0029053D" w:rsidRDefault="0029053D" w:rsidP="000206F9">
            <w:pPr>
              <w:spacing w:before="0" w:after="0" w:line="240" w:lineRule="auto"/>
              <w:jc w:val="center"/>
              <w:rPr>
                <w:ins w:id="2131" w:author="Roop Yekollu" w:date="2017-02-23T16:27:00Z"/>
                <w:rFonts w:ascii="Calibri" w:eastAsia="Times New Roman" w:hAnsi="Calibri" w:cs="Calibri"/>
                <w:color w:val="000000"/>
                <w:sz w:val="16"/>
                <w:szCs w:val="16"/>
                <w:rPrChange w:id="2132" w:author="Michael Petite" w:date="2017-02-23T17:59:00Z">
                  <w:rPr>
                    <w:ins w:id="2133" w:author="Roop Yekollu" w:date="2017-02-23T16:27:00Z"/>
                    <w:rFonts w:ascii="Calibri" w:eastAsia="Times New Roman" w:hAnsi="Calibri" w:cs="Calibri"/>
                    <w:color w:val="000000"/>
                    <w:sz w:val="18"/>
                    <w:szCs w:val="18"/>
                  </w:rPr>
                </w:rPrChange>
              </w:rPr>
            </w:pPr>
            <w:ins w:id="2134" w:author="Roop Yekollu" w:date="2017-02-23T16:27:00Z">
              <w:r w:rsidRPr="0029053D">
                <w:rPr>
                  <w:rFonts w:ascii="Calibri" w:eastAsia="Times New Roman" w:hAnsi="Calibri" w:cs="Calibri"/>
                  <w:color w:val="000000"/>
                  <w:sz w:val="16"/>
                  <w:szCs w:val="16"/>
                  <w:rPrChange w:id="2135"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2136"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0292D72B" w14:textId="77777777" w:rsidR="0029053D" w:rsidRPr="0029053D" w:rsidRDefault="0029053D" w:rsidP="000206F9">
            <w:pPr>
              <w:spacing w:before="0" w:after="0" w:line="240" w:lineRule="auto"/>
              <w:rPr>
                <w:ins w:id="2137" w:author="Roop Yekollu" w:date="2017-02-23T16:27:00Z"/>
                <w:rFonts w:ascii="Calibri" w:eastAsia="Times New Roman" w:hAnsi="Calibri" w:cs="Calibri"/>
                <w:color w:val="000000"/>
                <w:sz w:val="16"/>
                <w:szCs w:val="16"/>
                <w:rPrChange w:id="2138" w:author="Michael Petite" w:date="2017-02-23T17:59:00Z">
                  <w:rPr>
                    <w:ins w:id="2139" w:author="Roop Yekollu" w:date="2017-02-23T16:27:00Z"/>
                    <w:rFonts w:ascii="Calibri" w:eastAsia="Times New Roman" w:hAnsi="Calibri" w:cs="Calibri"/>
                    <w:color w:val="000000"/>
                    <w:sz w:val="18"/>
                    <w:szCs w:val="18"/>
                  </w:rPr>
                </w:rPrChange>
              </w:rPr>
            </w:pPr>
            <w:ins w:id="2140" w:author="Roop Yekollu" w:date="2017-02-23T16:27:00Z">
              <w:r w:rsidRPr="0029053D">
                <w:rPr>
                  <w:rFonts w:ascii="Calibri" w:eastAsia="Times New Roman" w:hAnsi="Calibri" w:cs="Calibri"/>
                  <w:color w:val="000000"/>
                  <w:sz w:val="16"/>
                  <w:szCs w:val="16"/>
                  <w:rPrChange w:id="2141" w:author="Michael Petite" w:date="2017-02-23T17:59:00Z">
                    <w:rPr>
                      <w:rFonts w:ascii="Calibri" w:eastAsia="Times New Roman" w:hAnsi="Calibri" w:cs="Calibri"/>
                      <w:color w:val="000000"/>
                      <w:sz w:val="18"/>
                      <w:szCs w:val="18"/>
                    </w:rPr>
                  </w:rPrChange>
                </w:rPr>
                <w:t> </w:t>
              </w:r>
            </w:ins>
          </w:p>
        </w:tc>
      </w:tr>
      <w:tr w:rsidR="002D581C" w:rsidRPr="0029053D" w14:paraId="67F19D74" w14:textId="77777777" w:rsidTr="002D581C">
        <w:trPr>
          <w:trHeight w:val="290"/>
          <w:ins w:id="2142" w:author="Roop Yekollu" w:date="2017-02-23T16:27:00Z"/>
          <w:trPrChange w:id="2143" w:author="Michael Petite" w:date="2017-02-23T18:06:00Z">
            <w:trPr>
              <w:trHeight w:val="29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2144"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20FE7FF2" w14:textId="77777777" w:rsidR="0029053D" w:rsidRPr="0029053D" w:rsidRDefault="0029053D" w:rsidP="000206F9">
            <w:pPr>
              <w:spacing w:before="0" w:after="0" w:line="240" w:lineRule="auto"/>
              <w:rPr>
                <w:ins w:id="2145" w:author="Roop Yekollu" w:date="2017-02-23T16:27:00Z"/>
                <w:rFonts w:ascii="Calibri" w:eastAsia="Times New Roman" w:hAnsi="Calibri" w:cs="Calibri"/>
                <w:sz w:val="16"/>
                <w:szCs w:val="16"/>
                <w:rPrChange w:id="2146" w:author="Michael Petite" w:date="2017-02-23T17:59:00Z">
                  <w:rPr>
                    <w:ins w:id="2147" w:author="Roop Yekollu" w:date="2017-02-23T16:27:00Z"/>
                    <w:rFonts w:ascii="Calibri" w:eastAsia="Times New Roman" w:hAnsi="Calibri" w:cs="Calibri"/>
                    <w:sz w:val="22"/>
                    <w:szCs w:val="22"/>
                  </w:rPr>
                </w:rPrChange>
              </w:rPr>
            </w:pPr>
            <w:ins w:id="2148" w:author="Roop Yekollu" w:date="2017-02-23T16:27:00Z">
              <w:r w:rsidRPr="0029053D">
                <w:rPr>
                  <w:rFonts w:ascii="Calibri" w:eastAsia="Times New Roman" w:hAnsi="Calibri" w:cs="Calibri"/>
                  <w:sz w:val="16"/>
                  <w:szCs w:val="16"/>
                  <w:rPrChange w:id="2149" w:author="Michael Petite" w:date="2017-02-23T17:59:00Z">
                    <w:rPr>
                      <w:rFonts w:ascii="Calibri" w:eastAsia="Times New Roman" w:hAnsi="Calibri" w:cs="Calibri"/>
                      <w:sz w:val="22"/>
                      <w:szCs w:val="22"/>
                    </w:rPr>
                  </w:rPrChange>
                </w:rPr>
                <w:t>Corporate Membership</w:t>
              </w:r>
            </w:ins>
          </w:p>
        </w:tc>
        <w:tc>
          <w:tcPr>
            <w:tcW w:w="882" w:type="dxa"/>
            <w:tcBorders>
              <w:top w:val="nil"/>
              <w:left w:val="nil"/>
              <w:bottom w:val="single" w:sz="4" w:space="0" w:color="auto"/>
              <w:right w:val="single" w:sz="4" w:space="0" w:color="auto"/>
            </w:tcBorders>
            <w:shd w:val="clear" w:color="auto" w:fill="auto"/>
            <w:noWrap/>
            <w:vAlign w:val="bottom"/>
            <w:hideMark/>
            <w:tcPrChange w:id="2150"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5E7F324A" w14:textId="77777777" w:rsidR="0029053D" w:rsidRPr="0029053D" w:rsidRDefault="0029053D" w:rsidP="000206F9">
            <w:pPr>
              <w:spacing w:before="0" w:after="0" w:line="240" w:lineRule="auto"/>
              <w:rPr>
                <w:ins w:id="2151" w:author="Roop Yekollu" w:date="2017-02-23T16:27:00Z"/>
                <w:rFonts w:ascii="Calibri" w:eastAsia="Times New Roman" w:hAnsi="Calibri" w:cs="Calibri"/>
                <w:color w:val="000000"/>
                <w:sz w:val="16"/>
                <w:szCs w:val="16"/>
                <w:rPrChange w:id="2152" w:author="Michael Petite" w:date="2017-02-23T17:59:00Z">
                  <w:rPr>
                    <w:ins w:id="2153" w:author="Roop Yekollu" w:date="2017-02-23T16:27:00Z"/>
                    <w:rFonts w:ascii="Calibri" w:eastAsia="Times New Roman" w:hAnsi="Calibri" w:cs="Calibri"/>
                    <w:color w:val="000000"/>
                    <w:sz w:val="22"/>
                    <w:szCs w:val="22"/>
                  </w:rPr>
                </w:rPrChange>
              </w:rPr>
            </w:pPr>
            <w:ins w:id="2154" w:author="Roop Yekollu" w:date="2017-02-23T16:27:00Z">
              <w:r w:rsidRPr="0029053D">
                <w:rPr>
                  <w:rFonts w:ascii="Calibri" w:eastAsia="Times New Roman" w:hAnsi="Calibri" w:cs="Calibri"/>
                  <w:color w:val="000000"/>
                  <w:sz w:val="16"/>
                  <w:szCs w:val="16"/>
                  <w:rPrChange w:id="2155" w:author="Michael Petite" w:date="2017-02-23T17:59:00Z">
                    <w:rPr>
                      <w:rFonts w:ascii="Calibri" w:eastAsia="Times New Roman" w:hAnsi="Calibri" w:cs="Calibri"/>
                      <w:color w:val="000000"/>
                      <w:sz w:val="22"/>
                      <w:szCs w:val="22"/>
                    </w:rPr>
                  </w:rPrChange>
                </w:rPr>
                <w:t>Grants and Donations</w:t>
              </w:r>
            </w:ins>
          </w:p>
        </w:tc>
        <w:tc>
          <w:tcPr>
            <w:tcW w:w="720" w:type="dxa"/>
            <w:tcBorders>
              <w:top w:val="nil"/>
              <w:left w:val="nil"/>
              <w:bottom w:val="single" w:sz="4" w:space="0" w:color="auto"/>
              <w:right w:val="single" w:sz="4" w:space="0" w:color="auto"/>
            </w:tcBorders>
            <w:shd w:val="clear" w:color="000000" w:fill="9BC2E6"/>
            <w:vAlign w:val="center"/>
            <w:hideMark/>
            <w:tcPrChange w:id="2156"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50B936BF" w14:textId="77777777" w:rsidR="0029053D" w:rsidRPr="0029053D" w:rsidRDefault="0029053D" w:rsidP="000206F9">
            <w:pPr>
              <w:spacing w:before="0" w:after="0" w:line="240" w:lineRule="auto"/>
              <w:jc w:val="center"/>
              <w:rPr>
                <w:ins w:id="2157" w:author="Roop Yekollu" w:date="2017-02-23T16:27:00Z"/>
                <w:rFonts w:ascii="Calibri" w:eastAsia="Times New Roman" w:hAnsi="Calibri" w:cs="Calibri"/>
                <w:color w:val="000000"/>
                <w:sz w:val="16"/>
                <w:szCs w:val="16"/>
                <w:rPrChange w:id="2158" w:author="Michael Petite" w:date="2017-02-23T17:59:00Z">
                  <w:rPr>
                    <w:ins w:id="2159" w:author="Roop Yekollu" w:date="2017-02-23T16:27:00Z"/>
                    <w:rFonts w:ascii="Calibri" w:eastAsia="Times New Roman" w:hAnsi="Calibri" w:cs="Calibri"/>
                    <w:color w:val="000000"/>
                    <w:sz w:val="18"/>
                    <w:szCs w:val="18"/>
                  </w:rPr>
                </w:rPrChange>
              </w:rPr>
            </w:pPr>
            <w:ins w:id="2160" w:author="Roop Yekollu" w:date="2017-02-23T16:27:00Z">
              <w:r w:rsidRPr="0029053D">
                <w:rPr>
                  <w:rFonts w:ascii="Calibri" w:eastAsia="Times New Roman" w:hAnsi="Calibri" w:cs="Calibri"/>
                  <w:color w:val="000000"/>
                  <w:sz w:val="16"/>
                  <w:szCs w:val="16"/>
                  <w:rPrChange w:id="2161"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162"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6C760C82" w14:textId="77777777" w:rsidR="0029053D" w:rsidRPr="0029053D" w:rsidRDefault="0029053D" w:rsidP="000206F9">
            <w:pPr>
              <w:spacing w:before="0" w:after="0" w:line="240" w:lineRule="auto"/>
              <w:jc w:val="center"/>
              <w:rPr>
                <w:ins w:id="2163" w:author="Roop Yekollu" w:date="2017-02-23T16:27:00Z"/>
                <w:rFonts w:ascii="Calibri" w:eastAsia="Times New Roman" w:hAnsi="Calibri" w:cs="Calibri"/>
                <w:color w:val="000000"/>
                <w:sz w:val="16"/>
                <w:szCs w:val="16"/>
                <w:rPrChange w:id="2164" w:author="Michael Petite" w:date="2017-02-23T17:59:00Z">
                  <w:rPr>
                    <w:ins w:id="2165" w:author="Roop Yekollu" w:date="2017-02-23T16:27:00Z"/>
                    <w:rFonts w:ascii="Calibri" w:eastAsia="Times New Roman" w:hAnsi="Calibri" w:cs="Calibri"/>
                    <w:color w:val="000000"/>
                    <w:sz w:val="18"/>
                    <w:szCs w:val="18"/>
                  </w:rPr>
                </w:rPrChange>
              </w:rPr>
            </w:pPr>
            <w:ins w:id="2166" w:author="Roop Yekollu" w:date="2017-02-23T16:27:00Z">
              <w:r w:rsidRPr="0029053D">
                <w:rPr>
                  <w:rFonts w:ascii="Calibri" w:eastAsia="Times New Roman" w:hAnsi="Calibri" w:cs="Calibri"/>
                  <w:color w:val="000000"/>
                  <w:sz w:val="16"/>
                  <w:szCs w:val="16"/>
                  <w:rPrChange w:id="2167"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2168"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07CAD03D" w14:textId="77777777" w:rsidR="0029053D" w:rsidRPr="0029053D" w:rsidRDefault="0029053D" w:rsidP="000206F9">
            <w:pPr>
              <w:spacing w:before="0" w:after="0" w:line="240" w:lineRule="auto"/>
              <w:jc w:val="center"/>
              <w:rPr>
                <w:ins w:id="2169" w:author="Roop Yekollu" w:date="2017-02-23T16:27:00Z"/>
                <w:rFonts w:ascii="Calibri" w:eastAsia="Times New Roman" w:hAnsi="Calibri" w:cs="Calibri"/>
                <w:color w:val="000000"/>
                <w:sz w:val="16"/>
                <w:szCs w:val="16"/>
                <w:rPrChange w:id="2170" w:author="Michael Petite" w:date="2017-02-23T17:59:00Z">
                  <w:rPr>
                    <w:ins w:id="2171" w:author="Roop Yekollu" w:date="2017-02-23T16:27:00Z"/>
                    <w:rFonts w:ascii="Calibri" w:eastAsia="Times New Roman" w:hAnsi="Calibri" w:cs="Calibri"/>
                    <w:color w:val="000000"/>
                    <w:sz w:val="18"/>
                    <w:szCs w:val="18"/>
                  </w:rPr>
                </w:rPrChange>
              </w:rPr>
            </w:pPr>
            <w:ins w:id="2172" w:author="Roop Yekollu" w:date="2017-02-23T16:27:00Z">
              <w:r w:rsidRPr="0029053D">
                <w:rPr>
                  <w:rFonts w:ascii="Calibri" w:eastAsia="Times New Roman" w:hAnsi="Calibri" w:cs="Calibri"/>
                  <w:color w:val="000000"/>
                  <w:sz w:val="16"/>
                  <w:szCs w:val="16"/>
                  <w:rPrChange w:id="2173"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auto" w:fill="auto"/>
            <w:vAlign w:val="center"/>
            <w:hideMark/>
            <w:tcPrChange w:id="2174" w:author="Michael Petite" w:date="2017-02-23T18:06:00Z">
              <w:tcPr>
                <w:tcW w:w="630" w:type="dxa"/>
                <w:tcBorders>
                  <w:top w:val="nil"/>
                  <w:left w:val="nil"/>
                  <w:bottom w:val="single" w:sz="4" w:space="0" w:color="auto"/>
                  <w:right w:val="single" w:sz="4" w:space="0" w:color="auto"/>
                </w:tcBorders>
                <w:shd w:val="clear" w:color="auto" w:fill="auto"/>
                <w:vAlign w:val="center"/>
                <w:hideMark/>
              </w:tcPr>
            </w:tcPrChange>
          </w:tcPr>
          <w:p w14:paraId="0AA37520" w14:textId="77777777" w:rsidR="0029053D" w:rsidRPr="0029053D" w:rsidRDefault="0029053D" w:rsidP="000206F9">
            <w:pPr>
              <w:spacing w:before="0" w:after="0" w:line="240" w:lineRule="auto"/>
              <w:jc w:val="center"/>
              <w:rPr>
                <w:ins w:id="2175" w:author="Roop Yekollu" w:date="2017-02-23T16:27:00Z"/>
                <w:rFonts w:ascii="Calibri" w:eastAsia="Times New Roman" w:hAnsi="Calibri" w:cs="Calibri"/>
                <w:color w:val="000000"/>
                <w:sz w:val="16"/>
                <w:szCs w:val="16"/>
                <w:rPrChange w:id="2176" w:author="Michael Petite" w:date="2017-02-23T17:59:00Z">
                  <w:rPr>
                    <w:ins w:id="2177" w:author="Roop Yekollu" w:date="2017-02-23T16:27:00Z"/>
                    <w:rFonts w:ascii="Calibri" w:eastAsia="Times New Roman" w:hAnsi="Calibri" w:cs="Calibri"/>
                    <w:color w:val="000000"/>
                    <w:sz w:val="18"/>
                    <w:szCs w:val="18"/>
                  </w:rPr>
                </w:rPrChange>
              </w:rPr>
            </w:pPr>
            <w:ins w:id="2178" w:author="Roop Yekollu" w:date="2017-02-23T16:27:00Z">
              <w:r w:rsidRPr="0029053D">
                <w:rPr>
                  <w:rFonts w:ascii="Calibri" w:eastAsia="Times New Roman" w:hAnsi="Calibri" w:cs="Calibri"/>
                  <w:color w:val="000000"/>
                  <w:sz w:val="16"/>
                  <w:szCs w:val="16"/>
                  <w:rPrChange w:id="2179" w:author="Michael Petite" w:date="2017-02-23T17:59:00Z">
                    <w:rPr>
                      <w:rFonts w:ascii="Calibri" w:eastAsia="Times New Roman" w:hAnsi="Calibri" w:cs="Calibri"/>
                      <w:color w:val="000000"/>
                      <w:sz w:val="18"/>
                      <w:szCs w:val="18"/>
                    </w:rPr>
                  </w:rPrChange>
                </w:rPr>
                <w:t> </w:t>
              </w:r>
            </w:ins>
          </w:p>
        </w:tc>
        <w:tc>
          <w:tcPr>
            <w:tcW w:w="720" w:type="dxa"/>
            <w:tcBorders>
              <w:top w:val="nil"/>
              <w:left w:val="nil"/>
              <w:bottom w:val="single" w:sz="4" w:space="0" w:color="auto"/>
              <w:right w:val="single" w:sz="4" w:space="0" w:color="auto"/>
            </w:tcBorders>
            <w:shd w:val="clear" w:color="auto" w:fill="auto"/>
            <w:vAlign w:val="center"/>
            <w:hideMark/>
            <w:tcPrChange w:id="2180" w:author="Michael Petite" w:date="2017-02-23T18:06:00Z">
              <w:tcPr>
                <w:tcW w:w="720" w:type="dxa"/>
                <w:tcBorders>
                  <w:top w:val="nil"/>
                  <w:left w:val="nil"/>
                  <w:bottom w:val="single" w:sz="4" w:space="0" w:color="auto"/>
                  <w:right w:val="single" w:sz="4" w:space="0" w:color="auto"/>
                </w:tcBorders>
                <w:shd w:val="clear" w:color="auto" w:fill="auto"/>
                <w:vAlign w:val="center"/>
                <w:hideMark/>
              </w:tcPr>
            </w:tcPrChange>
          </w:tcPr>
          <w:p w14:paraId="5EC3B72C" w14:textId="77777777" w:rsidR="0029053D" w:rsidRPr="0029053D" w:rsidRDefault="0029053D" w:rsidP="000206F9">
            <w:pPr>
              <w:spacing w:before="0" w:after="0" w:line="240" w:lineRule="auto"/>
              <w:jc w:val="center"/>
              <w:rPr>
                <w:ins w:id="2181" w:author="Roop Yekollu" w:date="2017-02-23T16:27:00Z"/>
                <w:rFonts w:ascii="Calibri" w:eastAsia="Times New Roman" w:hAnsi="Calibri" w:cs="Calibri"/>
                <w:color w:val="000000"/>
                <w:sz w:val="16"/>
                <w:szCs w:val="16"/>
                <w:rPrChange w:id="2182" w:author="Michael Petite" w:date="2017-02-23T17:59:00Z">
                  <w:rPr>
                    <w:ins w:id="2183" w:author="Roop Yekollu" w:date="2017-02-23T16:27:00Z"/>
                    <w:rFonts w:ascii="Calibri" w:eastAsia="Times New Roman" w:hAnsi="Calibri" w:cs="Calibri"/>
                    <w:color w:val="000000"/>
                    <w:sz w:val="18"/>
                    <w:szCs w:val="18"/>
                  </w:rPr>
                </w:rPrChange>
              </w:rPr>
            </w:pPr>
            <w:ins w:id="2184" w:author="Roop Yekollu" w:date="2017-02-23T16:27:00Z">
              <w:r w:rsidRPr="0029053D">
                <w:rPr>
                  <w:rFonts w:ascii="Calibri" w:eastAsia="Times New Roman" w:hAnsi="Calibri" w:cs="Calibri"/>
                  <w:color w:val="000000"/>
                  <w:sz w:val="16"/>
                  <w:szCs w:val="16"/>
                  <w:rPrChange w:id="2185" w:author="Michael Petite" w:date="2017-02-23T17:59:00Z">
                    <w:rPr>
                      <w:rFonts w:ascii="Calibri" w:eastAsia="Times New Roman" w:hAnsi="Calibri" w:cs="Calibri"/>
                      <w:color w:val="000000"/>
                      <w:sz w:val="18"/>
                      <w:szCs w:val="18"/>
                    </w:rPr>
                  </w:rPrChange>
                </w:rPr>
                <w:t> </w:t>
              </w:r>
            </w:ins>
          </w:p>
        </w:tc>
        <w:tc>
          <w:tcPr>
            <w:tcW w:w="900" w:type="dxa"/>
            <w:tcBorders>
              <w:top w:val="nil"/>
              <w:left w:val="nil"/>
              <w:bottom w:val="single" w:sz="4" w:space="0" w:color="auto"/>
              <w:right w:val="single" w:sz="4" w:space="0" w:color="auto"/>
            </w:tcBorders>
            <w:shd w:val="clear" w:color="000000" w:fill="9BC2E6"/>
            <w:vAlign w:val="center"/>
            <w:hideMark/>
            <w:tcPrChange w:id="2186"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1556FE49" w14:textId="77777777" w:rsidR="0029053D" w:rsidRPr="0029053D" w:rsidRDefault="0029053D" w:rsidP="000206F9">
            <w:pPr>
              <w:spacing w:before="0" w:after="0" w:line="240" w:lineRule="auto"/>
              <w:jc w:val="center"/>
              <w:rPr>
                <w:ins w:id="2187" w:author="Roop Yekollu" w:date="2017-02-23T16:27:00Z"/>
                <w:rFonts w:ascii="Calibri" w:eastAsia="Times New Roman" w:hAnsi="Calibri" w:cs="Calibri"/>
                <w:color w:val="000000"/>
                <w:sz w:val="16"/>
                <w:szCs w:val="16"/>
                <w:rPrChange w:id="2188" w:author="Michael Petite" w:date="2017-02-23T17:59:00Z">
                  <w:rPr>
                    <w:ins w:id="2189" w:author="Roop Yekollu" w:date="2017-02-23T16:27:00Z"/>
                    <w:rFonts w:ascii="Calibri" w:eastAsia="Times New Roman" w:hAnsi="Calibri" w:cs="Calibri"/>
                    <w:color w:val="000000"/>
                    <w:sz w:val="18"/>
                    <w:szCs w:val="18"/>
                  </w:rPr>
                </w:rPrChange>
              </w:rPr>
            </w:pPr>
            <w:ins w:id="2190" w:author="Roop Yekollu" w:date="2017-02-23T16:27:00Z">
              <w:r w:rsidRPr="0029053D">
                <w:rPr>
                  <w:rFonts w:ascii="Calibri" w:eastAsia="Times New Roman" w:hAnsi="Calibri" w:cs="Calibri"/>
                  <w:color w:val="000000"/>
                  <w:sz w:val="16"/>
                  <w:szCs w:val="16"/>
                  <w:rPrChange w:id="2191"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auto" w:fill="auto"/>
            <w:vAlign w:val="center"/>
            <w:hideMark/>
            <w:tcPrChange w:id="2192" w:author="Michael Petite" w:date="2017-02-23T18:06:00Z">
              <w:tcPr>
                <w:tcW w:w="360" w:type="dxa"/>
                <w:tcBorders>
                  <w:top w:val="nil"/>
                  <w:left w:val="nil"/>
                  <w:bottom w:val="single" w:sz="4" w:space="0" w:color="auto"/>
                  <w:right w:val="single" w:sz="4" w:space="0" w:color="auto"/>
                </w:tcBorders>
                <w:shd w:val="clear" w:color="auto" w:fill="auto"/>
                <w:vAlign w:val="center"/>
                <w:hideMark/>
              </w:tcPr>
            </w:tcPrChange>
          </w:tcPr>
          <w:p w14:paraId="4565EE31" w14:textId="77777777" w:rsidR="0029053D" w:rsidRPr="0029053D" w:rsidRDefault="0029053D" w:rsidP="000206F9">
            <w:pPr>
              <w:spacing w:before="0" w:after="0" w:line="240" w:lineRule="auto"/>
              <w:jc w:val="center"/>
              <w:rPr>
                <w:ins w:id="2193" w:author="Roop Yekollu" w:date="2017-02-23T16:27:00Z"/>
                <w:rFonts w:ascii="Calibri" w:eastAsia="Times New Roman" w:hAnsi="Calibri" w:cs="Calibri"/>
                <w:color w:val="000000"/>
                <w:sz w:val="16"/>
                <w:szCs w:val="16"/>
                <w:rPrChange w:id="2194" w:author="Michael Petite" w:date="2017-02-23T17:59:00Z">
                  <w:rPr>
                    <w:ins w:id="2195" w:author="Roop Yekollu" w:date="2017-02-23T16:27:00Z"/>
                    <w:rFonts w:ascii="Calibri" w:eastAsia="Times New Roman" w:hAnsi="Calibri" w:cs="Calibri"/>
                    <w:color w:val="000000"/>
                    <w:sz w:val="18"/>
                    <w:szCs w:val="18"/>
                  </w:rPr>
                </w:rPrChange>
              </w:rPr>
            </w:pPr>
            <w:ins w:id="2196" w:author="Roop Yekollu" w:date="2017-02-23T16:27:00Z">
              <w:r w:rsidRPr="0029053D">
                <w:rPr>
                  <w:rFonts w:ascii="Calibri" w:eastAsia="Times New Roman" w:hAnsi="Calibri" w:cs="Calibri"/>
                  <w:color w:val="000000"/>
                  <w:sz w:val="16"/>
                  <w:szCs w:val="16"/>
                  <w:rPrChange w:id="2197"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198"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726FA610" w14:textId="77777777" w:rsidR="0029053D" w:rsidRPr="0029053D" w:rsidRDefault="0029053D" w:rsidP="000206F9">
            <w:pPr>
              <w:spacing w:before="0" w:after="0" w:line="240" w:lineRule="auto"/>
              <w:jc w:val="center"/>
              <w:rPr>
                <w:ins w:id="2199" w:author="Roop Yekollu" w:date="2017-02-23T16:27:00Z"/>
                <w:rFonts w:ascii="Calibri" w:eastAsia="Times New Roman" w:hAnsi="Calibri" w:cs="Calibri"/>
                <w:color w:val="000000"/>
                <w:sz w:val="16"/>
                <w:szCs w:val="16"/>
                <w:rPrChange w:id="2200" w:author="Michael Petite" w:date="2017-02-23T17:59:00Z">
                  <w:rPr>
                    <w:ins w:id="2201" w:author="Roop Yekollu" w:date="2017-02-23T16:27:00Z"/>
                    <w:rFonts w:ascii="Calibri" w:eastAsia="Times New Roman" w:hAnsi="Calibri" w:cs="Calibri"/>
                    <w:color w:val="000000"/>
                    <w:sz w:val="18"/>
                    <w:szCs w:val="18"/>
                  </w:rPr>
                </w:rPrChange>
              </w:rPr>
            </w:pPr>
            <w:ins w:id="2202" w:author="Roop Yekollu" w:date="2017-02-23T16:27:00Z">
              <w:r w:rsidRPr="0029053D">
                <w:rPr>
                  <w:rFonts w:ascii="Calibri" w:eastAsia="Times New Roman" w:hAnsi="Calibri" w:cs="Calibri"/>
                  <w:color w:val="000000"/>
                  <w:sz w:val="16"/>
                  <w:szCs w:val="16"/>
                  <w:rPrChange w:id="2203"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2204"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4042B2F7" w14:textId="77777777" w:rsidR="0029053D" w:rsidRPr="0029053D" w:rsidRDefault="0029053D" w:rsidP="000206F9">
            <w:pPr>
              <w:spacing w:before="0" w:after="0" w:line="240" w:lineRule="auto"/>
              <w:jc w:val="center"/>
              <w:rPr>
                <w:ins w:id="2205" w:author="Roop Yekollu" w:date="2017-02-23T16:27:00Z"/>
                <w:rFonts w:ascii="Calibri" w:eastAsia="Times New Roman" w:hAnsi="Calibri" w:cs="Calibri"/>
                <w:color w:val="000000"/>
                <w:sz w:val="16"/>
                <w:szCs w:val="16"/>
                <w:rPrChange w:id="2206" w:author="Michael Petite" w:date="2017-02-23T17:59:00Z">
                  <w:rPr>
                    <w:ins w:id="2207" w:author="Roop Yekollu" w:date="2017-02-23T16:27:00Z"/>
                    <w:rFonts w:ascii="Calibri" w:eastAsia="Times New Roman" w:hAnsi="Calibri" w:cs="Calibri"/>
                    <w:color w:val="000000"/>
                    <w:sz w:val="18"/>
                    <w:szCs w:val="18"/>
                  </w:rPr>
                </w:rPrChange>
              </w:rPr>
            </w:pPr>
            <w:ins w:id="2208" w:author="Roop Yekollu" w:date="2017-02-23T16:27:00Z">
              <w:r w:rsidRPr="0029053D">
                <w:rPr>
                  <w:rFonts w:ascii="Calibri" w:eastAsia="Times New Roman" w:hAnsi="Calibri" w:cs="Calibri"/>
                  <w:color w:val="000000"/>
                  <w:sz w:val="16"/>
                  <w:szCs w:val="16"/>
                  <w:rPrChange w:id="2209"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2210"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59D89102" w14:textId="77777777" w:rsidR="0029053D" w:rsidRPr="0029053D" w:rsidRDefault="0029053D" w:rsidP="000206F9">
            <w:pPr>
              <w:spacing w:before="0" w:after="0" w:line="240" w:lineRule="auto"/>
              <w:jc w:val="center"/>
              <w:rPr>
                <w:ins w:id="2211" w:author="Roop Yekollu" w:date="2017-02-23T16:27:00Z"/>
                <w:rFonts w:ascii="Calibri" w:eastAsia="Times New Roman" w:hAnsi="Calibri" w:cs="Calibri"/>
                <w:color w:val="000000"/>
                <w:sz w:val="16"/>
                <w:szCs w:val="16"/>
                <w:rPrChange w:id="2212" w:author="Michael Petite" w:date="2017-02-23T17:59:00Z">
                  <w:rPr>
                    <w:ins w:id="2213" w:author="Roop Yekollu" w:date="2017-02-23T16:27:00Z"/>
                    <w:rFonts w:ascii="Calibri" w:eastAsia="Times New Roman" w:hAnsi="Calibri" w:cs="Calibri"/>
                    <w:color w:val="000000"/>
                    <w:sz w:val="18"/>
                    <w:szCs w:val="18"/>
                  </w:rPr>
                </w:rPrChange>
              </w:rPr>
            </w:pPr>
            <w:ins w:id="2214" w:author="Roop Yekollu" w:date="2017-02-23T16:27:00Z">
              <w:r w:rsidRPr="0029053D">
                <w:rPr>
                  <w:rFonts w:ascii="Calibri" w:eastAsia="Times New Roman" w:hAnsi="Calibri" w:cs="Calibri"/>
                  <w:color w:val="000000"/>
                  <w:sz w:val="16"/>
                  <w:szCs w:val="16"/>
                  <w:rPrChange w:id="2215"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216"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0383E6BC" w14:textId="77777777" w:rsidR="0029053D" w:rsidRPr="0029053D" w:rsidRDefault="0029053D" w:rsidP="000206F9">
            <w:pPr>
              <w:spacing w:before="0" w:after="0" w:line="240" w:lineRule="auto"/>
              <w:jc w:val="center"/>
              <w:rPr>
                <w:ins w:id="2217" w:author="Roop Yekollu" w:date="2017-02-23T16:27:00Z"/>
                <w:rFonts w:ascii="Calibri" w:eastAsia="Times New Roman" w:hAnsi="Calibri" w:cs="Calibri"/>
                <w:color w:val="000000"/>
                <w:sz w:val="16"/>
                <w:szCs w:val="16"/>
                <w:rPrChange w:id="2218" w:author="Michael Petite" w:date="2017-02-23T17:59:00Z">
                  <w:rPr>
                    <w:ins w:id="2219" w:author="Roop Yekollu" w:date="2017-02-23T16:27:00Z"/>
                    <w:rFonts w:ascii="Calibri" w:eastAsia="Times New Roman" w:hAnsi="Calibri" w:cs="Calibri"/>
                    <w:color w:val="000000"/>
                    <w:sz w:val="18"/>
                    <w:szCs w:val="18"/>
                  </w:rPr>
                </w:rPrChange>
              </w:rPr>
            </w:pPr>
            <w:ins w:id="2220" w:author="Roop Yekollu" w:date="2017-02-23T16:27:00Z">
              <w:r w:rsidRPr="0029053D">
                <w:rPr>
                  <w:rFonts w:ascii="Calibri" w:eastAsia="Times New Roman" w:hAnsi="Calibri" w:cs="Calibri"/>
                  <w:color w:val="000000"/>
                  <w:sz w:val="16"/>
                  <w:szCs w:val="16"/>
                  <w:rPrChange w:id="2221"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222"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76376AFF" w14:textId="77777777" w:rsidR="0029053D" w:rsidRPr="0029053D" w:rsidRDefault="0029053D" w:rsidP="000206F9">
            <w:pPr>
              <w:spacing w:before="0" w:after="0" w:line="240" w:lineRule="auto"/>
              <w:jc w:val="center"/>
              <w:rPr>
                <w:ins w:id="2223" w:author="Roop Yekollu" w:date="2017-02-23T16:27:00Z"/>
                <w:rFonts w:ascii="Calibri" w:eastAsia="Times New Roman" w:hAnsi="Calibri" w:cs="Calibri"/>
                <w:color w:val="000000"/>
                <w:sz w:val="16"/>
                <w:szCs w:val="16"/>
                <w:rPrChange w:id="2224" w:author="Michael Petite" w:date="2017-02-23T17:59:00Z">
                  <w:rPr>
                    <w:ins w:id="2225" w:author="Roop Yekollu" w:date="2017-02-23T16:27:00Z"/>
                    <w:rFonts w:ascii="Calibri" w:eastAsia="Times New Roman" w:hAnsi="Calibri" w:cs="Calibri"/>
                    <w:color w:val="000000"/>
                    <w:sz w:val="18"/>
                    <w:szCs w:val="18"/>
                  </w:rPr>
                </w:rPrChange>
              </w:rPr>
            </w:pPr>
            <w:ins w:id="2226" w:author="Roop Yekollu" w:date="2017-02-23T16:27:00Z">
              <w:r w:rsidRPr="0029053D">
                <w:rPr>
                  <w:rFonts w:ascii="Calibri" w:eastAsia="Times New Roman" w:hAnsi="Calibri" w:cs="Calibri"/>
                  <w:color w:val="000000"/>
                  <w:sz w:val="16"/>
                  <w:szCs w:val="16"/>
                  <w:rPrChange w:id="2227"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2228"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4710BB63" w14:textId="77777777" w:rsidR="0029053D" w:rsidRPr="0029053D" w:rsidRDefault="0029053D" w:rsidP="000206F9">
            <w:pPr>
              <w:spacing w:before="0" w:after="0" w:line="240" w:lineRule="auto"/>
              <w:rPr>
                <w:ins w:id="2229" w:author="Roop Yekollu" w:date="2017-02-23T16:27:00Z"/>
                <w:rFonts w:ascii="Calibri" w:eastAsia="Times New Roman" w:hAnsi="Calibri" w:cs="Calibri"/>
                <w:color w:val="000000"/>
                <w:sz w:val="16"/>
                <w:szCs w:val="16"/>
                <w:rPrChange w:id="2230" w:author="Michael Petite" w:date="2017-02-23T17:59:00Z">
                  <w:rPr>
                    <w:ins w:id="2231" w:author="Roop Yekollu" w:date="2017-02-23T16:27:00Z"/>
                    <w:rFonts w:ascii="Calibri" w:eastAsia="Times New Roman" w:hAnsi="Calibri" w:cs="Calibri"/>
                    <w:color w:val="000000"/>
                    <w:sz w:val="18"/>
                    <w:szCs w:val="18"/>
                  </w:rPr>
                </w:rPrChange>
              </w:rPr>
            </w:pPr>
            <w:ins w:id="2232" w:author="Roop Yekollu" w:date="2017-02-23T16:27:00Z">
              <w:r w:rsidRPr="0029053D">
                <w:rPr>
                  <w:rFonts w:ascii="Calibri" w:eastAsia="Times New Roman" w:hAnsi="Calibri" w:cs="Calibri"/>
                  <w:color w:val="000000"/>
                  <w:sz w:val="16"/>
                  <w:szCs w:val="16"/>
                  <w:rPrChange w:id="2233" w:author="Michael Petite" w:date="2017-02-23T17:59:00Z">
                    <w:rPr>
                      <w:rFonts w:ascii="Calibri" w:eastAsia="Times New Roman" w:hAnsi="Calibri" w:cs="Calibri"/>
                      <w:color w:val="000000"/>
                      <w:sz w:val="18"/>
                      <w:szCs w:val="18"/>
                    </w:rPr>
                  </w:rPrChange>
                </w:rPr>
                <w:t> </w:t>
              </w:r>
            </w:ins>
          </w:p>
        </w:tc>
      </w:tr>
      <w:tr w:rsidR="002D581C" w:rsidRPr="0029053D" w14:paraId="67CBFA79" w14:textId="77777777" w:rsidTr="002D581C">
        <w:trPr>
          <w:trHeight w:val="580"/>
          <w:ins w:id="2234" w:author="Roop Yekollu" w:date="2017-02-23T16:27:00Z"/>
          <w:trPrChange w:id="2235" w:author="Michael Petite" w:date="2017-02-23T18:06:00Z">
            <w:trPr>
              <w:trHeight w:val="58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2236"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3B3258D6" w14:textId="77777777" w:rsidR="0029053D" w:rsidRPr="0029053D" w:rsidRDefault="0029053D" w:rsidP="000206F9">
            <w:pPr>
              <w:spacing w:before="0" w:after="0" w:line="240" w:lineRule="auto"/>
              <w:rPr>
                <w:ins w:id="2237" w:author="Roop Yekollu" w:date="2017-02-23T16:27:00Z"/>
                <w:rFonts w:ascii="Calibri" w:eastAsia="Times New Roman" w:hAnsi="Calibri" w:cs="Calibri"/>
                <w:sz w:val="16"/>
                <w:szCs w:val="16"/>
                <w:rPrChange w:id="2238" w:author="Michael Petite" w:date="2017-02-23T17:59:00Z">
                  <w:rPr>
                    <w:ins w:id="2239" w:author="Roop Yekollu" w:date="2017-02-23T16:27:00Z"/>
                    <w:rFonts w:ascii="Calibri" w:eastAsia="Times New Roman" w:hAnsi="Calibri" w:cs="Calibri"/>
                    <w:sz w:val="22"/>
                    <w:szCs w:val="22"/>
                  </w:rPr>
                </w:rPrChange>
              </w:rPr>
            </w:pPr>
            <w:ins w:id="2240" w:author="Roop Yekollu" w:date="2017-02-23T16:27:00Z">
              <w:r w:rsidRPr="0029053D">
                <w:rPr>
                  <w:rFonts w:ascii="Calibri" w:eastAsia="Times New Roman" w:hAnsi="Calibri" w:cs="Calibri"/>
                  <w:sz w:val="16"/>
                  <w:szCs w:val="16"/>
                  <w:rPrChange w:id="2241" w:author="Michael Petite" w:date="2017-02-23T17:59:00Z">
                    <w:rPr>
                      <w:rFonts w:ascii="Calibri" w:eastAsia="Times New Roman" w:hAnsi="Calibri" w:cs="Calibri"/>
                      <w:sz w:val="22"/>
                      <w:szCs w:val="22"/>
                    </w:rPr>
                  </w:rPrChange>
                </w:rPr>
                <w:t>Educational Grant / Scholarship</w:t>
              </w:r>
            </w:ins>
          </w:p>
        </w:tc>
        <w:tc>
          <w:tcPr>
            <w:tcW w:w="882" w:type="dxa"/>
            <w:tcBorders>
              <w:top w:val="nil"/>
              <w:left w:val="nil"/>
              <w:bottom w:val="single" w:sz="4" w:space="0" w:color="auto"/>
              <w:right w:val="single" w:sz="4" w:space="0" w:color="auto"/>
            </w:tcBorders>
            <w:shd w:val="clear" w:color="auto" w:fill="auto"/>
            <w:noWrap/>
            <w:vAlign w:val="bottom"/>
            <w:hideMark/>
            <w:tcPrChange w:id="2242"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1586E096" w14:textId="77777777" w:rsidR="0029053D" w:rsidRPr="0029053D" w:rsidRDefault="0029053D" w:rsidP="000206F9">
            <w:pPr>
              <w:spacing w:before="0" w:after="0" w:line="240" w:lineRule="auto"/>
              <w:rPr>
                <w:ins w:id="2243" w:author="Roop Yekollu" w:date="2017-02-23T16:27:00Z"/>
                <w:rFonts w:ascii="Calibri" w:eastAsia="Times New Roman" w:hAnsi="Calibri" w:cs="Calibri"/>
                <w:color w:val="000000"/>
                <w:sz w:val="16"/>
                <w:szCs w:val="16"/>
                <w:rPrChange w:id="2244" w:author="Michael Petite" w:date="2017-02-23T17:59:00Z">
                  <w:rPr>
                    <w:ins w:id="2245" w:author="Roop Yekollu" w:date="2017-02-23T16:27:00Z"/>
                    <w:rFonts w:ascii="Calibri" w:eastAsia="Times New Roman" w:hAnsi="Calibri" w:cs="Calibri"/>
                    <w:color w:val="000000"/>
                    <w:sz w:val="22"/>
                    <w:szCs w:val="22"/>
                  </w:rPr>
                </w:rPrChange>
              </w:rPr>
            </w:pPr>
            <w:ins w:id="2246" w:author="Roop Yekollu" w:date="2017-02-23T16:27:00Z">
              <w:r w:rsidRPr="0029053D">
                <w:rPr>
                  <w:rFonts w:ascii="Calibri" w:eastAsia="Times New Roman" w:hAnsi="Calibri" w:cs="Calibri"/>
                  <w:color w:val="000000"/>
                  <w:sz w:val="16"/>
                  <w:szCs w:val="16"/>
                  <w:rPrChange w:id="2247" w:author="Michael Petite" w:date="2017-02-23T17:59:00Z">
                    <w:rPr>
                      <w:rFonts w:ascii="Calibri" w:eastAsia="Times New Roman" w:hAnsi="Calibri" w:cs="Calibri"/>
                      <w:color w:val="000000"/>
                      <w:sz w:val="22"/>
                      <w:szCs w:val="22"/>
                    </w:rPr>
                  </w:rPrChange>
                </w:rPr>
                <w:t>Grants and Donations</w:t>
              </w:r>
            </w:ins>
          </w:p>
        </w:tc>
        <w:tc>
          <w:tcPr>
            <w:tcW w:w="720" w:type="dxa"/>
            <w:tcBorders>
              <w:top w:val="nil"/>
              <w:left w:val="nil"/>
              <w:bottom w:val="single" w:sz="4" w:space="0" w:color="auto"/>
              <w:right w:val="single" w:sz="4" w:space="0" w:color="auto"/>
            </w:tcBorders>
            <w:shd w:val="clear" w:color="000000" w:fill="9BC2E6"/>
            <w:vAlign w:val="center"/>
            <w:hideMark/>
            <w:tcPrChange w:id="2248"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7262A1F9" w14:textId="77777777" w:rsidR="0029053D" w:rsidRPr="0029053D" w:rsidRDefault="0029053D" w:rsidP="000206F9">
            <w:pPr>
              <w:spacing w:before="0" w:after="0" w:line="240" w:lineRule="auto"/>
              <w:jc w:val="center"/>
              <w:rPr>
                <w:ins w:id="2249" w:author="Roop Yekollu" w:date="2017-02-23T16:27:00Z"/>
                <w:rFonts w:ascii="Calibri" w:eastAsia="Times New Roman" w:hAnsi="Calibri" w:cs="Calibri"/>
                <w:color w:val="000000"/>
                <w:sz w:val="16"/>
                <w:szCs w:val="16"/>
                <w:rPrChange w:id="2250" w:author="Michael Petite" w:date="2017-02-23T17:59:00Z">
                  <w:rPr>
                    <w:ins w:id="2251" w:author="Roop Yekollu" w:date="2017-02-23T16:27:00Z"/>
                    <w:rFonts w:ascii="Calibri" w:eastAsia="Times New Roman" w:hAnsi="Calibri" w:cs="Calibri"/>
                    <w:color w:val="000000"/>
                    <w:sz w:val="18"/>
                    <w:szCs w:val="18"/>
                  </w:rPr>
                </w:rPrChange>
              </w:rPr>
            </w:pPr>
            <w:ins w:id="2252" w:author="Roop Yekollu" w:date="2017-02-23T16:27:00Z">
              <w:r w:rsidRPr="0029053D">
                <w:rPr>
                  <w:rFonts w:ascii="Calibri" w:eastAsia="Times New Roman" w:hAnsi="Calibri" w:cs="Calibri"/>
                  <w:color w:val="000000"/>
                  <w:sz w:val="16"/>
                  <w:szCs w:val="16"/>
                  <w:rPrChange w:id="2253"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254"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4CECB23C" w14:textId="77777777" w:rsidR="0029053D" w:rsidRPr="0029053D" w:rsidRDefault="0029053D" w:rsidP="000206F9">
            <w:pPr>
              <w:spacing w:before="0" w:after="0" w:line="240" w:lineRule="auto"/>
              <w:jc w:val="center"/>
              <w:rPr>
                <w:ins w:id="2255" w:author="Roop Yekollu" w:date="2017-02-23T16:27:00Z"/>
                <w:rFonts w:ascii="Calibri" w:eastAsia="Times New Roman" w:hAnsi="Calibri" w:cs="Calibri"/>
                <w:color w:val="000000"/>
                <w:sz w:val="16"/>
                <w:szCs w:val="16"/>
                <w:rPrChange w:id="2256" w:author="Michael Petite" w:date="2017-02-23T17:59:00Z">
                  <w:rPr>
                    <w:ins w:id="2257" w:author="Roop Yekollu" w:date="2017-02-23T16:27:00Z"/>
                    <w:rFonts w:ascii="Calibri" w:eastAsia="Times New Roman" w:hAnsi="Calibri" w:cs="Calibri"/>
                    <w:color w:val="000000"/>
                    <w:sz w:val="18"/>
                    <w:szCs w:val="18"/>
                  </w:rPr>
                </w:rPrChange>
              </w:rPr>
            </w:pPr>
            <w:ins w:id="2258" w:author="Roop Yekollu" w:date="2017-02-23T16:27:00Z">
              <w:r w:rsidRPr="0029053D">
                <w:rPr>
                  <w:rFonts w:ascii="Calibri" w:eastAsia="Times New Roman" w:hAnsi="Calibri" w:cs="Calibri"/>
                  <w:color w:val="000000"/>
                  <w:sz w:val="16"/>
                  <w:szCs w:val="16"/>
                  <w:rPrChange w:id="2259"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2260"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2F7E8D7A" w14:textId="77777777" w:rsidR="0029053D" w:rsidRPr="0029053D" w:rsidRDefault="0029053D" w:rsidP="000206F9">
            <w:pPr>
              <w:spacing w:before="0" w:after="0" w:line="240" w:lineRule="auto"/>
              <w:jc w:val="center"/>
              <w:rPr>
                <w:ins w:id="2261" w:author="Roop Yekollu" w:date="2017-02-23T16:27:00Z"/>
                <w:rFonts w:ascii="Calibri" w:eastAsia="Times New Roman" w:hAnsi="Calibri" w:cs="Calibri"/>
                <w:color w:val="000000"/>
                <w:sz w:val="16"/>
                <w:szCs w:val="16"/>
                <w:rPrChange w:id="2262" w:author="Michael Petite" w:date="2017-02-23T17:59:00Z">
                  <w:rPr>
                    <w:ins w:id="2263" w:author="Roop Yekollu" w:date="2017-02-23T16:27:00Z"/>
                    <w:rFonts w:ascii="Calibri" w:eastAsia="Times New Roman" w:hAnsi="Calibri" w:cs="Calibri"/>
                    <w:color w:val="000000"/>
                    <w:sz w:val="18"/>
                    <w:szCs w:val="18"/>
                  </w:rPr>
                </w:rPrChange>
              </w:rPr>
            </w:pPr>
            <w:ins w:id="2264" w:author="Roop Yekollu" w:date="2017-02-23T16:27:00Z">
              <w:r w:rsidRPr="0029053D">
                <w:rPr>
                  <w:rFonts w:ascii="Calibri" w:eastAsia="Times New Roman" w:hAnsi="Calibri" w:cs="Calibri"/>
                  <w:color w:val="000000"/>
                  <w:sz w:val="16"/>
                  <w:szCs w:val="16"/>
                  <w:rPrChange w:id="2265"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auto" w:fill="auto"/>
            <w:vAlign w:val="center"/>
            <w:hideMark/>
            <w:tcPrChange w:id="2266" w:author="Michael Petite" w:date="2017-02-23T18:06:00Z">
              <w:tcPr>
                <w:tcW w:w="630" w:type="dxa"/>
                <w:tcBorders>
                  <w:top w:val="nil"/>
                  <w:left w:val="nil"/>
                  <w:bottom w:val="single" w:sz="4" w:space="0" w:color="auto"/>
                  <w:right w:val="single" w:sz="4" w:space="0" w:color="auto"/>
                </w:tcBorders>
                <w:shd w:val="clear" w:color="auto" w:fill="auto"/>
                <w:vAlign w:val="center"/>
                <w:hideMark/>
              </w:tcPr>
            </w:tcPrChange>
          </w:tcPr>
          <w:p w14:paraId="25064775" w14:textId="77777777" w:rsidR="0029053D" w:rsidRPr="0029053D" w:rsidRDefault="0029053D" w:rsidP="000206F9">
            <w:pPr>
              <w:spacing w:before="0" w:after="0" w:line="240" w:lineRule="auto"/>
              <w:jc w:val="center"/>
              <w:rPr>
                <w:ins w:id="2267" w:author="Roop Yekollu" w:date="2017-02-23T16:27:00Z"/>
                <w:rFonts w:ascii="Calibri" w:eastAsia="Times New Roman" w:hAnsi="Calibri" w:cs="Calibri"/>
                <w:color w:val="000000"/>
                <w:sz w:val="16"/>
                <w:szCs w:val="16"/>
                <w:rPrChange w:id="2268" w:author="Michael Petite" w:date="2017-02-23T17:59:00Z">
                  <w:rPr>
                    <w:ins w:id="2269" w:author="Roop Yekollu" w:date="2017-02-23T16:27:00Z"/>
                    <w:rFonts w:ascii="Calibri" w:eastAsia="Times New Roman" w:hAnsi="Calibri" w:cs="Calibri"/>
                    <w:color w:val="000000"/>
                    <w:sz w:val="18"/>
                    <w:szCs w:val="18"/>
                  </w:rPr>
                </w:rPrChange>
              </w:rPr>
            </w:pPr>
            <w:ins w:id="2270" w:author="Roop Yekollu" w:date="2017-02-23T16:27:00Z">
              <w:r w:rsidRPr="0029053D">
                <w:rPr>
                  <w:rFonts w:ascii="Calibri" w:eastAsia="Times New Roman" w:hAnsi="Calibri" w:cs="Calibri"/>
                  <w:color w:val="000000"/>
                  <w:sz w:val="16"/>
                  <w:szCs w:val="16"/>
                  <w:rPrChange w:id="2271" w:author="Michael Petite" w:date="2017-02-23T17:59:00Z">
                    <w:rPr>
                      <w:rFonts w:ascii="Calibri" w:eastAsia="Times New Roman" w:hAnsi="Calibri" w:cs="Calibri"/>
                      <w:color w:val="000000"/>
                      <w:sz w:val="18"/>
                      <w:szCs w:val="18"/>
                    </w:rPr>
                  </w:rPrChange>
                </w:rPr>
                <w:t> </w:t>
              </w:r>
            </w:ins>
          </w:p>
        </w:tc>
        <w:tc>
          <w:tcPr>
            <w:tcW w:w="720" w:type="dxa"/>
            <w:tcBorders>
              <w:top w:val="nil"/>
              <w:left w:val="nil"/>
              <w:bottom w:val="single" w:sz="4" w:space="0" w:color="auto"/>
              <w:right w:val="single" w:sz="4" w:space="0" w:color="auto"/>
            </w:tcBorders>
            <w:shd w:val="clear" w:color="auto" w:fill="auto"/>
            <w:vAlign w:val="center"/>
            <w:hideMark/>
            <w:tcPrChange w:id="2272" w:author="Michael Petite" w:date="2017-02-23T18:06:00Z">
              <w:tcPr>
                <w:tcW w:w="720" w:type="dxa"/>
                <w:tcBorders>
                  <w:top w:val="nil"/>
                  <w:left w:val="nil"/>
                  <w:bottom w:val="single" w:sz="4" w:space="0" w:color="auto"/>
                  <w:right w:val="single" w:sz="4" w:space="0" w:color="auto"/>
                </w:tcBorders>
                <w:shd w:val="clear" w:color="auto" w:fill="auto"/>
                <w:vAlign w:val="center"/>
                <w:hideMark/>
              </w:tcPr>
            </w:tcPrChange>
          </w:tcPr>
          <w:p w14:paraId="1F5F9BD3" w14:textId="77777777" w:rsidR="0029053D" w:rsidRPr="0029053D" w:rsidRDefault="0029053D" w:rsidP="000206F9">
            <w:pPr>
              <w:spacing w:before="0" w:after="0" w:line="240" w:lineRule="auto"/>
              <w:jc w:val="center"/>
              <w:rPr>
                <w:ins w:id="2273" w:author="Roop Yekollu" w:date="2017-02-23T16:27:00Z"/>
                <w:rFonts w:ascii="Calibri" w:eastAsia="Times New Roman" w:hAnsi="Calibri" w:cs="Calibri"/>
                <w:color w:val="000000"/>
                <w:sz w:val="16"/>
                <w:szCs w:val="16"/>
                <w:rPrChange w:id="2274" w:author="Michael Petite" w:date="2017-02-23T17:59:00Z">
                  <w:rPr>
                    <w:ins w:id="2275" w:author="Roop Yekollu" w:date="2017-02-23T16:27:00Z"/>
                    <w:rFonts w:ascii="Calibri" w:eastAsia="Times New Roman" w:hAnsi="Calibri" w:cs="Calibri"/>
                    <w:color w:val="000000"/>
                    <w:sz w:val="18"/>
                    <w:szCs w:val="18"/>
                  </w:rPr>
                </w:rPrChange>
              </w:rPr>
            </w:pPr>
            <w:ins w:id="2276" w:author="Roop Yekollu" w:date="2017-02-23T16:27:00Z">
              <w:r w:rsidRPr="0029053D">
                <w:rPr>
                  <w:rFonts w:ascii="Calibri" w:eastAsia="Times New Roman" w:hAnsi="Calibri" w:cs="Calibri"/>
                  <w:color w:val="000000"/>
                  <w:sz w:val="16"/>
                  <w:szCs w:val="16"/>
                  <w:rPrChange w:id="2277" w:author="Michael Petite" w:date="2017-02-23T17:59:00Z">
                    <w:rPr>
                      <w:rFonts w:ascii="Calibri" w:eastAsia="Times New Roman" w:hAnsi="Calibri" w:cs="Calibri"/>
                      <w:color w:val="000000"/>
                      <w:sz w:val="18"/>
                      <w:szCs w:val="18"/>
                    </w:rPr>
                  </w:rPrChange>
                </w:rPr>
                <w:t> </w:t>
              </w:r>
            </w:ins>
          </w:p>
        </w:tc>
        <w:tc>
          <w:tcPr>
            <w:tcW w:w="900" w:type="dxa"/>
            <w:tcBorders>
              <w:top w:val="nil"/>
              <w:left w:val="nil"/>
              <w:bottom w:val="single" w:sz="4" w:space="0" w:color="auto"/>
              <w:right w:val="single" w:sz="4" w:space="0" w:color="auto"/>
            </w:tcBorders>
            <w:shd w:val="clear" w:color="000000" w:fill="9BC2E6"/>
            <w:vAlign w:val="center"/>
            <w:hideMark/>
            <w:tcPrChange w:id="2278"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31E9A639" w14:textId="77777777" w:rsidR="0029053D" w:rsidRPr="0029053D" w:rsidRDefault="0029053D" w:rsidP="000206F9">
            <w:pPr>
              <w:spacing w:before="0" w:after="0" w:line="240" w:lineRule="auto"/>
              <w:jc w:val="center"/>
              <w:rPr>
                <w:ins w:id="2279" w:author="Roop Yekollu" w:date="2017-02-23T16:27:00Z"/>
                <w:rFonts w:ascii="Calibri" w:eastAsia="Times New Roman" w:hAnsi="Calibri" w:cs="Calibri"/>
                <w:color w:val="000000"/>
                <w:sz w:val="16"/>
                <w:szCs w:val="16"/>
                <w:rPrChange w:id="2280" w:author="Michael Petite" w:date="2017-02-23T17:59:00Z">
                  <w:rPr>
                    <w:ins w:id="2281" w:author="Roop Yekollu" w:date="2017-02-23T16:27:00Z"/>
                    <w:rFonts w:ascii="Calibri" w:eastAsia="Times New Roman" w:hAnsi="Calibri" w:cs="Calibri"/>
                    <w:color w:val="000000"/>
                    <w:sz w:val="18"/>
                    <w:szCs w:val="18"/>
                  </w:rPr>
                </w:rPrChange>
              </w:rPr>
            </w:pPr>
            <w:ins w:id="2282" w:author="Roop Yekollu" w:date="2017-02-23T16:27:00Z">
              <w:r w:rsidRPr="0029053D">
                <w:rPr>
                  <w:rFonts w:ascii="Calibri" w:eastAsia="Times New Roman" w:hAnsi="Calibri" w:cs="Calibri"/>
                  <w:color w:val="000000"/>
                  <w:sz w:val="16"/>
                  <w:szCs w:val="16"/>
                  <w:rPrChange w:id="2283"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auto" w:fill="auto"/>
            <w:vAlign w:val="center"/>
            <w:hideMark/>
            <w:tcPrChange w:id="2284" w:author="Michael Petite" w:date="2017-02-23T18:06:00Z">
              <w:tcPr>
                <w:tcW w:w="360" w:type="dxa"/>
                <w:tcBorders>
                  <w:top w:val="nil"/>
                  <w:left w:val="nil"/>
                  <w:bottom w:val="single" w:sz="4" w:space="0" w:color="auto"/>
                  <w:right w:val="single" w:sz="4" w:space="0" w:color="auto"/>
                </w:tcBorders>
                <w:shd w:val="clear" w:color="auto" w:fill="auto"/>
                <w:vAlign w:val="center"/>
                <w:hideMark/>
              </w:tcPr>
            </w:tcPrChange>
          </w:tcPr>
          <w:p w14:paraId="6B9AB7DD" w14:textId="77777777" w:rsidR="0029053D" w:rsidRPr="0029053D" w:rsidRDefault="0029053D" w:rsidP="000206F9">
            <w:pPr>
              <w:spacing w:before="0" w:after="0" w:line="240" w:lineRule="auto"/>
              <w:jc w:val="center"/>
              <w:rPr>
                <w:ins w:id="2285" w:author="Roop Yekollu" w:date="2017-02-23T16:27:00Z"/>
                <w:rFonts w:ascii="Calibri" w:eastAsia="Times New Roman" w:hAnsi="Calibri" w:cs="Calibri"/>
                <w:color w:val="000000"/>
                <w:sz w:val="16"/>
                <w:szCs w:val="16"/>
                <w:rPrChange w:id="2286" w:author="Michael Petite" w:date="2017-02-23T17:59:00Z">
                  <w:rPr>
                    <w:ins w:id="2287" w:author="Roop Yekollu" w:date="2017-02-23T16:27:00Z"/>
                    <w:rFonts w:ascii="Calibri" w:eastAsia="Times New Roman" w:hAnsi="Calibri" w:cs="Calibri"/>
                    <w:color w:val="000000"/>
                    <w:sz w:val="18"/>
                    <w:szCs w:val="18"/>
                  </w:rPr>
                </w:rPrChange>
              </w:rPr>
            </w:pPr>
            <w:ins w:id="2288" w:author="Roop Yekollu" w:date="2017-02-23T16:27:00Z">
              <w:r w:rsidRPr="0029053D">
                <w:rPr>
                  <w:rFonts w:ascii="Calibri" w:eastAsia="Times New Roman" w:hAnsi="Calibri" w:cs="Calibri"/>
                  <w:color w:val="000000"/>
                  <w:sz w:val="16"/>
                  <w:szCs w:val="16"/>
                  <w:rPrChange w:id="2289"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290"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298C8D5A" w14:textId="77777777" w:rsidR="0029053D" w:rsidRPr="0029053D" w:rsidRDefault="0029053D" w:rsidP="000206F9">
            <w:pPr>
              <w:spacing w:before="0" w:after="0" w:line="240" w:lineRule="auto"/>
              <w:jc w:val="center"/>
              <w:rPr>
                <w:ins w:id="2291" w:author="Roop Yekollu" w:date="2017-02-23T16:27:00Z"/>
                <w:rFonts w:ascii="Calibri" w:eastAsia="Times New Roman" w:hAnsi="Calibri" w:cs="Calibri"/>
                <w:color w:val="000000"/>
                <w:sz w:val="16"/>
                <w:szCs w:val="16"/>
                <w:rPrChange w:id="2292" w:author="Michael Petite" w:date="2017-02-23T17:59:00Z">
                  <w:rPr>
                    <w:ins w:id="2293" w:author="Roop Yekollu" w:date="2017-02-23T16:27:00Z"/>
                    <w:rFonts w:ascii="Calibri" w:eastAsia="Times New Roman" w:hAnsi="Calibri" w:cs="Calibri"/>
                    <w:color w:val="000000"/>
                    <w:sz w:val="18"/>
                    <w:szCs w:val="18"/>
                  </w:rPr>
                </w:rPrChange>
              </w:rPr>
            </w:pPr>
            <w:ins w:id="2294" w:author="Roop Yekollu" w:date="2017-02-23T16:27:00Z">
              <w:r w:rsidRPr="0029053D">
                <w:rPr>
                  <w:rFonts w:ascii="Calibri" w:eastAsia="Times New Roman" w:hAnsi="Calibri" w:cs="Calibri"/>
                  <w:color w:val="000000"/>
                  <w:sz w:val="16"/>
                  <w:szCs w:val="16"/>
                  <w:rPrChange w:id="2295"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2296"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1017771C" w14:textId="77777777" w:rsidR="0029053D" w:rsidRPr="0029053D" w:rsidRDefault="0029053D" w:rsidP="000206F9">
            <w:pPr>
              <w:spacing w:before="0" w:after="0" w:line="240" w:lineRule="auto"/>
              <w:jc w:val="center"/>
              <w:rPr>
                <w:ins w:id="2297" w:author="Roop Yekollu" w:date="2017-02-23T16:27:00Z"/>
                <w:rFonts w:ascii="Calibri" w:eastAsia="Times New Roman" w:hAnsi="Calibri" w:cs="Calibri"/>
                <w:color w:val="000000"/>
                <w:sz w:val="16"/>
                <w:szCs w:val="16"/>
                <w:rPrChange w:id="2298" w:author="Michael Petite" w:date="2017-02-23T17:59:00Z">
                  <w:rPr>
                    <w:ins w:id="2299" w:author="Roop Yekollu" w:date="2017-02-23T16:27:00Z"/>
                    <w:rFonts w:ascii="Calibri" w:eastAsia="Times New Roman" w:hAnsi="Calibri" w:cs="Calibri"/>
                    <w:color w:val="000000"/>
                    <w:sz w:val="18"/>
                    <w:szCs w:val="18"/>
                  </w:rPr>
                </w:rPrChange>
              </w:rPr>
            </w:pPr>
            <w:ins w:id="2300" w:author="Roop Yekollu" w:date="2017-02-23T16:27:00Z">
              <w:r w:rsidRPr="0029053D">
                <w:rPr>
                  <w:rFonts w:ascii="Calibri" w:eastAsia="Times New Roman" w:hAnsi="Calibri" w:cs="Calibri"/>
                  <w:color w:val="000000"/>
                  <w:sz w:val="16"/>
                  <w:szCs w:val="16"/>
                  <w:rPrChange w:id="2301"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2302"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6F413699" w14:textId="77777777" w:rsidR="0029053D" w:rsidRPr="0029053D" w:rsidRDefault="0029053D" w:rsidP="000206F9">
            <w:pPr>
              <w:spacing w:before="0" w:after="0" w:line="240" w:lineRule="auto"/>
              <w:jc w:val="center"/>
              <w:rPr>
                <w:ins w:id="2303" w:author="Roop Yekollu" w:date="2017-02-23T16:27:00Z"/>
                <w:rFonts w:ascii="Calibri" w:eastAsia="Times New Roman" w:hAnsi="Calibri" w:cs="Calibri"/>
                <w:color w:val="000000"/>
                <w:sz w:val="16"/>
                <w:szCs w:val="16"/>
                <w:rPrChange w:id="2304" w:author="Michael Petite" w:date="2017-02-23T17:59:00Z">
                  <w:rPr>
                    <w:ins w:id="2305" w:author="Roop Yekollu" w:date="2017-02-23T16:27:00Z"/>
                    <w:rFonts w:ascii="Calibri" w:eastAsia="Times New Roman" w:hAnsi="Calibri" w:cs="Calibri"/>
                    <w:color w:val="000000"/>
                    <w:sz w:val="18"/>
                    <w:szCs w:val="18"/>
                  </w:rPr>
                </w:rPrChange>
              </w:rPr>
            </w:pPr>
            <w:ins w:id="2306" w:author="Roop Yekollu" w:date="2017-02-23T16:27:00Z">
              <w:r w:rsidRPr="0029053D">
                <w:rPr>
                  <w:rFonts w:ascii="Calibri" w:eastAsia="Times New Roman" w:hAnsi="Calibri" w:cs="Calibri"/>
                  <w:color w:val="000000"/>
                  <w:sz w:val="16"/>
                  <w:szCs w:val="16"/>
                  <w:rPrChange w:id="2307"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308"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1582EF40" w14:textId="77777777" w:rsidR="0029053D" w:rsidRPr="0029053D" w:rsidRDefault="0029053D" w:rsidP="000206F9">
            <w:pPr>
              <w:spacing w:before="0" w:after="0" w:line="240" w:lineRule="auto"/>
              <w:jc w:val="center"/>
              <w:rPr>
                <w:ins w:id="2309" w:author="Roop Yekollu" w:date="2017-02-23T16:27:00Z"/>
                <w:rFonts w:ascii="Calibri" w:eastAsia="Times New Roman" w:hAnsi="Calibri" w:cs="Calibri"/>
                <w:color w:val="000000"/>
                <w:sz w:val="16"/>
                <w:szCs w:val="16"/>
                <w:rPrChange w:id="2310" w:author="Michael Petite" w:date="2017-02-23T17:59:00Z">
                  <w:rPr>
                    <w:ins w:id="2311" w:author="Roop Yekollu" w:date="2017-02-23T16:27:00Z"/>
                    <w:rFonts w:ascii="Calibri" w:eastAsia="Times New Roman" w:hAnsi="Calibri" w:cs="Calibri"/>
                    <w:color w:val="000000"/>
                    <w:sz w:val="18"/>
                    <w:szCs w:val="18"/>
                  </w:rPr>
                </w:rPrChange>
              </w:rPr>
            </w:pPr>
            <w:ins w:id="2312" w:author="Roop Yekollu" w:date="2017-02-23T16:27:00Z">
              <w:r w:rsidRPr="0029053D">
                <w:rPr>
                  <w:rFonts w:ascii="Calibri" w:eastAsia="Times New Roman" w:hAnsi="Calibri" w:cs="Calibri"/>
                  <w:color w:val="000000"/>
                  <w:sz w:val="16"/>
                  <w:szCs w:val="16"/>
                  <w:rPrChange w:id="2313"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314"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5B213A1F" w14:textId="77777777" w:rsidR="0029053D" w:rsidRPr="0029053D" w:rsidRDefault="0029053D" w:rsidP="000206F9">
            <w:pPr>
              <w:spacing w:before="0" w:after="0" w:line="240" w:lineRule="auto"/>
              <w:jc w:val="center"/>
              <w:rPr>
                <w:ins w:id="2315" w:author="Roop Yekollu" w:date="2017-02-23T16:27:00Z"/>
                <w:rFonts w:ascii="Calibri" w:eastAsia="Times New Roman" w:hAnsi="Calibri" w:cs="Calibri"/>
                <w:color w:val="000000"/>
                <w:sz w:val="16"/>
                <w:szCs w:val="16"/>
                <w:rPrChange w:id="2316" w:author="Michael Petite" w:date="2017-02-23T17:59:00Z">
                  <w:rPr>
                    <w:ins w:id="2317" w:author="Roop Yekollu" w:date="2017-02-23T16:27:00Z"/>
                    <w:rFonts w:ascii="Calibri" w:eastAsia="Times New Roman" w:hAnsi="Calibri" w:cs="Calibri"/>
                    <w:color w:val="000000"/>
                    <w:sz w:val="18"/>
                    <w:szCs w:val="18"/>
                  </w:rPr>
                </w:rPrChange>
              </w:rPr>
            </w:pPr>
            <w:ins w:id="2318" w:author="Roop Yekollu" w:date="2017-02-23T16:27:00Z">
              <w:r w:rsidRPr="0029053D">
                <w:rPr>
                  <w:rFonts w:ascii="Calibri" w:eastAsia="Times New Roman" w:hAnsi="Calibri" w:cs="Calibri"/>
                  <w:color w:val="000000"/>
                  <w:sz w:val="16"/>
                  <w:szCs w:val="16"/>
                  <w:rPrChange w:id="2319"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2320"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24BFA93B" w14:textId="77777777" w:rsidR="0029053D" w:rsidRPr="0029053D" w:rsidRDefault="0029053D" w:rsidP="000206F9">
            <w:pPr>
              <w:spacing w:before="0" w:after="0" w:line="240" w:lineRule="auto"/>
              <w:rPr>
                <w:ins w:id="2321" w:author="Roop Yekollu" w:date="2017-02-23T16:27:00Z"/>
                <w:rFonts w:ascii="Calibri" w:eastAsia="Times New Roman" w:hAnsi="Calibri" w:cs="Calibri"/>
                <w:color w:val="000000"/>
                <w:sz w:val="16"/>
                <w:szCs w:val="16"/>
                <w:rPrChange w:id="2322" w:author="Michael Petite" w:date="2017-02-23T17:59:00Z">
                  <w:rPr>
                    <w:ins w:id="2323" w:author="Roop Yekollu" w:date="2017-02-23T16:27:00Z"/>
                    <w:rFonts w:ascii="Calibri" w:eastAsia="Times New Roman" w:hAnsi="Calibri" w:cs="Calibri"/>
                    <w:color w:val="000000"/>
                    <w:sz w:val="18"/>
                    <w:szCs w:val="18"/>
                  </w:rPr>
                </w:rPrChange>
              </w:rPr>
            </w:pPr>
            <w:ins w:id="2324" w:author="Roop Yekollu" w:date="2017-02-23T16:27:00Z">
              <w:r w:rsidRPr="0029053D">
                <w:rPr>
                  <w:rFonts w:ascii="Calibri" w:eastAsia="Times New Roman" w:hAnsi="Calibri" w:cs="Calibri"/>
                  <w:color w:val="000000"/>
                  <w:sz w:val="16"/>
                  <w:szCs w:val="16"/>
                  <w:rPrChange w:id="2325" w:author="Michael Petite" w:date="2017-02-23T17:59:00Z">
                    <w:rPr>
                      <w:rFonts w:ascii="Calibri" w:eastAsia="Times New Roman" w:hAnsi="Calibri" w:cs="Calibri"/>
                      <w:color w:val="000000"/>
                      <w:sz w:val="18"/>
                      <w:szCs w:val="18"/>
                    </w:rPr>
                  </w:rPrChange>
                </w:rPr>
                <w:t> </w:t>
              </w:r>
            </w:ins>
          </w:p>
        </w:tc>
      </w:tr>
      <w:tr w:rsidR="002D581C" w:rsidRPr="0029053D" w14:paraId="0D7A8EB8" w14:textId="77777777" w:rsidTr="002D581C">
        <w:trPr>
          <w:trHeight w:val="290"/>
          <w:ins w:id="2326" w:author="Roop Yekollu" w:date="2017-02-23T16:27:00Z"/>
          <w:trPrChange w:id="2327" w:author="Michael Petite" w:date="2017-02-23T18:06:00Z">
            <w:trPr>
              <w:trHeight w:val="29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2328"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1754DD16" w14:textId="77777777" w:rsidR="0029053D" w:rsidRPr="0029053D" w:rsidRDefault="0029053D" w:rsidP="000206F9">
            <w:pPr>
              <w:spacing w:before="0" w:after="0" w:line="240" w:lineRule="auto"/>
              <w:rPr>
                <w:ins w:id="2329" w:author="Roop Yekollu" w:date="2017-02-23T16:27:00Z"/>
                <w:rFonts w:ascii="Calibri" w:eastAsia="Times New Roman" w:hAnsi="Calibri" w:cs="Calibri"/>
                <w:sz w:val="16"/>
                <w:szCs w:val="16"/>
                <w:rPrChange w:id="2330" w:author="Michael Petite" w:date="2017-02-23T17:59:00Z">
                  <w:rPr>
                    <w:ins w:id="2331" w:author="Roop Yekollu" w:date="2017-02-23T16:27:00Z"/>
                    <w:rFonts w:ascii="Calibri" w:eastAsia="Times New Roman" w:hAnsi="Calibri" w:cs="Calibri"/>
                    <w:sz w:val="22"/>
                    <w:szCs w:val="22"/>
                  </w:rPr>
                </w:rPrChange>
              </w:rPr>
            </w:pPr>
            <w:ins w:id="2332" w:author="Roop Yekollu" w:date="2017-02-23T16:27:00Z">
              <w:r w:rsidRPr="0029053D">
                <w:rPr>
                  <w:rFonts w:ascii="Calibri" w:eastAsia="Times New Roman" w:hAnsi="Calibri" w:cs="Calibri"/>
                  <w:sz w:val="16"/>
                  <w:szCs w:val="16"/>
                  <w:rPrChange w:id="2333" w:author="Michael Petite" w:date="2017-02-23T17:59:00Z">
                    <w:rPr>
                      <w:rFonts w:ascii="Calibri" w:eastAsia="Times New Roman" w:hAnsi="Calibri" w:cs="Calibri"/>
                      <w:sz w:val="22"/>
                      <w:szCs w:val="22"/>
                    </w:rPr>
                  </w:rPrChange>
                </w:rPr>
                <w:t xml:space="preserve">Hospitality </w:t>
              </w:r>
            </w:ins>
          </w:p>
        </w:tc>
        <w:tc>
          <w:tcPr>
            <w:tcW w:w="882" w:type="dxa"/>
            <w:tcBorders>
              <w:top w:val="nil"/>
              <w:left w:val="nil"/>
              <w:bottom w:val="single" w:sz="4" w:space="0" w:color="auto"/>
              <w:right w:val="single" w:sz="4" w:space="0" w:color="auto"/>
            </w:tcBorders>
            <w:shd w:val="clear" w:color="auto" w:fill="auto"/>
            <w:noWrap/>
            <w:vAlign w:val="bottom"/>
            <w:hideMark/>
            <w:tcPrChange w:id="2334"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2DB24266" w14:textId="77777777" w:rsidR="0029053D" w:rsidRPr="0029053D" w:rsidRDefault="0029053D" w:rsidP="000206F9">
            <w:pPr>
              <w:spacing w:before="0" w:after="0" w:line="240" w:lineRule="auto"/>
              <w:rPr>
                <w:ins w:id="2335" w:author="Roop Yekollu" w:date="2017-02-23T16:27:00Z"/>
                <w:rFonts w:ascii="Calibri" w:eastAsia="Times New Roman" w:hAnsi="Calibri" w:cs="Calibri"/>
                <w:color w:val="000000"/>
                <w:sz w:val="16"/>
                <w:szCs w:val="16"/>
                <w:rPrChange w:id="2336" w:author="Michael Petite" w:date="2017-02-23T17:59:00Z">
                  <w:rPr>
                    <w:ins w:id="2337" w:author="Roop Yekollu" w:date="2017-02-23T16:27:00Z"/>
                    <w:rFonts w:ascii="Calibri" w:eastAsia="Times New Roman" w:hAnsi="Calibri" w:cs="Calibri"/>
                    <w:color w:val="000000"/>
                    <w:sz w:val="22"/>
                    <w:szCs w:val="22"/>
                  </w:rPr>
                </w:rPrChange>
              </w:rPr>
            </w:pPr>
            <w:ins w:id="2338" w:author="Roop Yekollu" w:date="2017-02-23T16:27:00Z">
              <w:r w:rsidRPr="0029053D">
                <w:rPr>
                  <w:rFonts w:ascii="Calibri" w:eastAsia="Times New Roman" w:hAnsi="Calibri" w:cs="Calibri"/>
                  <w:color w:val="000000"/>
                  <w:sz w:val="16"/>
                  <w:szCs w:val="16"/>
                  <w:rPrChange w:id="2339" w:author="Michael Petite" w:date="2017-02-23T17:59:00Z">
                    <w:rPr>
                      <w:rFonts w:ascii="Calibri" w:eastAsia="Times New Roman" w:hAnsi="Calibri" w:cs="Calibri"/>
                      <w:color w:val="000000"/>
                      <w:sz w:val="22"/>
                      <w:szCs w:val="22"/>
                    </w:rPr>
                  </w:rPrChange>
                </w:rPr>
                <w:t>Grants and Donations</w:t>
              </w:r>
            </w:ins>
          </w:p>
        </w:tc>
        <w:tc>
          <w:tcPr>
            <w:tcW w:w="720" w:type="dxa"/>
            <w:tcBorders>
              <w:top w:val="nil"/>
              <w:left w:val="nil"/>
              <w:bottom w:val="single" w:sz="4" w:space="0" w:color="auto"/>
              <w:right w:val="single" w:sz="4" w:space="0" w:color="auto"/>
            </w:tcBorders>
            <w:shd w:val="clear" w:color="000000" w:fill="9BC2E6"/>
            <w:vAlign w:val="center"/>
            <w:hideMark/>
            <w:tcPrChange w:id="2340"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2AAA1FBE" w14:textId="77777777" w:rsidR="0029053D" w:rsidRPr="0029053D" w:rsidRDefault="0029053D" w:rsidP="000206F9">
            <w:pPr>
              <w:spacing w:before="0" w:after="0" w:line="240" w:lineRule="auto"/>
              <w:jc w:val="center"/>
              <w:rPr>
                <w:ins w:id="2341" w:author="Roop Yekollu" w:date="2017-02-23T16:27:00Z"/>
                <w:rFonts w:ascii="Calibri" w:eastAsia="Times New Roman" w:hAnsi="Calibri" w:cs="Calibri"/>
                <w:color w:val="000000"/>
                <w:sz w:val="16"/>
                <w:szCs w:val="16"/>
                <w:rPrChange w:id="2342" w:author="Michael Petite" w:date="2017-02-23T17:59:00Z">
                  <w:rPr>
                    <w:ins w:id="2343" w:author="Roop Yekollu" w:date="2017-02-23T16:27:00Z"/>
                    <w:rFonts w:ascii="Calibri" w:eastAsia="Times New Roman" w:hAnsi="Calibri" w:cs="Calibri"/>
                    <w:color w:val="000000"/>
                    <w:sz w:val="18"/>
                    <w:szCs w:val="18"/>
                  </w:rPr>
                </w:rPrChange>
              </w:rPr>
            </w:pPr>
            <w:ins w:id="2344" w:author="Roop Yekollu" w:date="2017-02-23T16:27:00Z">
              <w:r w:rsidRPr="0029053D">
                <w:rPr>
                  <w:rFonts w:ascii="Calibri" w:eastAsia="Times New Roman" w:hAnsi="Calibri" w:cs="Calibri"/>
                  <w:color w:val="000000"/>
                  <w:sz w:val="16"/>
                  <w:szCs w:val="16"/>
                  <w:rPrChange w:id="2345"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346"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5B9089F3" w14:textId="77777777" w:rsidR="0029053D" w:rsidRPr="0029053D" w:rsidRDefault="0029053D" w:rsidP="000206F9">
            <w:pPr>
              <w:spacing w:before="0" w:after="0" w:line="240" w:lineRule="auto"/>
              <w:jc w:val="center"/>
              <w:rPr>
                <w:ins w:id="2347" w:author="Roop Yekollu" w:date="2017-02-23T16:27:00Z"/>
                <w:rFonts w:ascii="Calibri" w:eastAsia="Times New Roman" w:hAnsi="Calibri" w:cs="Calibri"/>
                <w:color w:val="000000"/>
                <w:sz w:val="16"/>
                <w:szCs w:val="16"/>
                <w:rPrChange w:id="2348" w:author="Michael Petite" w:date="2017-02-23T17:59:00Z">
                  <w:rPr>
                    <w:ins w:id="2349" w:author="Roop Yekollu" w:date="2017-02-23T16:27:00Z"/>
                    <w:rFonts w:ascii="Calibri" w:eastAsia="Times New Roman" w:hAnsi="Calibri" w:cs="Calibri"/>
                    <w:color w:val="000000"/>
                    <w:sz w:val="18"/>
                    <w:szCs w:val="18"/>
                  </w:rPr>
                </w:rPrChange>
              </w:rPr>
            </w:pPr>
            <w:ins w:id="2350" w:author="Roop Yekollu" w:date="2017-02-23T16:27:00Z">
              <w:r w:rsidRPr="0029053D">
                <w:rPr>
                  <w:rFonts w:ascii="Calibri" w:eastAsia="Times New Roman" w:hAnsi="Calibri" w:cs="Calibri"/>
                  <w:color w:val="000000"/>
                  <w:sz w:val="16"/>
                  <w:szCs w:val="16"/>
                  <w:rPrChange w:id="2351"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2352"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53090585" w14:textId="77777777" w:rsidR="0029053D" w:rsidRPr="0029053D" w:rsidRDefault="0029053D" w:rsidP="000206F9">
            <w:pPr>
              <w:spacing w:before="0" w:after="0" w:line="240" w:lineRule="auto"/>
              <w:jc w:val="center"/>
              <w:rPr>
                <w:ins w:id="2353" w:author="Roop Yekollu" w:date="2017-02-23T16:27:00Z"/>
                <w:rFonts w:ascii="Calibri" w:eastAsia="Times New Roman" w:hAnsi="Calibri" w:cs="Calibri"/>
                <w:color w:val="000000"/>
                <w:sz w:val="16"/>
                <w:szCs w:val="16"/>
                <w:rPrChange w:id="2354" w:author="Michael Petite" w:date="2017-02-23T17:59:00Z">
                  <w:rPr>
                    <w:ins w:id="2355" w:author="Roop Yekollu" w:date="2017-02-23T16:27:00Z"/>
                    <w:rFonts w:ascii="Calibri" w:eastAsia="Times New Roman" w:hAnsi="Calibri" w:cs="Calibri"/>
                    <w:color w:val="000000"/>
                    <w:sz w:val="18"/>
                    <w:szCs w:val="18"/>
                  </w:rPr>
                </w:rPrChange>
              </w:rPr>
            </w:pPr>
            <w:ins w:id="2356" w:author="Roop Yekollu" w:date="2017-02-23T16:27:00Z">
              <w:r w:rsidRPr="0029053D">
                <w:rPr>
                  <w:rFonts w:ascii="Calibri" w:eastAsia="Times New Roman" w:hAnsi="Calibri" w:cs="Calibri"/>
                  <w:color w:val="000000"/>
                  <w:sz w:val="16"/>
                  <w:szCs w:val="16"/>
                  <w:rPrChange w:id="2357"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auto" w:fill="auto"/>
            <w:vAlign w:val="center"/>
            <w:hideMark/>
            <w:tcPrChange w:id="2358" w:author="Michael Petite" w:date="2017-02-23T18:06:00Z">
              <w:tcPr>
                <w:tcW w:w="630" w:type="dxa"/>
                <w:tcBorders>
                  <w:top w:val="nil"/>
                  <w:left w:val="nil"/>
                  <w:bottom w:val="single" w:sz="4" w:space="0" w:color="auto"/>
                  <w:right w:val="single" w:sz="4" w:space="0" w:color="auto"/>
                </w:tcBorders>
                <w:shd w:val="clear" w:color="auto" w:fill="auto"/>
                <w:vAlign w:val="center"/>
                <w:hideMark/>
              </w:tcPr>
            </w:tcPrChange>
          </w:tcPr>
          <w:p w14:paraId="1C259BC8" w14:textId="77777777" w:rsidR="0029053D" w:rsidRPr="0029053D" w:rsidRDefault="0029053D" w:rsidP="000206F9">
            <w:pPr>
              <w:spacing w:before="0" w:after="0" w:line="240" w:lineRule="auto"/>
              <w:jc w:val="center"/>
              <w:rPr>
                <w:ins w:id="2359" w:author="Roop Yekollu" w:date="2017-02-23T16:27:00Z"/>
                <w:rFonts w:ascii="Calibri" w:eastAsia="Times New Roman" w:hAnsi="Calibri" w:cs="Calibri"/>
                <w:color w:val="000000"/>
                <w:sz w:val="16"/>
                <w:szCs w:val="16"/>
                <w:rPrChange w:id="2360" w:author="Michael Petite" w:date="2017-02-23T17:59:00Z">
                  <w:rPr>
                    <w:ins w:id="2361" w:author="Roop Yekollu" w:date="2017-02-23T16:27:00Z"/>
                    <w:rFonts w:ascii="Calibri" w:eastAsia="Times New Roman" w:hAnsi="Calibri" w:cs="Calibri"/>
                    <w:color w:val="000000"/>
                    <w:sz w:val="18"/>
                    <w:szCs w:val="18"/>
                  </w:rPr>
                </w:rPrChange>
              </w:rPr>
            </w:pPr>
            <w:ins w:id="2362" w:author="Roop Yekollu" w:date="2017-02-23T16:27:00Z">
              <w:r w:rsidRPr="0029053D">
                <w:rPr>
                  <w:rFonts w:ascii="Calibri" w:eastAsia="Times New Roman" w:hAnsi="Calibri" w:cs="Calibri"/>
                  <w:color w:val="000000"/>
                  <w:sz w:val="16"/>
                  <w:szCs w:val="16"/>
                  <w:rPrChange w:id="2363" w:author="Michael Petite" w:date="2017-02-23T17:59:00Z">
                    <w:rPr>
                      <w:rFonts w:ascii="Calibri" w:eastAsia="Times New Roman" w:hAnsi="Calibri" w:cs="Calibri"/>
                      <w:color w:val="000000"/>
                      <w:sz w:val="18"/>
                      <w:szCs w:val="18"/>
                    </w:rPr>
                  </w:rPrChange>
                </w:rPr>
                <w:t> </w:t>
              </w:r>
            </w:ins>
          </w:p>
        </w:tc>
        <w:tc>
          <w:tcPr>
            <w:tcW w:w="720" w:type="dxa"/>
            <w:tcBorders>
              <w:top w:val="nil"/>
              <w:left w:val="nil"/>
              <w:bottom w:val="single" w:sz="4" w:space="0" w:color="auto"/>
              <w:right w:val="single" w:sz="4" w:space="0" w:color="auto"/>
            </w:tcBorders>
            <w:shd w:val="clear" w:color="auto" w:fill="auto"/>
            <w:vAlign w:val="center"/>
            <w:hideMark/>
            <w:tcPrChange w:id="2364" w:author="Michael Petite" w:date="2017-02-23T18:06:00Z">
              <w:tcPr>
                <w:tcW w:w="720" w:type="dxa"/>
                <w:tcBorders>
                  <w:top w:val="nil"/>
                  <w:left w:val="nil"/>
                  <w:bottom w:val="single" w:sz="4" w:space="0" w:color="auto"/>
                  <w:right w:val="single" w:sz="4" w:space="0" w:color="auto"/>
                </w:tcBorders>
                <w:shd w:val="clear" w:color="auto" w:fill="auto"/>
                <w:vAlign w:val="center"/>
                <w:hideMark/>
              </w:tcPr>
            </w:tcPrChange>
          </w:tcPr>
          <w:p w14:paraId="51E4CF74" w14:textId="77777777" w:rsidR="0029053D" w:rsidRPr="0029053D" w:rsidRDefault="0029053D" w:rsidP="000206F9">
            <w:pPr>
              <w:spacing w:before="0" w:after="0" w:line="240" w:lineRule="auto"/>
              <w:jc w:val="center"/>
              <w:rPr>
                <w:ins w:id="2365" w:author="Roop Yekollu" w:date="2017-02-23T16:27:00Z"/>
                <w:rFonts w:ascii="Calibri" w:eastAsia="Times New Roman" w:hAnsi="Calibri" w:cs="Calibri"/>
                <w:color w:val="000000"/>
                <w:sz w:val="16"/>
                <w:szCs w:val="16"/>
                <w:rPrChange w:id="2366" w:author="Michael Petite" w:date="2017-02-23T17:59:00Z">
                  <w:rPr>
                    <w:ins w:id="2367" w:author="Roop Yekollu" w:date="2017-02-23T16:27:00Z"/>
                    <w:rFonts w:ascii="Calibri" w:eastAsia="Times New Roman" w:hAnsi="Calibri" w:cs="Calibri"/>
                    <w:color w:val="000000"/>
                    <w:sz w:val="18"/>
                    <w:szCs w:val="18"/>
                  </w:rPr>
                </w:rPrChange>
              </w:rPr>
            </w:pPr>
            <w:ins w:id="2368" w:author="Roop Yekollu" w:date="2017-02-23T16:27:00Z">
              <w:r w:rsidRPr="0029053D">
                <w:rPr>
                  <w:rFonts w:ascii="Calibri" w:eastAsia="Times New Roman" w:hAnsi="Calibri" w:cs="Calibri"/>
                  <w:color w:val="000000"/>
                  <w:sz w:val="16"/>
                  <w:szCs w:val="16"/>
                  <w:rPrChange w:id="2369" w:author="Michael Petite" w:date="2017-02-23T17:59:00Z">
                    <w:rPr>
                      <w:rFonts w:ascii="Calibri" w:eastAsia="Times New Roman" w:hAnsi="Calibri" w:cs="Calibri"/>
                      <w:color w:val="000000"/>
                      <w:sz w:val="18"/>
                      <w:szCs w:val="18"/>
                    </w:rPr>
                  </w:rPrChange>
                </w:rPr>
                <w:t> </w:t>
              </w:r>
            </w:ins>
          </w:p>
        </w:tc>
        <w:tc>
          <w:tcPr>
            <w:tcW w:w="900" w:type="dxa"/>
            <w:tcBorders>
              <w:top w:val="nil"/>
              <w:left w:val="nil"/>
              <w:bottom w:val="single" w:sz="4" w:space="0" w:color="auto"/>
              <w:right w:val="single" w:sz="4" w:space="0" w:color="auto"/>
            </w:tcBorders>
            <w:shd w:val="clear" w:color="000000" w:fill="9BC2E6"/>
            <w:vAlign w:val="center"/>
            <w:hideMark/>
            <w:tcPrChange w:id="2370"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51F7707A" w14:textId="77777777" w:rsidR="0029053D" w:rsidRPr="0029053D" w:rsidRDefault="0029053D" w:rsidP="000206F9">
            <w:pPr>
              <w:spacing w:before="0" w:after="0" w:line="240" w:lineRule="auto"/>
              <w:jc w:val="center"/>
              <w:rPr>
                <w:ins w:id="2371" w:author="Roop Yekollu" w:date="2017-02-23T16:27:00Z"/>
                <w:rFonts w:ascii="Calibri" w:eastAsia="Times New Roman" w:hAnsi="Calibri" w:cs="Calibri"/>
                <w:color w:val="000000"/>
                <w:sz w:val="16"/>
                <w:szCs w:val="16"/>
                <w:rPrChange w:id="2372" w:author="Michael Petite" w:date="2017-02-23T17:59:00Z">
                  <w:rPr>
                    <w:ins w:id="2373" w:author="Roop Yekollu" w:date="2017-02-23T16:27:00Z"/>
                    <w:rFonts w:ascii="Calibri" w:eastAsia="Times New Roman" w:hAnsi="Calibri" w:cs="Calibri"/>
                    <w:color w:val="000000"/>
                    <w:sz w:val="18"/>
                    <w:szCs w:val="18"/>
                  </w:rPr>
                </w:rPrChange>
              </w:rPr>
            </w:pPr>
            <w:ins w:id="2374" w:author="Roop Yekollu" w:date="2017-02-23T16:27:00Z">
              <w:r w:rsidRPr="0029053D">
                <w:rPr>
                  <w:rFonts w:ascii="Calibri" w:eastAsia="Times New Roman" w:hAnsi="Calibri" w:cs="Calibri"/>
                  <w:color w:val="000000"/>
                  <w:sz w:val="16"/>
                  <w:szCs w:val="16"/>
                  <w:rPrChange w:id="2375"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auto" w:fill="auto"/>
            <w:vAlign w:val="center"/>
            <w:hideMark/>
            <w:tcPrChange w:id="2376" w:author="Michael Petite" w:date="2017-02-23T18:06:00Z">
              <w:tcPr>
                <w:tcW w:w="360" w:type="dxa"/>
                <w:tcBorders>
                  <w:top w:val="nil"/>
                  <w:left w:val="nil"/>
                  <w:bottom w:val="single" w:sz="4" w:space="0" w:color="auto"/>
                  <w:right w:val="single" w:sz="4" w:space="0" w:color="auto"/>
                </w:tcBorders>
                <w:shd w:val="clear" w:color="auto" w:fill="auto"/>
                <w:vAlign w:val="center"/>
                <w:hideMark/>
              </w:tcPr>
            </w:tcPrChange>
          </w:tcPr>
          <w:p w14:paraId="1CA2E245" w14:textId="77777777" w:rsidR="0029053D" w:rsidRPr="0029053D" w:rsidRDefault="0029053D" w:rsidP="000206F9">
            <w:pPr>
              <w:spacing w:before="0" w:after="0" w:line="240" w:lineRule="auto"/>
              <w:jc w:val="center"/>
              <w:rPr>
                <w:ins w:id="2377" w:author="Roop Yekollu" w:date="2017-02-23T16:27:00Z"/>
                <w:rFonts w:ascii="Calibri" w:eastAsia="Times New Roman" w:hAnsi="Calibri" w:cs="Calibri"/>
                <w:color w:val="000000"/>
                <w:sz w:val="16"/>
                <w:szCs w:val="16"/>
                <w:rPrChange w:id="2378" w:author="Michael Petite" w:date="2017-02-23T17:59:00Z">
                  <w:rPr>
                    <w:ins w:id="2379" w:author="Roop Yekollu" w:date="2017-02-23T16:27:00Z"/>
                    <w:rFonts w:ascii="Calibri" w:eastAsia="Times New Roman" w:hAnsi="Calibri" w:cs="Calibri"/>
                    <w:color w:val="000000"/>
                    <w:sz w:val="18"/>
                    <w:szCs w:val="18"/>
                  </w:rPr>
                </w:rPrChange>
              </w:rPr>
            </w:pPr>
            <w:ins w:id="2380" w:author="Roop Yekollu" w:date="2017-02-23T16:27:00Z">
              <w:r w:rsidRPr="0029053D">
                <w:rPr>
                  <w:rFonts w:ascii="Calibri" w:eastAsia="Times New Roman" w:hAnsi="Calibri" w:cs="Calibri"/>
                  <w:color w:val="000000"/>
                  <w:sz w:val="16"/>
                  <w:szCs w:val="16"/>
                  <w:rPrChange w:id="2381"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382"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2FCF44C3" w14:textId="77777777" w:rsidR="0029053D" w:rsidRPr="0029053D" w:rsidRDefault="0029053D" w:rsidP="000206F9">
            <w:pPr>
              <w:spacing w:before="0" w:after="0" w:line="240" w:lineRule="auto"/>
              <w:jc w:val="center"/>
              <w:rPr>
                <w:ins w:id="2383" w:author="Roop Yekollu" w:date="2017-02-23T16:27:00Z"/>
                <w:rFonts w:ascii="Calibri" w:eastAsia="Times New Roman" w:hAnsi="Calibri" w:cs="Calibri"/>
                <w:color w:val="000000"/>
                <w:sz w:val="16"/>
                <w:szCs w:val="16"/>
                <w:rPrChange w:id="2384" w:author="Michael Petite" w:date="2017-02-23T17:59:00Z">
                  <w:rPr>
                    <w:ins w:id="2385" w:author="Roop Yekollu" w:date="2017-02-23T16:27:00Z"/>
                    <w:rFonts w:ascii="Calibri" w:eastAsia="Times New Roman" w:hAnsi="Calibri" w:cs="Calibri"/>
                    <w:color w:val="000000"/>
                    <w:sz w:val="18"/>
                    <w:szCs w:val="18"/>
                  </w:rPr>
                </w:rPrChange>
              </w:rPr>
            </w:pPr>
            <w:ins w:id="2386" w:author="Roop Yekollu" w:date="2017-02-23T16:27:00Z">
              <w:r w:rsidRPr="0029053D">
                <w:rPr>
                  <w:rFonts w:ascii="Calibri" w:eastAsia="Times New Roman" w:hAnsi="Calibri" w:cs="Calibri"/>
                  <w:color w:val="000000"/>
                  <w:sz w:val="16"/>
                  <w:szCs w:val="16"/>
                  <w:rPrChange w:id="2387"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2388"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3D8DC28F" w14:textId="77777777" w:rsidR="0029053D" w:rsidRPr="0029053D" w:rsidRDefault="0029053D" w:rsidP="000206F9">
            <w:pPr>
              <w:spacing w:before="0" w:after="0" w:line="240" w:lineRule="auto"/>
              <w:jc w:val="center"/>
              <w:rPr>
                <w:ins w:id="2389" w:author="Roop Yekollu" w:date="2017-02-23T16:27:00Z"/>
                <w:rFonts w:ascii="Calibri" w:eastAsia="Times New Roman" w:hAnsi="Calibri" w:cs="Calibri"/>
                <w:color w:val="000000"/>
                <w:sz w:val="16"/>
                <w:szCs w:val="16"/>
                <w:rPrChange w:id="2390" w:author="Michael Petite" w:date="2017-02-23T17:59:00Z">
                  <w:rPr>
                    <w:ins w:id="2391" w:author="Roop Yekollu" w:date="2017-02-23T16:27:00Z"/>
                    <w:rFonts w:ascii="Calibri" w:eastAsia="Times New Roman" w:hAnsi="Calibri" w:cs="Calibri"/>
                    <w:color w:val="000000"/>
                    <w:sz w:val="18"/>
                    <w:szCs w:val="18"/>
                  </w:rPr>
                </w:rPrChange>
              </w:rPr>
            </w:pPr>
            <w:ins w:id="2392" w:author="Roop Yekollu" w:date="2017-02-23T16:27:00Z">
              <w:r w:rsidRPr="0029053D">
                <w:rPr>
                  <w:rFonts w:ascii="Calibri" w:eastAsia="Times New Roman" w:hAnsi="Calibri" w:cs="Calibri"/>
                  <w:color w:val="000000"/>
                  <w:sz w:val="16"/>
                  <w:szCs w:val="16"/>
                  <w:rPrChange w:id="2393"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2394"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026DBA00" w14:textId="77777777" w:rsidR="0029053D" w:rsidRPr="0029053D" w:rsidRDefault="0029053D" w:rsidP="000206F9">
            <w:pPr>
              <w:spacing w:before="0" w:after="0" w:line="240" w:lineRule="auto"/>
              <w:jc w:val="center"/>
              <w:rPr>
                <w:ins w:id="2395" w:author="Roop Yekollu" w:date="2017-02-23T16:27:00Z"/>
                <w:rFonts w:ascii="Calibri" w:eastAsia="Times New Roman" w:hAnsi="Calibri" w:cs="Calibri"/>
                <w:color w:val="000000"/>
                <w:sz w:val="16"/>
                <w:szCs w:val="16"/>
                <w:rPrChange w:id="2396" w:author="Michael Petite" w:date="2017-02-23T17:59:00Z">
                  <w:rPr>
                    <w:ins w:id="2397" w:author="Roop Yekollu" w:date="2017-02-23T16:27:00Z"/>
                    <w:rFonts w:ascii="Calibri" w:eastAsia="Times New Roman" w:hAnsi="Calibri" w:cs="Calibri"/>
                    <w:color w:val="000000"/>
                    <w:sz w:val="18"/>
                    <w:szCs w:val="18"/>
                  </w:rPr>
                </w:rPrChange>
              </w:rPr>
            </w:pPr>
            <w:ins w:id="2398" w:author="Roop Yekollu" w:date="2017-02-23T16:27:00Z">
              <w:r w:rsidRPr="0029053D">
                <w:rPr>
                  <w:rFonts w:ascii="Calibri" w:eastAsia="Times New Roman" w:hAnsi="Calibri" w:cs="Calibri"/>
                  <w:color w:val="000000"/>
                  <w:sz w:val="16"/>
                  <w:szCs w:val="16"/>
                  <w:rPrChange w:id="2399"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400"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012ED1DA" w14:textId="77777777" w:rsidR="0029053D" w:rsidRPr="0029053D" w:rsidRDefault="0029053D" w:rsidP="000206F9">
            <w:pPr>
              <w:spacing w:before="0" w:after="0" w:line="240" w:lineRule="auto"/>
              <w:jc w:val="center"/>
              <w:rPr>
                <w:ins w:id="2401" w:author="Roop Yekollu" w:date="2017-02-23T16:27:00Z"/>
                <w:rFonts w:ascii="Calibri" w:eastAsia="Times New Roman" w:hAnsi="Calibri" w:cs="Calibri"/>
                <w:color w:val="000000"/>
                <w:sz w:val="16"/>
                <w:szCs w:val="16"/>
                <w:rPrChange w:id="2402" w:author="Michael Petite" w:date="2017-02-23T17:59:00Z">
                  <w:rPr>
                    <w:ins w:id="2403" w:author="Roop Yekollu" w:date="2017-02-23T16:27:00Z"/>
                    <w:rFonts w:ascii="Calibri" w:eastAsia="Times New Roman" w:hAnsi="Calibri" w:cs="Calibri"/>
                    <w:color w:val="000000"/>
                    <w:sz w:val="18"/>
                    <w:szCs w:val="18"/>
                  </w:rPr>
                </w:rPrChange>
              </w:rPr>
            </w:pPr>
            <w:ins w:id="2404" w:author="Roop Yekollu" w:date="2017-02-23T16:27:00Z">
              <w:r w:rsidRPr="0029053D">
                <w:rPr>
                  <w:rFonts w:ascii="Calibri" w:eastAsia="Times New Roman" w:hAnsi="Calibri" w:cs="Calibri"/>
                  <w:color w:val="000000"/>
                  <w:sz w:val="16"/>
                  <w:szCs w:val="16"/>
                  <w:rPrChange w:id="2405"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406"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7C355675" w14:textId="77777777" w:rsidR="0029053D" w:rsidRPr="0029053D" w:rsidRDefault="0029053D" w:rsidP="000206F9">
            <w:pPr>
              <w:spacing w:before="0" w:after="0" w:line="240" w:lineRule="auto"/>
              <w:jc w:val="center"/>
              <w:rPr>
                <w:ins w:id="2407" w:author="Roop Yekollu" w:date="2017-02-23T16:27:00Z"/>
                <w:rFonts w:ascii="Calibri" w:eastAsia="Times New Roman" w:hAnsi="Calibri" w:cs="Calibri"/>
                <w:color w:val="000000"/>
                <w:sz w:val="16"/>
                <w:szCs w:val="16"/>
                <w:rPrChange w:id="2408" w:author="Michael Petite" w:date="2017-02-23T17:59:00Z">
                  <w:rPr>
                    <w:ins w:id="2409" w:author="Roop Yekollu" w:date="2017-02-23T16:27:00Z"/>
                    <w:rFonts w:ascii="Calibri" w:eastAsia="Times New Roman" w:hAnsi="Calibri" w:cs="Calibri"/>
                    <w:color w:val="000000"/>
                    <w:sz w:val="18"/>
                    <w:szCs w:val="18"/>
                  </w:rPr>
                </w:rPrChange>
              </w:rPr>
            </w:pPr>
            <w:ins w:id="2410" w:author="Roop Yekollu" w:date="2017-02-23T16:27:00Z">
              <w:r w:rsidRPr="0029053D">
                <w:rPr>
                  <w:rFonts w:ascii="Calibri" w:eastAsia="Times New Roman" w:hAnsi="Calibri" w:cs="Calibri"/>
                  <w:color w:val="000000"/>
                  <w:sz w:val="16"/>
                  <w:szCs w:val="16"/>
                  <w:rPrChange w:id="2411"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2412"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2542C489" w14:textId="77777777" w:rsidR="0029053D" w:rsidRPr="0029053D" w:rsidRDefault="0029053D" w:rsidP="000206F9">
            <w:pPr>
              <w:spacing w:before="0" w:after="0" w:line="240" w:lineRule="auto"/>
              <w:rPr>
                <w:ins w:id="2413" w:author="Roop Yekollu" w:date="2017-02-23T16:27:00Z"/>
                <w:rFonts w:ascii="Calibri" w:eastAsia="Times New Roman" w:hAnsi="Calibri" w:cs="Calibri"/>
                <w:color w:val="000000"/>
                <w:sz w:val="16"/>
                <w:szCs w:val="16"/>
                <w:rPrChange w:id="2414" w:author="Michael Petite" w:date="2017-02-23T17:59:00Z">
                  <w:rPr>
                    <w:ins w:id="2415" w:author="Roop Yekollu" w:date="2017-02-23T16:27:00Z"/>
                    <w:rFonts w:ascii="Calibri" w:eastAsia="Times New Roman" w:hAnsi="Calibri" w:cs="Calibri"/>
                    <w:color w:val="000000"/>
                    <w:sz w:val="18"/>
                    <w:szCs w:val="18"/>
                  </w:rPr>
                </w:rPrChange>
              </w:rPr>
            </w:pPr>
            <w:ins w:id="2416" w:author="Roop Yekollu" w:date="2017-02-23T16:27:00Z">
              <w:r w:rsidRPr="0029053D">
                <w:rPr>
                  <w:rFonts w:ascii="Calibri" w:eastAsia="Times New Roman" w:hAnsi="Calibri" w:cs="Calibri"/>
                  <w:color w:val="000000"/>
                  <w:sz w:val="16"/>
                  <w:szCs w:val="16"/>
                  <w:rPrChange w:id="2417" w:author="Michael Petite" w:date="2017-02-23T17:59:00Z">
                    <w:rPr>
                      <w:rFonts w:ascii="Calibri" w:eastAsia="Times New Roman" w:hAnsi="Calibri" w:cs="Calibri"/>
                      <w:color w:val="000000"/>
                      <w:sz w:val="18"/>
                      <w:szCs w:val="18"/>
                    </w:rPr>
                  </w:rPrChange>
                </w:rPr>
                <w:t> </w:t>
              </w:r>
            </w:ins>
          </w:p>
        </w:tc>
      </w:tr>
      <w:tr w:rsidR="002D581C" w:rsidRPr="0029053D" w14:paraId="29F933E5" w14:textId="77777777" w:rsidTr="002D581C">
        <w:trPr>
          <w:trHeight w:val="290"/>
          <w:ins w:id="2418" w:author="Roop Yekollu" w:date="2017-02-23T16:27:00Z"/>
          <w:trPrChange w:id="2419" w:author="Michael Petite" w:date="2017-02-23T18:06:00Z">
            <w:trPr>
              <w:trHeight w:val="29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2420"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31C1DF3E" w14:textId="77777777" w:rsidR="0029053D" w:rsidRPr="0029053D" w:rsidRDefault="0029053D" w:rsidP="000206F9">
            <w:pPr>
              <w:spacing w:before="0" w:after="0" w:line="240" w:lineRule="auto"/>
              <w:rPr>
                <w:ins w:id="2421" w:author="Roop Yekollu" w:date="2017-02-23T16:27:00Z"/>
                <w:rFonts w:ascii="Calibri" w:eastAsia="Times New Roman" w:hAnsi="Calibri" w:cs="Calibri"/>
                <w:sz w:val="16"/>
                <w:szCs w:val="16"/>
                <w:rPrChange w:id="2422" w:author="Michael Petite" w:date="2017-02-23T17:59:00Z">
                  <w:rPr>
                    <w:ins w:id="2423" w:author="Roop Yekollu" w:date="2017-02-23T16:27:00Z"/>
                    <w:rFonts w:ascii="Calibri" w:eastAsia="Times New Roman" w:hAnsi="Calibri" w:cs="Calibri"/>
                    <w:sz w:val="22"/>
                    <w:szCs w:val="22"/>
                  </w:rPr>
                </w:rPrChange>
              </w:rPr>
            </w:pPr>
            <w:ins w:id="2424" w:author="Roop Yekollu" w:date="2017-02-23T16:27:00Z">
              <w:r w:rsidRPr="0029053D">
                <w:rPr>
                  <w:rFonts w:ascii="Calibri" w:eastAsia="Times New Roman" w:hAnsi="Calibri" w:cs="Calibri"/>
                  <w:sz w:val="16"/>
                  <w:szCs w:val="16"/>
                  <w:rPrChange w:id="2425" w:author="Michael Petite" w:date="2017-02-23T17:59:00Z">
                    <w:rPr>
                      <w:rFonts w:ascii="Calibri" w:eastAsia="Times New Roman" w:hAnsi="Calibri" w:cs="Calibri"/>
                      <w:sz w:val="22"/>
                      <w:szCs w:val="22"/>
                    </w:rPr>
                  </w:rPrChange>
                </w:rPr>
                <w:t xml:space="preserve">Items/Gifts </w:t>
              </w:r>
            </w:ins>
          </w:p>
        </w:tc>
        <w:tc>
          <w:tcPr>
            <w:tcW w:w="882" w:type="dxa"/>
            <w:tcBorders>
              <w:top w:val="nil"/>
              <w:left w:val="nil"/>
              <w:bottom w:val="single" w:sz="4" w:space="0" w:color="auto"/>
              <w:right w:val="single" w:sz="4" w:space="0" w:color="auto"/>
            </w:tcBorders>
            <w:shd w:val="clear" w:color="auto" w:fill="auto"/>
            <w:noWrap/>
            <w:vAlign w:val="bottom"/>
            <w:hideMark/>
            <w:tcPrChange w:id="2426"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759E226A" w14:textId="77777777" w:rsidR="0029053D" w:rsidRPr="0029053D" w:rsidRDefault="0029053D" w:rsidP="000206F9">
            <w:pPr>
              <w:spacing w:before="0" w:after="0" w:line="240" w:lineRule="auto"/>
              <w:rPr>
                <w:ins w:id="2427" w:author="Roop Yekollu" w:date="2017-02-23T16:27:00Z"/>
                <w:rFonts w:ascii="Calibri" w:eastAsia="Times New Roman" w:hAnsi="Calibri" w:cs="Calibri"/>
                <w:color w:val="000000"/>
                <w:sz w:val="16"/>
                <w:szCs w:val="16"/>
                <w:rPrChange w:id="2428" w:author="Michael Petite" w:date="2017-02-23T17:59:00Z">
                  <w:rPr>
                    <w:ins w:id="2429" w:author="Roop Yekollu" w:date="2017-02-23T16:27:00Z"/>
                    <w:rFonts w:ascii="Calibri" w:eastAsia="Times New Roman" w:hAnsi="Calibri" w:cs="Calibri"/>
                    <w:color w:val="000000"/>
                    <w:sz w:val="22"/>
                    <w:szCs w:val="22"/>
                  </w:rPr>
                </w:rPrChange>
              </w:rPr>
            </w:pPr>
            <w:ins w:id="2430" w:author="Roop Yekollu" w:date="2017-02-23T16:27:00Z">
              <w:r w:rsidRPr="0029053D">
                <w:rPr>
                  <w:rFonts w:ascii="Calibri" w:eastAsia="Times New Roman" w:hAnsi="Calibri" w:cs="Calibri"/>
                  <w:color w:val="000000"/>
                  <w:sz w:val="16"/>
                  <w:szCs w:val="16"/>
                  <w:rPrChange w:id="2431" w:author="Michael Petite" w:date="2017-02-23T17:59:00Z">
                    <w:rPr>
                      <w:rFonts w:ascii="Calibri" w:eastAsia="Times New Roman" w:hAnsi="Calibri" w:cs="Calibri"/>
                      <w:color w:val="000000"/>
                      <w:sz w:val="22"/>
                      <w:szCs w:val="22"/>
                    </w:rPr>
                  </w:rPrChange>
                </w:rPr>
                <w:t>Grants and Donations</w:t>
              </w:r>
            </w:ins>
          </w:p>
        </w:tc>
        <w:tc>
          <w:tcPr>
            <w:tcW w:w="720" w:type="dxa"/>
            <w:tcBorders>
              <w:top w:val="nil"/>
              <w:left w:val="nil"/>
              <w:bottom w:val="single" w:sz="4" w:space="0" w:color="auto"/>
              <w:right w:val="single" w:sz="4" w:space="0" w:color="auto"/>
            </w:tcBorders>
            <w:shd w:val="clear" w:color="000000" w:fill="9BC2E6"/>
            <w:vAlign w:val="center"/>
            <w:hideMark/>
            <w:tcPrChange w:id="2432"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4E9B34FE" w14:textId="77777777" w:rsidR="0029053D" w:rsidRPr="0029053D" w:rsidRDefault="0029053D" w:rsidP="000206F9">
            <w:pPr>
              <w:spacing w:before="0" w:after="0" w:line="240" w:lineRule="auto"/>
              <w:jc w:val="center"/>
              <w:rPr>
                <w:ins w:id="2433" w:author="Roop Yekollu" w:date="2017-02-23T16:27:00Z"/>
                <w:rFonts w:ascii="Calibri" w:eastAsia="Times New Roman" w:hAnsi="Calibri" w:cs="Calibri"/>
                <w:color w:val="000000"/>
                <w:sz w:val="16"/>
                <w:szCs w:val="16"/>
                <w:rPrChange w:id="2434" w:author="Michael Petite" w:date="2017-02-23T17:59:00Z">
                  <w:rPr>
                    <w:ins w:id="2435" w:author="Roop Yekollu" w:date="2017-02-23T16:27:00Z"/>
                    <w:rFonts w:ascii="Calibri" w:eastAsia="Times New Roman" w:hAnsi="Calibri" w:cs="Calibri"/>
                    <w:color w:val="000000"/>
                    <w:sz w:val="18"/>
                    <w:szCs w:val="18"/>
                  </w:rPr>
                </w:rPrChange>
              </w:rPr>
            </w:pPr>
            <w:ins w:id="2436" w:author="Roop Yekollu" w:date="2017-02-23T16:27:00Z">
              <w:r w:rsidRPr="0029053D">
                <w:rPr>
                  <w:rFonts w:ascii="Calibri" w:eastAsia="Times New Roman" w:hAnsi="Calibri" w:cs="Calibri"/>
                  <w:color w:val="000000"/>
                  <w:sz w:val="16"/>
                  <w:szCs w:val="16"/>
                  <w:rPrChange w:id="2437"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438"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334CD11C" w14:textId="77777777" w:rsidR="0029053D" w:rsidRPr="0029053D" w:rsidRDefault="0029053D" w:rsidP="000206F9">
            <w:pPr>
              <w:spacing w:before="0" w:after="0" w:line="240" w:lineRule="auto"/>
              <w:jc w:val="center"/>
              <w:rPr>
                <w:ins w:id="2439" w:author="Roop Yekollu" w:date="2017-02-23T16:27:00Z"/>
                <w:rFonts w:ascii="Calibri" w:eastAsia="Times New Roman" w:hAnsi="Calibri" w:cs="Calibri"/>
                <w:color w:val="000000"/>
                <w:sz w:val="16"/>
                <w:szCs w:val="16"/>
                <w:rPrChange w:id="2440" w:author="Michael Petite" w:date="2017-02-23T17:59:00Z">
                  <w:rPr>
                    <w:ins w:id="2441" w:author="Roop Yekollu" w:date="2017-02-23T16:27:00Z"/>
                    <w:rFonts w:ascii="Calibri" w:eastAsia="Times New Roman" w:hAnsi="Calibri" w:cs="Calibri"/>
                    <w:color w:val="000000"/>
                    <w:sz w:val="18"/>
                    <w:szCs w:val="18"/>
                  </w:rPr>
                </w:rPrChange>
              </w:rPr>
            </w:pPr>
            <w:ins w:id="2442" w:author="Roop Yekollu" w:date="2017-02-23T16:27:00Z">
              <w:r w:rsidRPr="0029053D">
                <w:rPr>
                  <w:rFonts w:ascii="Calibri" w:eastAsia="Times New Roman" w:hAnsi="Calibri" w:cs="Calibri"/>
                  <w:color w:val="000000"/>
                  <w:sz w:val="16"/>
                  <w:szCs w:val="16"/>
                  <w:rPrChange w:id="2443"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2444"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24FEFB09" w14:textId="77777777" w:rsidR="0029053D" w:rsidRPr="0029053D" w:rsidRDefault="0029053D" w:rsidP="000206F9">
            <w:pPr>
              <w:spacing w:before="0" w:after="0" w:line="240" w:lineRule="auto"/>
              <w:jc w:val="center"/>
              <w:rPr>
                <w:ins w:id="2445" w:author="Roop Yekollu" w:date="2017-02-23T16:27:00Z"/>
                <w:rFonts w:ascii="Calibri" w:eastAsia="Times New Roman" w:hAnsi="Calibri" w:cs="Calibri"/>
                <w:color w:val="000000"/>
                <w:sz w:val="16"/>
                <w:szCs w:val="16"/>
                <w:rPrChange w:id="2446" w:author="Michael Petite" w:date="2017-02-23T17:59:00Z">
                  <w:rPr>
                    <w:ins w:id="2447" w:author="Roop Yekollu" w:date="2017-02-23T16:27:00Z"/>
                    <w:rFonts w:ascii="Calibri" w:eastAsia="Times New Roman" w:hAnsi="Calibri" w:cs="Calibri"/>
                    <w:color w:val="000000"/>
                    <w:sz w:val="18"/>
                    <w:szCs w:val="18"/>
                  </w:rPr>
                </w:rPrChange>
              </w:rPr>
            </w:pPr>
            <w:ins w:id="2448" w:author="Roop Yekollu" w:date="2017-02-23T16:27:00Z">
              <w:r w:rsidRPr="0029053D">
                <w:rPr>
                  <w:rFonts w:ascii="Calibri" w:eastAsia="Times New Roman" w:hAnsi="Calibri" w:cs="Calibri"/>
                  <w:color w:val="000000"/>
                  <w:sz w:val="16"/>
                  <w:szCs w:val="16"/>
                  <w:rPrChange w:id="2449"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auto" w:fill="auto"/>
            <w:vAlign w:val="center"/>
            <w:hideMark/>
            <w:tcPrChange w:id="2450" w:author="Michael Petite" w:date="2017-02-23T18:06:00Z">
              <w:tcPr>
                <w:tcW w:w="630" w:type="dxa"/>
                <w:tcBorders>
                  <w:top w:val="nil"/>
                  <w:left w:val="nil"/>
                  <w:bottom w:val="single" w:sz="4" w:space="0" w:color="auto"/>
                  <w:right w:val="single" w:sz="4" w:space="0" w:color="auto"/>
                </w:tcBorders>
                <w:shd w:val="clear" w:color="auto" w:fill="auto"/>
                <w:vAlign w:val="center"/>
                <w:hideMark/>
              </w:tcPr>
            </w:tcPrChange>
          </w:tcPr>
          <w:p w14:paraId="64F15645" w14:textId="77777777" w:rsidR="0029053D" w:rsidRPr="0029053D" w:rsidRDefault="0029053D" w:rsidP="000206F9">
            <w:pPr>
              <w:spacing w:before="0" w:after="0" w:line="240" w:lineRule="auto"/>
              <w:jc w:val="center"/>
              <w:rPr>
                <w:ins w:id="2451" w:author="Roop Yekollu" w:date="2017-02-23T16:27:00Z"/>
                <w:rFonts w:ascii="Calibri" w:eastAsia="Times New Roman" w:hAnsi="Calibri" w:cs="Calibri"/>
                <w:color w:val="000000"/>
                <w:sz w:val="16"/>
                <w:szCs w:val="16"/>
                <w:rPrChange w:id="2452" w:author="Michael Petite" w:date="2017-02-23T17:59:00Z">
                  <w:rPr>
                    <w:ins w:id="2453" w:author="Roop Yekollu" w:date="2017-02-23T16:27:00Z"/>
                    <w:rFonts w:ascii="Calibri" w:eastAsia="Times New Roman" w:hAnsi="Calibri" w:cs="Calibri"/>
                    <w:color w:val="000000"/>
                    <w:sz w:val="18"/>
                    <w:szCs w:val="18"/>
                  </w:rPr>
                </w:rPrChange>
              </w:rPr>
            </w:pPr>
            <w:ins w:id="2454" w:author="Roop Yekollu" w:date="2017-02-23T16:27:00Z">
              <w:r w:rsidRPr="0029053D">
                <w:rPr>
                  <w:rFonts w:ascii="Calibri" w:eastAsia="Times New Roman" w:hAnsi="Calibri" w:cs="Calibri"/>
                  <w:color w:val="000000"/>
                  <w:sz w:val="16"/>
                  <w:szCs w:val="16"/>
                  <w:rPrChange w:id="2455" w:author="Michael Petite" w:date="2017-02-23T17:59:00Z">
                    <w:rPr>
                      <w:rFonts w:ascii="Calibri" w:eastAsia="Times New Roman" w:hAnsi="Calibri" w:cs="Calibri"/>
                      <w:color w:val="000000"/>
                      <w:sz w:val="18"/>
                      <w:szCs w:val="18"/>
                    </w:rPr>
                  </w:rPrChange>
                </w:rPr>
                <w:t> </w:t>
              </w:r>
            </w:ins>
          </w:p>
        </w:tc>
        <w:tc>
          <w:tcPr>
            <w:tcW w:w="720" w:type="dxa"/>
            <w:tcBorders>
              <w:top w:val="nil"/>
              <w:left w:val="nil"/>
              <w:bottom w:val="single" w:sz="4" w:space="0" w:color="auto"/>
              <w:right w:val="single" w:sz="4" w:space="0" w:color="auto"/>
            </w:tcBorders>
            <w:shd w:val="clear" w:color="auto" w:fill="auto"/>
            <w:vAlign w:val="center"/>
            <w:hideMark/>
            <w:tcPrChange w:id="2456" w:author="Michael Petite" w:date="2017-02-23T18:06:00Z">
              <w:tcPr>
                <w:tcW w:w="720" w:type="dxa"/>
                <w:tcBorders>
                  <w:top w:val="nil"/>
                  <w:left w:val="nil"/>
                  <w:bottom w:val="single" w:sz="4" w:space="0" w:color="auto"/>
                  <w:right w:val="single" w:sz="4" w:space="0" w:color="auto"/>
                </w:tcBorders>
                <w:shd w:val="clear" w:color="auto" w:fill="auto"/>
                <w:vAlign w:val="center"/>
                <w:hideMark/>
              </w:tcPr>
            </w:tcPrChange>
          </w:tcPr>
          <w:p w14:paraId="7C37E621" w14:textId="77777777" w:rsidR="0029053D" w:rsidRPr="0029053D" w:rsidRDefault="0029053D" w:rsidP="000206F9">
            <w:pPr>
              <w:spacing w:before="0" w:after="0" w:line="240" w:lineRule="auto"/>
              <w:jc w:val="center"/>
              <w:rPr>
                <w:ins w:id="2457" w:author="Roop Yekollu" w:date="2017-02-23T16:27:00Z"/>
                <w:rFonts w:ascii="Calibri" w:eastAsia="Times New Roman" w:hAnsi="Calibri" w:cs="Calibri"/>
                <w:color w:val="000000"/>
                <w:sz w:val="16"/>
                <w:szCs w:val="16"/>
                <w:rPrChange w:id="2458" w:author="Michael Petite" w:date="2017-02-23T17:59:00Z">
                  <w:rPr>
                    <w:ins w:id="2459" w:author="Roop Yekollu" w:date="2017-02-23T16:27:00Z"/>
                    <w:rFonts w:ascii="Calibri" w:eastAsia="Times New Roman" w:hAnsi="Calibri" w:cs="Calibri"/>
                    <w:color w:val="000000"/>
                    <w:sz w:val="18"/>
                    <w:szCs w:val="18"/>
                  </w:rPr>
                </w:rPrChange>
              </w:rPr>
            </w:pPr>
            <w:ins w:id="2460" w:author="Roop Yekollu" w:date="2017-02-23T16:27:00Z">
              <w:r w:rsidRPr="0029053D">
                <w:rPr>
                  <w:rFonts w:ascii="Calibri" w:eastAsia="Times New Roman" w:hAnsi="Calibri" w:cs="Calibri"/>
                  <w:color w:val="000000"/>
                  <w:sz w:val="16"/>
                  <w:szCs w:val="16"/>
                  <w:rPrChange w:id="2461" w:author="Michael Petite" w:date="2017-02-23T17:59:00Z">
                    <w:rPr>
                      <w:rFonts w:ascii="Calibri" w:eastAsia="Times New Roman" w:hAnsi="Calibri" w:cs="Calibri"/>
                      <w:color w:val="000000"/>
                      <w:sz w:val="18"/>
                      <w:szCs w:val="18"/>
                    </w:rPr>
                  </w:rPrChange>
                </w:rPr>
                <w:t> </w:t>
              </w:r>
            </w:ins>
          </w:p>
        </w:tc>
        <w:tc>
          <w:tcPr>
            <w:tcW w:w="900" w:type="dxa"/>
            <w:tcBorders>
              <w:top w:val="nil"/>
              <w:left w:val="nil"/>
              <w:bottom w:val="single" w:sz="4" w:space="0" w:color="auto"/>
              <w:right w:val="single" w:sz="4" w:space="0" w:color="auto"/>
            </w:tcBorders>
            <w:shd w:val="clear" w:color="000000" w:fill="9BC2E6"/>
            <w:vAlign w:val="center"/>
            <w:hideMark/>
            <w:tcPrChange w:id="2462"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0784861D" w14:textId="77777777" w:rsidR="0029053D" w:rsidRPr="0029053D" w:rsidRDefault="0029053D" w:rsidP="000206F9">
            <w:pPr>
              <w:spacing w:before="0" w:after="0" w:line="240" w:lineRule="auto"/>
              <w:jc w:val="center"/>
              <w:rPr>
                <w:ins w:id="2463" w:author="Roop Yekollu" w:date="2017-02-23T16:27:00Z"/>
                <w:rFonts w:ascii="Calibri" w:eastAsia="Times New Roman" w:hAnsi="Calibri" w:cs="Calibri"/>
                <w:color w:val="000000"/>
                <w:sz w:val="16"/>
                <w:szCs w:val="16"/>
                <w:rPrChange w:id="2464" w:author="Michael Petite" w:date="2017-02-23T17:59:00Z">
                  <w:rPr>
                    <w:ins w:id="2465" w:author="Roop Yekollu" w:date="2017-02-23T16:27:00Z"/>
                    <w:rFonts w:ascii="Calibri" w:eastAsia="Times New Roman" w:hAnsi="Calibri" w:cs="Calibri"/>
                    <w:color w:val="000000"/>
                    <w:sz w:val="18"/>
                    <w:szCs w:val="18"/>
                  </w:rPr>
                </w:rPrChange>
              </w:rPr>
            </w:pPr>
            <w:ins w:id="2466" w:author="Roop Yekollu" w:date="2017-02-23T16:27:00Z">
              <w:r w:rsidRPr="0029053D">
                <w:rPr>
                  <w:rFonts w:ascii="Calibri" w:eastAsia="Times New Roman" w:hAnsi="Calibri" w:cs="Calibri"/>
                  <w:color w:val="000000"/>
                  <w:sz w:val="16"/>
                  <w:szCs w:val="16"/>
                  <w:rPrChange w:id="2467"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auto" w:fill="auto"/>
            <w:vAlign w:val="center"/>
            <w:hideMark/>
            <w:tcPrChange w:id="2468" w:author="Michael Petite" w:date="2017-02-23T18:06:00Z">
              <w:tcPr>
                <w:tcW w:w="360" w:type="dxa"/>
                <w:tcBorders>
                  <w:top w:val="nil"/>
                  <w:left w:val="nil"/>
                  <w:bottom w:val="single" w:sz="4" w:space="0" w:color="auto"/>
                  <w:right w:val="single" w:sz="4" w:space="0" w:color="auto"/>
                </w:tcBorders>
                <w:shd w:val="clear" w:color="auto" w:fill="auto"/>
                <w:vAlign w:val="center"/>
                <w:hideMark/>
              </w:tcPr>
            </w:tcPrChange>
          </w:tcPr>
          <w:p w14:paraId="0219BF69" w14:textId="77777777" w:rsidR="0029053D" w:rsidRPr="0029053D" w:rsidRDefault="0029053D" w:rsidP="000206F9">
            <w:pPr>
              <w:spacing w:before="0" w:after="0" w:line="240" w:lineRule="auto"/>
              <w:jc w:val="center"/>
              <w:rPr>
                <w:ins w:id="2469" w:author="Roop Yekollu" w:date="2017-02-23T16:27:00Z"/>
                <w:rFonts w:ascii="Calibri" w:eastAsia="Times New Roman" w:hAnsi="Calibri" w:cs="Calibri"/>
                <w:color w:val="000000"/>
                <w:sz w:val="16"/>
                <w:szCs w:val="16"/>
                <w:rPrChange w:id="2470" w:author="Michael Petite" w:date="2017-02-23T17:59:00Z">
                  <w:rPr>
                    <w:ins w:id="2471" w:author="Roop Yekollu" w:date="2017-02-23T16:27:00Z"/>
                    <w:rFonts w:ascii="Calibri" w:eastAsia="Times New Roman" w:hAnsi="Calibri" w:cs="Calibri"/>
                    <w:color w:val="000000"/>
                    <w:sz w:val="18"/>
                    <w:szCs w:val="18"/>
                  </w:rPr>
                </w:rPrChange>
              </w:rPr>
            </w:pPr>
            <w:ins w:id="2472" w:author="Roop Yekollu" w:date="2017-02-23T16:27:00Z">
              <w:r w:rsidRPr="0029053D">
                <w:rPr>
                  <w:rFonts w:ascii="Calibri" w:eastAsia="Times New Roman" w:hAnsi="Calibri" w:cs="Calibri"/>
                  <w:color w:val="000000"/>
                  <w:sz w:val="16"/>
                  <w:szCs w:val="16"/>
                  <w:rPrChange w:id="2473"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474"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30D0CD74" w14:textId="77777777" w:rsidR="0029053D" w:rsidRPr="0029053D" w:rsidRDefault="0029053D" w:rsidP="000206F9">
            <w:pPr>
              <w:spacing w:before="0" w:after="0" w:line="240" w:lineRule="auto"/>
              <w:jc w:val="center"/>
              <w:rPr>
                <w:ins w:id="2475" w:author="Roop Yekollu" w:date="2017-02-23T16:27:00Z"/>
                <w:rFonts w:ascii="Calibri" w:eastAsia="Times New Roman" w:hAnsi="Calibri" w:cs="Calibri"/>
                <w:color w:val="000000"/>
                <w:sz w:val="16"/>
                <w:szCs w:val="16"/>
                <w:rPrChange w:id="2476" w:author="Michael Petite" w:date="2017-02-23T17:59:00Z">
                  <w:rPr>
                    <w:ins w:id="2477" w:author="Roop Yekollu" w:date="2017-02-23T16:27:00Z"/>
                    <w:rFonts w:ascii="Calibri" w:eastAsia="Times New Roman" w:hAnsi="Calibri" w:cs="Calibri"/>
                    <w:color w:val="000000"/>
                    <w:sz w:val="18"/>
                    <w:szCs w:val="18"/>
                  </w:rPr>
                </w:rPrChange>
              </w:rPr>
            </w:pPr>
            <w:ins w:id="2478" w:author="Roop Yekollu" w:date="2017-02-23T16:27:00Z">
              <w:r w:rsidRPr="0029053D">
                <w:rPr>
                  <w:rFonts w:ascii="Calibri" w:eastAsia="Times New Roman" w:hAnsi="Calibri" w:cs="Calibri"/>
                  <w:color w:val="000000"/>
                  <w:sz w:val="16"/>
                  <w:szCs w:val="16"/>
                  <w:rPrChange w:id="2479"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2480"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5566985C" w14:textId="77777777" w:rsidR="0029053D" w:rsidRPr="0029053D" w:rsidRDefault="0029053D" w:rsidP="000206F9">
            <w:pPr>
              <w:spacing w:before="0" w:after="0" w:line="240" w:lineRule="auto"/>
              <w:jc w:val="center"/>
              <w:rPr>
                <w:ins w:id="2481" w:author="Roop Yekollu" w:date="2017-02-23T16:27:00Z"/>
                <w:rFonts w:ascii="Calibri" w:eastAsia="Times New Roman" w:hAnsi="Calibri" w:cs="Calibri"/>
                <w:color w:val="000000"/>
                <w:sz w:val="16"/>
                <w:szCs w:val="16"/>
                <w:rPrChange w:id="2482" w:author="Michael Petite" w:date="2017-02-23T17:59:00Z">
                  <w:rPr>
                    <w:ins w:id="2483" w:author="Roop Yekollu" w:date="2017-02-23T16:27:00Z"/>
                    <w:rFonts w:ascii="Calibri" w:eastAsia="Times New Roman" w:hAnsi="Calibri" w:cs="Calibri"/>
                    <w:color w:val="000000"/>
                    <w:sz w:val="18"/>
                    <w:szCs w:val="18"/>
                  </w:rPr>
                </w:rPrChange>
              </w:rPr>
            </w:pPr>
            <w:ins w:id="2484" w:author="Roop Yekollu" w:date="2017-02-23T16:27:00Z">
              <w:r w:rsidRPr="0029053D">
                <w:rPr>
                  <w:rFonts w:ascii="Calibri" w:eastAsia="Times New Roman" w:hAnsi="Calibri" w:cs="Calibri"/>
                  <w:color w:val="000000"/>
                  <w:sz w:val="16"/>
                  <w:szCs w:val="16"/>
                  <w:rPrChange w:id="2485"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2486"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5BEFDB42" w14:textId="77777777" w:rsidR="0029053D" w:rsidRPr="0029053D" w:rsidRDefault="0029053D" w:rsidP="000206F9">
            <w:pPr>
              <w:spacing w:before="0" w:after="0" w:line="240" w:lineRule="auto"/>
              <w:jc w:val="center"/>
              <w:rPr>
                <w:ins w:id="2487" w:author="Roop Yekollu" w:date="2017-02-23T16:27:00Z"/>
                <w:rFonts w:ascii="Calibri" w:eastAsia="Times New Roman" w:hAnsi="Calibri" w:cs="Calibri"/>
                <w:color w:val="000000"/>
                <w:sz w:val="16"/>
                <w:szCs w:val="16"/>
                <w:rPrChange w:id="2488" w:author="Michael Petite" w:date="2017-02-23T17:59:00Z">
                  <w:rPr>
                    <w:ins w:id="2489" w:author="Roop Yekollu" w:date="2017-02-23T16:27:00Z"/>
                    <w:rFonts w:ascii="Calibri" w:eastAsia="Times New Roman" w:hAnsi="Calibri" w:cs="Calibri"/>
                    <w:color w:val="000000"/>
                    <w:sz w:val="18"/>
                    <w:szCs w:val="18"/>
                  </w:rPr>
                </w:rPrChange>
              </w:rPr>
            </w:pPr>
            <w:ins w:id="2490" w:author="Roop Yekollu" w:date="2017-02-23T16:27:00Z">
              <w:r w:rsidRPr="0029053D">
                <w:rPr>
                  <w:rFonts w:ascii="Calibri" w:eastAsia="Times New Roman" w:hAnsi="Calibri" w:cs="Calibri"/>
                  <w:color w:val="000000"/>
                  <w:sz w:val="16"/>
                  <w:szCs w:val="16"/>
                  <w:rPrChange w:id="2491"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492"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00052B7C" w14:textId="77777777" w:rsidR="0029053D" w:rsidRPr="0029053D" w:rsidRDefault="0029053D" w:rsidP="000206F9">
            <w:pPr>
              <w:spacing w:before="0" w:after="0" w:line="240" w:lineRule="auto"/>
              <w:jc w:val="center"/>
              <w:rPr>
                <w:ins w:id="2493" w:author="Roop Yekollu" w:date="2017-02-23T16:27:00Z"/>
                <w:rFonts w:ascii="Calibri" w:eastAsia="Times New Roman" w:hAnsi="Calibri" w:cs="Calibri"/>
                <w:color w:val="000000"/>
                <w:sz w:val="16"/>
                <w:szCs w:val="16"/>
                <w:rPrChange w:id="2494" w:author="Michael Petite" w:date="2017-02-23T17:59:00Z">
                  <w:rPr>
                    <w:ins w:id="2495" w:author="Roop Yekollu" w:date="2017-02-23T16:27:00Z"/>
                    <w:rFonts w:ascii="Calibri" w:eastAsia="Times New Roman" w:hAnsi="Calibri" w:cs="Calibri"/>
                    <w:color w:val="000000"/>
                    <w:sz w:val="18"/>
                    <w:szCs w:val="18"/>
                  </w:rPr>
                </w:rPrChange>
              </w:rPr>
            </w:pPr>
            <w:ins w:id="2496" w:author="Roop Yekollu" w:date="2017-02-23T16:27:00Z">
              <w:r w:rsidRPr="0029053D">
                <w:rPr>
                  <w:rFonts w:ascii="Calibri" w:eastAsia="Times New Roman" w:hAnsi="Calibri" w:cs="Calibri"/>
                  <w:color w:val="000000"/>
                  <w:sz w:val="16"/>
                  <w:szCs w:val="16"/>
                  <w:rPrChange w:id="2497"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498"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6161DBE8" w14:textId="77777777" w:rsidR="0029053D" w:rsidRPr="0029053D" w:rsidRDefault="0029053D" w:rsidP="000206F9">
            <w:pPr>
              <w:spacing w:before="0" w:after="0" w:line="240" w:lineRule="auto"/>
              <w:jc w:val="center"/>
              <w:rPr>
                <w:ins w:id="2499" w:author="Roop Yekollu" w:date="2017-02-23T16:27:00Z"/>
                <w:rFonts w:ascii="Calibri" w:eastAsia="Times New Roman" w:hAnsi="Calibri" w:cs="Calibri"/>
                <w:color w:val="000000"/>
                <w:sz w:val="16"/>
                <w:szCs w:val="16"/>
                <w:rPrChange w:id="2500" w:author="Michael Petite" w:date="2017-02-23T17:59:00Z">
                  <w:rPr>
                    <w:ins w:id="2501" w:author="Roop Yekollu" w:date="2017-02-23T16:27:00Z"/>
                    <w:rFonts w:ascii="Calibri" w:eastAsia="Times New Roman" w:hAnsi="Calibri" w:cs="Calibri"/>
                    <w:color w:val="000000"/>
                    <w:sz w:val="18"/>
                    <w:szCs w:val="18"/>
                  </w:rPr>
                </w:rPrChange>
              </w:rPr>
            </w:pPr>
            <w:ins w:id="2502" w:author="Roop Yekollu" w:date="2017-02-23T16:27:00Z">
              <w:r w:rsidRPr="0029053D">
                <w:rPr>
                  <w:rFonts w:ascii="Calibri" w:eastAsia="Times New Roman" w:hAnsi="Calibri" w:cs="Calibri"/>
                  <w:color w:val="000000"/>
                  <w:sz w:val="16"/>
                  <w:szCs w:val="16"/>
                  <w:rPrChange w:id="2503"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2504"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023E4567" w14:textId="77777777" w:rsidR="0029053D" w:rsidRPr="0029053D" w:rsidRDefault="0029053D" w:rsidP="000206F9">
            <w:pPr>
              <w:spacing w:before="0" w:after="0" w:line="240" w:lineRule="auto"/>
              <w:rPr>
                <w:ins w:id="2505" w:author="Roop Yekollu" w:date="2017-02-23T16:27:00Z"/>
                <w:rFonts w:ascii="Calibri" w:eastAsia="Times New Roman" w:hAnsi="Calibri" w:cs="Calibri"/>
                <w:color w:val="000000"/>
                <w:sz w:val="16"/>
                <w:szCs w:val="16"/>
                <w:rPrChange w:id="2506" w:author="Michael Petite" w:date="2017-02-23T17:59:00Z">
                  <w:rPr>
                    <w:ins w:id="2507" w:author="Roop Yekollu" w:date="2017-02-23T16:27:00Z"/>
                    <w:rFonts w:ascii="Calibri" w:eastAsia="Times New Roman" w:hAnsi="Calibri" w:cs="Calibri"/>
                    <w:color w:val="000000"/>
                    <w:sz w:val="18"/>
                    <w:szCs w:val="18"/>
                  </w:rPr>
                </w:rPrChange>
              </w:rPr>
            </w:pPr>
            <w:ins w:id="2508" w:author="Roop Yekollu" w:date="2017-02-23T16:27:00Z">
              <w:r w:rsidRPr="0029053D">
                <w:rPr>
                  <w:rFonts w:ascii="Calibri" w:eastAsia="Times New Roman" w:hAnsi="Calibri" w:cs="Calibri"/>
                  <w:color w:val="000000"/>
                  <w:sz w:val="16"/>
                  <w:szCs w:val="16"/>
                  <w:rPrChange w:id="2509" w:author="Michael Petite" w:date="2017-02-23T17:59:00Z">
                    <w:rPr>
                      <w:rFonts w:ascii="Calibri" w:eastAsia="Times New Roman" w:hAnsi="Calibri" w:cs="Calibri"/>
                      <w:color w:val="000000"/>
                      <w:sz w:val="18"/>
                      <w:szCs w:val="18"/>
                    </w:rPr>
                  </w:rPrChange>
                </w:rPr>
                <w:t> </w:t>
              </w:r>
            </w:ins>
          </w:p>
        </w:tc>
      </w:tr>
      <w:tr w:rsidR="002D581C" w:rsidRPr="0029053D" w14:paraId="740F410F" w14:textId="77777777" w:rsidTr="002D581C">
        <w:trPr>
          <w:trHeight w:val="290"/>
          <w:ins w:id="2510" w:author="Roop Yekollu" w:date="2017-02-23T16:27:00Z"/>
          <w:trPrChange w:id="2511" w:author="Michael Petite" w:date="2017-02-23T18:06:00Z">
            <w:trPr>
              <w:trHeight w:val="29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2512"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5848A9DD" w14:textId="77777777" w:rsidR="0029053D" w:rsidRPr="0029053D" w:rsidRDefault="0029053D" w:rsidP="000206F9">
            <w:pPr>
              <w:spacing w:before="0" w:after="0" w:line="240" w:lineRule="auto"/>
              <w:rPr>
                <w:ins w:id="2513" w:author="Roop Yekollu" w:date="2017-02-23T16:27:00Z"/>
                <w:rFonts w:ascii="Calibri" w:eastAsia="Times New Roman" w:hAnsi="Calibri" w:cs="Calibri"/>
                <w:sz w:val="16"/>
                <w:szCs w:val="16"/>
                <w:rPrChange w:id="2514" w:author="Michael Petite" w:date="2017-02-23T17:59:00Z">
                  <w:rPr>
                    <w:ins w:id="2515" w:author="Roop Yekollu" w:date="2017-02-23T16:27:00Z"/>
                    <w:rFonts w:ascii="Calibri" w:eastAsia="Times New Roman" w:hAnsi="Calibri" w:cs="Calibri"/>
                    <w:sz w:val="22"/>
                    <w:szCs w:val="22"/>
                  </w:rPr>
                </w:rPrChange>
              </w:rPr>
            </w:pPr>
            <w:ins w:id="2516" w:author="Roop Yekollu" w:date="2017-02-23T16:27:00Z">
              <w:r w:rsidRPr="0029053D">
                <w:rPr>
                  <w:rFonts w:ascii="Calibri" w:eastAsia="Times New Roman" w:hAnsi="Calibri" w:cs="Calibri"/>
                  <w:sz w:val="16"/>
                  <w:szCs w:val="16"/>
                  <w:rPrChange w:id="2517" w:author="Michael Petite" w:date="2017-02-23T17:59:00Z">
                    <w:rPr>
                      <w:rFonts w:ascii="Calibri" w:eastAsia="Times New Roman" w:hAnsi="Calibri" w:cs="Calibri"/>
                      <w:sz w:val="22"/>
                      <w:szCs w:val="22"/>
                    </w:rPr>
                  </w:rPrChange>
                </w:rPr>
                <w:t>Community Donations</w:t>
              </w:r>
            </w:ins>
          </w:p>
        </w:tc>
        <w:tc>
          <w:tcPr>
            <w:tcW w:w="882" w:type="dxa"/>
            <w:tcBorders>
              <w:top w:val="nil"/>
              <w:left w:val="nil"/>
              <w:bottom w:val="single" w:sz="4" w:space="0" w:color="auto"/>
              <w:right w:val="single" w:sz="4" w:space="0" w:color="auto"/>
            </w:tcBorders>
            <w:shd w:val="clear" w:color="auto" w:fill="auto"/>
            <w:noWrap/>
            <w:vAlign w:val="bottom"/>
            <w:hideMark/>
            <w:tcPrChange w:id="2518"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76A973AD" w14:textId="77777777" w:rsidR="0029053D" w:rsidRPr="0029053D" w:rsidRDefault="0029053D" w:rsidP="000206F9">
            <w:pPr>
              <w:spacing w:before="0" w:after="0" w:line="240" w:lineRule="auto"/>
              <w:rPr>
                <w:ins w:id="2519" w:author="Roop Yekollu" w:date="2017-02-23T16:27:00Z"/>
                <w:rFonts w:ascii="Calibri" w:eastAsia="Times New Roman" w:hAnsi="Calibri" w:cs="Calibri"/>
                <w:color w:val="000000"/>
                <w:sz w:val="16"/>
                <w:szCs w:val="16"/>
                <w:rPrChange w:id="2520" w:author="Michael Petite" w:date="2017-02-23T17:59:00Z">
                  <w:rPr>
                    <w:ins w:id="2521" w:author="Roop Yekollu" w:date="2017-02-23T16:27:00Z"/>
                    <w:rFonts w:ascii="Calibri" w:eastAsia="Times New Roman" w:hAnsi="Calibri" w:cs="Calibri"/>
                    <w:color w:val="000000"/>
                    <w:sz w:val="22"/>
                    <w:szCs w:val="22"/>
                  </w:rPr>
                </w:rPrChange>
              </w:rPr>
            </w:pPr>
            <w:ins w:id="2522" w:author="Roop Yekollu" w:date="2017-02-23T16:27:00Z">
              <w:r w:rsidRPr="0029053D">
                <w:rPr>
                  <w:rFonts w:ascii="Calibri" w:eastAsia="Times New Roman" w:hAnsi="Calibri" w:cs="Calibri"/>
                  <w:color w:val="000000"/>
                  <w:sz w:val="16"/>
                  <w:szCs w:val="16"/>
                  <w:rPrChange w:id="2523" w:author="Michael Petite" w:date="2017-02-23T17:59:00Z">
                    <w:rPr>
                      <w:rFonts w:ascii="Calibri" w:eastAsia="Times New Roman" w:hAnsi="Calibri" w:cs="Calibri"/>
                      <w:color w:val="000000"/>
                      <w:sz w:val="22"/>
                      <w:szCs w:val="22"/>
                    </w:rPr>
                  </w:rPrChange>
                </w:rPr>
                <w:t>Grants and Donations</w:t>
              </w:r>
            </w:ins>
          </w:p>
        </w:tc>
        <w:tc>
          <w:tcPr>
            <w:tcW w:w="720" w:type="dxa"/>
            <w:tcBorders>
              <w:top w:val="nil"/>
              <w:left w:val="nil"/>
              <w:bottom w:val="single" w:sz="4" w:space="0" w:color="auto"/>
              <w:right w:val="single" w:sz="4" w:space="0" w:color="auto"/>
            </w:tcBorders>
            <w:shd w:val="clear" w:color="000000" w:fill="9BC2E6"/>
            <w:vAlign w:val="center"/>
            <w:hideMark/>
            <w:tcPrChange w:id="2524"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5DC79F5E" w14:textId="77777777" w:rsidR="0029053D" w:rsidRPr="0029053D" w:rsidRDefault="0029053D" w:rsidP="000206F9">
            <w:pPr>
              <w:spacing w:before="0" w:after="0" w:line="240" w:lineRule="auto"/>
              <w:jc w:val="center"/>
              <w:rPr>
                <w:ins w:id="2525" w:author="Roop Yekollu" w:date="2017-02-23T16:27:00Z"/>
                <w:rFonts w:ascii="Calibri" w:eastAsia="Times New Roman" w:hAnsi="Calibri" w:cs="Calibri"/>
                <w:color w:val="000000"/>
                <w:sz w:val="16"/>
                <w:szCs w:val="16"/>
                <w:rPrChange w:id="2526" w:author="Michael Petite" w:date="2017-02-23T17:59:00Z">
                  <w:rPr>
                    <w:ins w:id="2527" w:author="Roop Yekollu" w:date="2017-02-23T16:27:00Z"/>
                    <w:rFonts w:ascii="Calibri" w:eastAsia="Times New Roman" w:hAnsi="Calibri" w:cs="Calibri"/>
                    <w:color w:val="000000"/>
                    <w:sz w:val="18"/>
                    <w:szCs w:val="18"/>
                  </w:rPr>
                </w:rPrChange>
              </w:rPr>
            </w:pPr>
            <w:ins w:id="2528" w:author="Roop Yekollu" w:date="2017-02-23T16:27:00Z">
              <w:r w:rsidRPr="0029053D">
                <w:rPr>
                  <w:rFonts w:ascii="Calibri" w:eastAsia="Times New Roman" w:hAnsi="Calibri" w:cs="Calibri"/>
                  <w:color w:val="000000"/>
                  <w:sz w:val="16"/>
                  <w:szCs w:val="16"/>
                  <w:rPrChange w:id="2529"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530"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4E39CC2A" w14:textId="77777777" w:rsidR="0029053D" w:rsidRPr="0029053D" w:rsidRDefault="0029053D" w:rsidP="000206F9">
            <w:pPr>
              <w:spacing w:before="0" w:after="0" w:line="240" w:lineRule="auto"/>
              <w:jc w:val="center"/>
              <w:rPr>
                <w:ins w:id="2531" w:author="Roop Yekollu" w:date="2017-02-23T16:27:00Z"/>
                <w:rFonts w:ascii="Calibri" w:eastAsia="Times New Roman" w:hAnsi="Calibri" w:cs="Calibri"/>
                <w:color w:val="000000"/>
                <w:sz w:val="16"/>
                <w:szCs w:val="16"/>
                <w:rPrChange w:id="2532" w:author="Michael Petite" w:date="2017-02-23T17:59:00Z">
                  <w:rPr>
                    <w:ins w:id="2533" w:author="Roop Yekollu" w:date="2017-02-23T16:27:00Z"/>
                    <w:rFonts w:ascii="Calibri" w:eastAsia="Times New Roman" w:hAnsi="Calibri" w:cs="Calibri"/>
                    <w:color w:val="000000"/>
                    <w:sz w:val="18"/>
                    <w:szCs w:val="18"/>
                  </w:rPr>
                </w:rPrChange>
              </w:rPr>
            </w:pPr>
            <w:ins w:id="2534" w:author="Roop Yekollu" w:date="2017-02-23T16:27:00Z">
              <w:r w:rsidRPr="0029053D">
                <w:rPr>
                  <w:rFonts w:ascii="Calibri" w:eastAsia="Times New Roman" w:hAnsi="Calibri" w:cs="Calibri"/>
                  <w:color w:val="000000"/>
                  <w:sz w:val="16"/>
                  <w:szCs w:val="16"/>
                  <w:rPrChange w:id="2535"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2536"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1A5A3A22" w14:textId="77777777" w:rsidR="0029053D" w:rsidRPr="0029053D" w:rsidRDefault="0029053D" w:rsidP="000206F9">
            <w:pPr>
              <w:spacing w:before="0" w:after="0" w:line="240" w:lineRule="auto"/>
              <w:jc w:val="center"/>
              <w:rPr>
                <w:ins w:id="2537" w:author="Roop Yekollu" w:date="2017-02-23T16:27:00Z"/>
                <w:rFonts w:ascii="Calibri" w:eastAsia="Times New Roman" w:hAnsi="Calibri" w:cs="Calibri"/>
                <w:color w:val="000000"/>
                <w:sz w:val="16"/>
                <w:szCs w:val="16"/>
                <w:rPrChange w:id="2538" w:author="Michael Petite" w:date="2017-02-23T17:59:00Z">
                  <w:rPr>
                    <w:ins w:id="2539" w:author="Roop Yekollu" w:date="2017-02-23T16:27:00Z"/>
                    <w:rFonts w:ascii="Calibri" w:eastAsia="Times New Roman" w:hAnsi="Calibri" w:cs="Calibri"/>
                    <w:color w:val="000000"/>
                    <w:sz w:val="18"/>
                    <w:szCs w:val="18"/>
                  </w:rPr>
                </w:rPrChange>
              </w:rPr>
            </w:pPr>
            <w:ins w:id="2540" w:author="Roop Yekollu" w:date="2017-02-23T16:27:00Z">
              <w:r w:rsidRPr="0029053D">
                <w:rPr>
                  <w:rFonts w:ascii="Calibri" w:eastAsia="Times New Roman" w:hAnsi="Calibri" w:cs="Calibri"/>
                  <w:color w:val="000000"/>
                  <w:sz w:val="16"/>
                  <w:szCs w:val="16"/>
                  <w:rPrChange w:id="2541"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auto" w:fill="auto"/>
            <w:vAlign w:val="center"/>
            <w:hideMark/>
            <w:tcPrChange w:id="2542" w:author="Michael Petite" w:date="2017-02-23T18:06:00Z">
              <w:tcPr>
                <w:tcW w:w="630" w:type="dxa"/>
                <w:tcBorders>
                  <w:top w:val="nil"/>
                  <w:left w:val="nil"/>
                  <w:bottom w:val="single" w:sz="4" w:space="0" w:color="auto"/>
                  <w:right w:val="single" w:sz="4" w:space="0" w:color="auto"/>
                </w:tcBorders>
                <w:shd w:val="clear" w:color="auto" w:fill="auto"/>
                <w:vAlign w:val="center"/>
                <w:hideMark/>
              </w:tcPr>
            </w:tcPrChange>
          </w:tcPr>
          <w:p w14:paraId="1274D9C9" w14:textId="77777777" w:rsidR="0029053D" w:rsidRPr="0029053D" w:rsidRDefault="0029053D" w:rsidP="000206F9">
            <w:pPr>
              <w:spacing w:before="0" w:after="0" w:line="240" w:lineRule="auto"/>
              <w:jc w:val="center"/>
              <w:rPr>
                <w:ins w:id="2543" w:author="Roop Yekollu" w:date="2017-02-23T16:27:00Z"/>
                <w:rFonts w:ascii="Calibri" w:eastAsia="Times New Roman" w:hAnsi="Calibri" w:cs="Calibri"/>
                <w:color w:val="000000"/>
                <w:sz w:val="16"/>
                <w:szCs w:val="16"/>
                <w:rPrChange w:id="2544" w:author="Michael Petite" w:date="2017-02-23T17:59:00Z">
                  <w:rPr>
                    <w:ins w:id="2545" w:author="Roop Yekollu" w:date="2017-02-23T16:27:00Z"/>
                    <w:rFonts w:ascii="Calibri" w:eastAsia="Times New Roman" w:hAnsi="Calibri" w:cs="Calibri"/>
                    <w:color w:val="000000"/>
                    <w:sz w:val="18"/>
                    <w:szCs w:val="18"/>
                  </w:rPr>
                </w:rPrChange>
              </w:rPr>
            </w:pPr>
            <w:ins w:id="2546" w:author="Roop Yekollu" w:date="2017-02-23T16:27:00Z">
              <w:r w:rsidRPr="0029053D">
                <w:rPr>
                  <w:rFonts w:ascii="Calibri" w:eastAsia="Times New Roman" w:hAnsi="Calibri" w:cs="Calibri"/>
                  <w:color w:val="000000"/>
                  <w:sz w:val="16"/>
                  <w:szCs w:val="16"/>
                  <w:rPrChange w:id="2547" w:author="Michael Petite" w:date="2017-02-23T17:59:00Z">
                    <w:rPr>
                      <w:rFonts w:ascii="Calibri" w:eastAsia="Times New Roman" w:hAnsi="Calibri" w:cs="Calibri"/>
                      <w:color w:val="000000"/>
                      <w:sz w:val="18"/>
                      <w:szCs w:val="18"/>
                    </w:rPr>
                  </w:rPrChange>
                </w:rPr>
                <w:t> </w:t>
              </w:r>
            </w:ins>
          </w:p>
        </w:tc>
        <w:tc>
          <w:tcPr>
            <w:tcW w:w="720" w:type="dxa"/>
            <w:tcBorders>
              <w:top w:val="nil"/>
              <w:left w:val="nil"/>
              <w:bottom w:val="single" w:sz="4" w:space="0" w:color="auto"/>
              <w:right w:val="single" w:sz="4" w:space="0" w:color="auto"/>
            </w:tcBorders>
            <w:shd w:val="clear" w:color="auto" w:fill="auto"/>
            <w:vAlign w:val="center"/>
            <w:hideMark/>
            <w:tcPrChange w:id="2548" w:author="Michael Petite" w:date="2017-02-23T18:06:00Z">
              <w:tcPr>
                <w:tcW w:w="720" w:type="dxa"/>
                <w:tcBorders>
                  <w:top w:val="nil"/>
                  <w:left w:val="nil"/>
                  <w:bottom w:val="single" w:sz="4" w:space="0" w:color="auto"/>
                  <w:right w:val="single" w:sz="4" w:space="0" w:color="auto"/>
                </w:tcBorders>
                <w:shd w:val="clear" w:color="auto" w:fill="auto"/>
                <w:vAlign w:val="center"/>
                <w:hideMark/>
              </w:tcPr>
            </w:tcPrChange>
          </w:tcPr>
          <w:p w14:paraId="7DADE63A" w14:textId="77777777" w:rsidR="0029053D" w:rsidRPr="0029053D" w:rsidRDefault="0029053D" w:rsidP="000206F9">
            <w:pPr>
              <w:spacing w:before="0" w:after="0" w:line="240" w:lineRule="auto"/>
              <w:jc w:val="center"/>
              <w:rPr>
                <w:ins w:id="2549" w:author="Roop Yekollu" w:date="2017-02-23T16:27:00Z"/>
                <w:rFonts w:ascii="Calibri" w:eastAsia="Times New Roman" w:hAnsi="Calibri" w:cs="Calibri"/>
                <w:color w:val="000000"/>
                <w:sz w:val="16"/>
                <w:szCs w:val="16"/>
                <w:rPrChange w:id="2550" w:author="Michael Petite" w:date="2017-02-23T17:59:00Z">
                  <w:rPr>
                    <w:ins w:id="2551" w:author="Roop Yekollu" w:date="2017-02-23T16:27:00Z"/>
                    <w:rFonts w:ascii="Calibri" w:eastAsia="Times New Roman" w:hAnsi="Calibri" w:cs="Calibri"/>
                    <w:color w:val="000000"/>
                    <w:sz w:val="18"/>
                    <w:szCs w:val="18"/>
                  </w:rPr>
                </w:rPrChange>
              </w:rPr>
            </w:pPr>
            <w:ins w:id="2552" w:author="Roop Yekollu" w:date="2017-02-23T16:27:00Z">
              <w:r w:rsidRPr="0029053D">
                <w:rPr>
                  <w:rFonts w:ascii="Calibri" w:eastAsia="Times New Roman" w:hAnsi="Calibri" w:cs="Calibri"/>
                  <w:color w:val="000000"/>
                  <w:sz w:val="16"/>
                  <w:szCs w:val="16"/>
                  <w:rPrChange w:id="2553" w:author="Michael Petite" w:date="2017-02-23T17:59:00Z">
                    <w:rPr>
                      <w:rFonts w:ascii="Calibri" w:eastAsia="Times New Roman" w:hAnsi="Calibri" w:cs="Calibri"/>
                      <w:color w:val="000000"/>
                      <w:sz w:val="18"/>
                      <w:szCs w:val="18"/>
                    </w:rPr>
                  </w:rPrChange>
                </w:rPr>
                <w:t> </w:t>
              </w:r>
            </w:ins>
          </w:p>
        </w:tc>
        <w:tc>
          <w:tcPr>
            <w:tcW w:w="900" w:type="dxa"/>
            <w:tcBorders>
              <w:top w:val="nil"/>
              <w:left w:val="nil"/>
              <w:bottom w:val="single" w:sz="4" w:space="0" w:color="auto"/>
              <w:right w:val="single" w:sz="4" w:space="0" w:color="auto"/>
            </w:tcBorders>
            <w:shd w:val="clear" w:color="000000" w:fill="9BC2E6"/>
            <w:vAlign w:val="center"/>
            <w:hideMark/>
            <w:tcPrChange w:id="2554"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136645CB" w14:textId="77777777" w:rsidR="0029053D" w:rsidRPr="0029053D" w:rsidRDefault="0029053D" w:rsidP="000206F9">
            <w:pPr>
              <w:spacing w:before="0" w:after="0" w:line="240" w:lineRule="auto"/>
              <w:jc w:val="center"/>
              <w:rPr>
                <w:ins w:id="2555" w:author="Roop Yekollu" w:date="2017-02-23T16:27:00Z"/>
                <w:rFonts w:ascii="Calibri" w:eastAsia="Times New Roman" w:hAnsi="Calibri" w:cs="Calibri"/>
                <w:color w:val="000000"/>
                <w:sz w:val="16"/>
                <w:szCs w:val="16"/>
                <w:rPrChange w:id="2556" w:author="Michael Petite" w:date="2017-02-23T17:59:00Z">
                  <w:rPr>
                    <w:ins w:id="2557" w:author="Roop Yekollu" w:date="2017-02-23T16:27:00Z"/>
                    <w:rFonts w:ascii="Calibri" w:eastAsia="Times New Roman" w:hAnsi="Calibri" w:cs="Calibri"/>
                    <w:color w:val="000000"/>
                    <w:sz w:val="18"/>
                    <w:szCs w:val="18"/>
                  </w:rPr>
                </w:rPrChange>
              </w:rPr>
            </w:pPr>
            <w:ins w:id="2558" w:author="Roop Yekollu" w:date="2017-02-23T16:27:00Z">
              <w:r w:rsidRPr="0029053D">
                <w:rPr>
                  <w:rFonts w:ascii="Calibri" w:eastAsia="Times New Roman" w:hAnsi="Calibri" w:cs="Calibri"/>
                  <w:color w:val="000000"/>
                  <w:sz w:val="16"/>
                  <w:szCs w:val="16"/>
                  <w:rPrChange w:id="2559"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auto" w:fill="auto"/>
            <w:vAlign w:val="center"/>
            <w:hideMark/>
            <w:tcPrChange w:id="2560" w:author="Michael Petite" w:date="2017-02-23T18:06:00Z">
              <w:tcPr>
                <w:tcW w:w="360" w:type="dxa"/>
                <w:tcBorders>
                  <w:top w:val="nil"/>
                  <w:left w:val="nil"/>
                  <w:bottom w:val="single" w:sz="4" w:space="0" w:color="auto"/>
                  <w:right w:val="single" w:sz="4" w:space="0" w:color="auto"/>
                </w:tcBorders>
                <w:shd w:val="clear" w:color="auto" w:fill="auto"/>
                <w:vAlign w:val="center"/>
                <w:hideMark/>
              </w:tcPr>
            </w:tcPrChange>
          </w:tcPr>
          <w:p w14:paraId="55904700" w14:textId="77777777" w:rsidR="0029053D" w:rsidRPr="0029053D" w:rsidRDefault="0029053D" w:rsidP="000206F9">
            <w:pPr>
              <w:spacing w:before="0" w:after="0" w:line="240" w:lineRule="auto"/>
              <w:jc w:val="center"/>
              <w:rPr>
                <w:ins w:id="2561" w:author="Roop Yekollu" w:date="2017-02-23T16:27:00Z"/>
                <w:rFonts w:ascii="Calibri" w:eastAsia="Times New Roman" w:hAnsi="Calibri" w:cs="Calibri"/>
                <w:color w:val="000000"/>
                <w:sz w:val="16"/>
                <w:szCs w:val="16"/>
                <w:rPrChange w:id="2562" w:author="Michael Petite" w:date="2017-02-23T17:59:00Z">
                  <w:rPr>
                    <w:ins w:id="2563" w:author="Roop Yekollu" w:date="2017-02-23T16:27:00Z"/>
                    <w:rFonts w:ascii="Calibri" w:eastAsia="Times New Roman" w:hAnsi="Calibri" w:cs="Calibri"/>
                    <w:color w:val="000000"/>
                    <w:sz w:val="18"/>
                    <w:szCs w:val="18"/>
                  </w:rPr>
                </w:rPrChange>
              </w:rPr>
            </w:pPr>
            <w:ins w:id="2564" w:author="Roop Yekollu" w:date="2017-02-23T16:27:00Z">
              <w:r w:rsidRPr="0029053D">
                <w:rPr>
                  <w:rFonts w:ascii="Calibri" w:eastAsia="Times New Roman" w:hAnsi="Calibri" w:cs="Calibri"/>
                  <w:color w:val="000000"/>
                  <w:sz w:val="16"/>
                  <w:szCs w:val="16"/>
                  <w:rPrChange w:id="2565"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566"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1B00A511" w14:textId="77777777" w:rsidR="0029053D" w:rsidRPr="0029053D" w:rsidRDefault="0029053D" w:rsidP="000206F9">
            <w:pPr>
              <w:spacing w:before="0" w:after="0" w:line="240" w:lineRule="auto"/>
              <w:jc w:val="center"/>
              <w:rPr>
                <w:ins w:id="2567" w:author="Roop Yekollu" w:date="2017-02-23T16:27:00Z"/>
                <w:rFonts w:ascii="Calibri" w:eastAsia="Times New Roman" w:hAnsi="Calibri" w:cs="Calibri"/>
                <w:color w:val="000000"/>
                <w:sz w:val="16"/>
                <w:szCs w:val="16"/>
                <w:rPrChange w:id="2568" w:author="Michael Petite" w:date="2017-02-23T17:59:00Z">
                  <w:rPr>
                    <w:ins w:id="2569" w:author="Roop Yekollu" w:date="2017-02-23T16:27:00Z"/>
                    <w:rFonts w:ascii="Calibri" w:eastAsia="Times New Roman" w:hAnsi="Calibri" w:cs="Calibri"/>
                    <w:color w:val="000000"/>
                    <w:sz w:val="18"/>
                    <w:szCs w:val="18"/>
                  </w:rPr>
                </w:rPrChange>
              </w:rPr>
            </w:pPr>
            <w:ins w:id="2570" w:author="Roop Yekollu" w:date="2017-02-23T16:27:00Z">
              <w:r w:rsidRPr="0029053D">
                <w:rPr>
                  <w:rFonts w:ascii="Calibri" w:eastAsia="Times New Roman" w:hAnsi="Calibri" w:cs="Calibri"/>
                  <w:color w:val="000000"/>
                  <w:sz w:val="16"/>
                  <w:szCs w:val="16"/>
                  <w:rPrChange w:id="2571"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2572"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02C93D65" w14:textId="77777777" w:rsidR="0029053D" w:rsidRPr="0029053D" w:rsidRDefault="0029053D" w:rsidP="000206F9">
            <w:pPr>
              <w:spacing w:before="0" w:after="0" w:line="240" w:lineRule="auto"/>
              <w:jc w:val="center"/>
              <w:rPr>
                <w:ins w:id="2573" w:author="Roop Yekollu" w:date="2017-02-23T16:27:00Z"/>
                <w:rFonts w:ascii="Calibri" w:eastAsia="Times New Roman" w:hAnsi="Calibri" w:cs="Calibri"/>
                <w:color w:val="000000"/>
                <w:sz w:val="16"/>
                <w:szCs w:val="16"/>
                <w:rPrChange w:id="2574" w:author="Michael Petite" w:date="2017-02-23T17:59:00Z">
                  <w:rPr>
                    <w:ins w:id="2575" w:author="Roop Yekollu" w:date="2017-02-23T16:27:00Z"/>
                    <w:rFonts w:ascii="Calibri" w:eastAsia="Times New Roman" w:hAnsi="Calibri" w:cs="Calibri"/>
                    <w:color w:val="000000"/>
                    <w:sz w:val="18"/>
                    <w:szCs w:val="18"/>
                  </w:rPr>
                </w:rPrChange>
              </w:rPr>
            </w:pPr>
            <w:ins w:id="2576" w:author="Roop Yekollu" w:date="2017-02-23T16:27:00Z">
              <w:r w:rsidRPr="0029053D">
                <w:rPr>
                  <w:rFonts w:ascii="Calibri" w:eastAsia="Times New Roman" w:hAnsi="Calibri" w:cs="Calibri"/>
                  <w:color w:val="000000"/>
                  <w:sz w:val="16"/>
                  <w:szCs w:val="16"/>
                  <w:rPrChange w:id="2577"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2578"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7D44F25A" w14:textId="77777777" w:rsidR="0029053D" w:rsidRPr="0029053D" w:rsidRDefault="0029053D" w:rsidP="000206F9">
            <w:pPr>
              <w:spacing w:before="0" w:after="0" w:line="240" w:lineRule="auto"/>
              <w:jc w:val="center"/>
              <w:rPr>
                <w:ins w:id="2579" w:author="Roop Yekollu" w:date="2017-02-23T16:27:00Z"/>
                <w:rFonts w:ascii="Calibri" w:eastAsia="Times New Roman" w:hAnsi="Calibri" w:cs="Calibri"/>
                <w:color w:val="000000"/>
                <w:sz w:val="16"/>
                <w:szCs w:val="16"/>
                <w:rPrChange w:id="2580" w:author="Michael Petite" w:date="2017-02-23T17:59:00Z">
                  <w:rPr>
                    <w:ins w:id="2581" w:author="Roop Yekollu" w:date="2017-02-23T16:27:00Z"/>
                    <w:rFonts w:ascii="Calibri" w:eastAsia="Times New Roman" w:hAnsi="Calibri" w:cs="Calibri"/>
                    <w:color w:val="000000"/>
                    <w:sz w:val="18"/>
                    <w:szCs w:val="18"/>
                  </w:rPr>
                </w:rPrChange>
              </w:rPr>
            </w:pPr>
            <w:ins w:id="2582" w:author="Roop Yekollu" w:date="2017-02-23T16:27:00Z">
              <w:r w:rsidRPr="0029053D">
                <w:rPr>
                  <w:rFonts w:ascii="Calibri" w:eastAsia="Times New Roman" w:hAnsi="Calibri" w:cs="Calibri"/>
                  <w:color w:val="000000"/>
                  <w:sz w:val="16"/>
                  <w:szCs w:val="16"/>
                  <w:rPrChange w:id="2583"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584"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30700056" w14:textId="77777777" w:rsidR="0029053D" w:rsidRPr="0029053D" w:rsidRDefault="0029053D" w:rsidP="000206F9">
            <w:pPr>
              <w:spacing w:before="0" w:after="0" w:line="240" w:lineRule="auto"/>
              <w:jc w:val="center"/>
              <w:rPr>
                <w:ins w:id="2585" w:author="Roop Yekollu" w:date="2017-02-23T16:27:00Z"/>
                <w:rFonts w:ascii="Calibri" w:eastAsia="Times New Roman" w:hAnsi="Calibri" w:cs="Calibri"/>
                <w:color w:val="000000"/>
                <w:sz w:val="16"/>
                <w:szCs w:val="16"/>
                <w:rPrChange w:id="2586" w:author="Michael Petite" w:date="2017-02-23T17:59:00Z">
                  <w:rPr>
                    <w:ins w:id="2587" w:author="Roop Yekollu" w:date="2017-02-23T16:27:00Z"/>
                    <w:rFonts w:ascii="Calibri" w:eastAsia="Times New Roman" w:hAnsi="Calibri" w:cs="Calibri"/>
                    <w:color w:val="000000"/>
                    <w:sz w:val="18"/>
                    <w:szCs w:val="18"/>
                  </w:rPr>
                </w:rPrChange>
              </w:rPr>
            </w:pPr>
            <w:ins w:id="2588" w:author="Roop Yekollu" w:date="2017-02-23T16:27:00Z">
              <w:r w:rsidRPr="0029053D">
                <w:rPr>
                  <w:rFonts w:ascii="Calibri" w:eastAsia="Times New Roman" w:hAnsi="Calibri" w:cs="Calibri"/>
                  <w:color w:val="000000"/>
                  <w:sz w:val="16"/>
                  <w:szCs w:val="16"/>
                  <w:rPrChange w:id="2589"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590"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53C9B510" w14:textId="77777777" w:rsidR="0029053D" w:rsidRPr="0029053D" w:rsidRDefault="0029053D" w:rsidP="000206F9">
            <w:pPr>
              <w:spacing w:before="0" w:after="0" w:line="240" w:lineRule="auto"/>
              <w:jc w:val="center"/>
              <w:rPr>
                <w:ins w:id="2591" w:author="Roop Yekollu" w:date="2017-02-23T16:27:00Z"/>
                <w:rFonts w:ascii="Calibri" w:eastAsia="Times New Roman" w:hAnsi="Calibri" w:cs="Calibri"/>
                <w:color w:val="000000"/>
                <w:sz w:val="16"/>
                <w:szCs w:val="16"/>
                <w:rPrChange w:id="2592" w:author="Michael Petite" w:date="2017-02-23T17:59:00Z">
                  <w:rPr>
                    <w:ins w:id="2593" w:author="Roop Yekollu" w:date="2017-02-23T16:27:00Z"/>
                    <w:rFonts w:ascii="Calibri" w:eastAsia="Times New Roman" w:hAnsi="Calibri" w:cs="Calibri"/>
                    <w:color w:val="000000"/>
                    <w:sz w:val="18"/>
                    <w:szCs w:val="18"/>
                  </w:rPr>
                </w:rPrChange>
              </w:rPr>
            </w:pPr>
            <w:ins w:id="2594" w:author="Roop Yekollu" w:date="2017-02-23T16:27:00Z">
              <w:r w:rsidRPr="0029053D">
                <w:rPr>
                  <w:rFonts w:ascii="Calibri" w:eastAsia="Times New Roman" w:hAnsi="Calibri" w:cs="Calibri"/>
                  <w:color w:val="000000"/>
                  <w:sz w:val="16"/>
                  <w:szCs w:val="16"/>
                  <w:rPrChange w:id="2595"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2596"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7C340E23" w14:textId="77777777" w:rsidR="0029053D" w:rsidRPr="0029053D" w:rsidRDefault="0029053D" w:rsidP="000206F9">
            <w:pPr>
              <w:spacing w:before="0" w:after="0" w:line="240" w:lineRule="auto"/>
              <w:rPr>
                <w:ins w:id="2597" w:author="Roop Yekollu" w:date="2017-02-23T16:27:00Z"/>
                <w:rFonts w:ascii="Calibri" w:eastAsia="Times New Roman" w:hAnsi="Calibri" w:cs="Calibri"/>
                <w:color w:val="000000"/>
                <w:sz w:val="16"/>
                <w:szCs w:val="16"/>
                <w:rPrChange w:id="2598" w:author="Michael Petite" w:date="2017-02-23T17:59:00Z">
                  <w:rPr>
                    <w:ins w:id="2599" w:author="Roop Yekollu" w:date="2017-02-23T16:27:00Z"/>
                    <w:rFonts w:ascii="Calibri" w:eastAsia="Times New Roman" w:hAnsi="Calibri" w:cs="Calibri"/>
                    <w:color w:val="000000"/>
                    <w:sz w:val="18"/>
                    <w:szCs w:val="18"/>
                  </w:rPr>
                </w:rPrChange>
              </w:rPr>
            </w:pPr>
            <w:ins w:id="2600" w:author="Roop Yekollu" w:date="2017-02-23T16:27:00Z">
              <w:r w:rsidRPr="0029053D">
                <w:rPr>
                  <w:rFonts w:ascii="Calibri" w:eastAsia="Times New Roman" w:hAnsi="Calibri" w:cs="Calibri"/>
                  <w:color w:val="000000"/>
                  <w:sz w:val="16"/>
                  <w:szCs w:val="16"/>
                  <w:rPrChange w:id="2601" w:author="Michael Petite" w:date="2017-02-23T17:59:00Z">
                    <w:rPr>
                      <w:rFonts w:ascii="Calibri" w:eastAsia="Times New Roman" w:hAnsi="Calibri" w:cs="Calibri"/>
                      <w:color w:val="000000"/>
                      <w:sz w:val="18"/>
                      <w:szCs w:val="18"/>
                    </w:rPr>
                  </w:rPrChange>
                </w:rPr>
                <w:t> </w:t>
              </w:r>
            </w:ins>
          </w:p>
        </w:tc>
      </w:tr>
      <w:tr w:rsidR="002D581C" w:rsidRPr="0029053D" w14:paraId="21E1780D" w14:textId="77777777" w:rsidTr="002D581C">
        <w:trPr>
          <w:trHeight w:val="580"/>
          <w:ins w:id="2602" w:author="Roop Yekollu" w:date="2017-02-23T16:27:00Z"/>
          <w:trPrChange w:id="2603" w:author="Michael Petite" w:date="2017-02-23T18:06:00Z">
            <w:trPr>
              <w:trHeight w:val="58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2604"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083FCF78" w14:textId="77777777" w:rsidR="0029053D" w:rsidRPr="0029053D" w:rsidRDefault="0029053D" w:rsidP="000206F9">
            <w:pPr>
              <w:spacing w:before="0" w:after="0" w:line="240" w:lineRule="auto"/>
              <w:rPr>
                <w:ins w:id="2605" w:author="Roop Yekollu" w:date="2017-02-23T16:27:00Z"/>
                <w:rFonts w:ascii="Calibri" w:eastAsia="Times New Roman" w:hAnsi="Calibri" w:cs="Calibri"/>
                <w:sz w:val="16"/>
                <w:szCs w:val="16"/>
                <w:rPrChange w:id="2606" w:author="Michael Petite" w:date="2017-02-23T17:59:00Z">
                  <w:rPr>
                    <w:ins w:id="2607" w:author="Roop Yekollu" w:date="2017-02-23T16:27:00Z"/>
                    <w:rFonts w:ascii="Calibri" w:eastAsia="Times New Roman" w:hAnsi="Calibri" w:cs="Calibri"/>
                    <w:sz w:val="22"/>
                    <w:szCs w:val="22"/>
                  </w:rPr>
                </w:rPrChange>
              </w:rPr>
            </w:pPr>
            <w:ins w:id="2608" w:author="Roop Yekollu" w:date="2017-02-23T16:27:00Z">
              <w:r w:rsidRPr="0029053D">
                <w:rPr>
                  <w:rFonts w:ascii="Calibri" w:eastAsia="Times New Roman" w:hAnsi="Calibri" w:cs="Calibri"/>
                  <w:sz w:val="16"/>
                  <w:szCs w:val="16"/>
                  <w:rPrChange w:id="2609" w:author="Michael Petite" w:date="2017-02-23T17:59:00Z">
                    <w:rPr>
                      <w:rFonts w:ascii="Calibri" w:eastAsia="Times New Roman" w:hAnsi="Calibri" w:cs="Calibri"/>
                      <w:sz w:val="22"/>
                      <w:szCs w:val="22"/>
                    </w:rPr>
                  </w:rPrChange>
                </w:rPr>
                <w:t>Equipment Donation / Product Donation</w:t>
              </w:r>
            </w:ins>
          </w:p>
        </w:tc>
        <w:tc>
          <w:tcPr>
            <w:tcW w:w="882" w:type="dxa"/>
            <w:tcBorders>
              <w:top w:val="nil"/>
              <w:left w:val="nil"/>
              <w:bottom w:val="single" w:sz="4" w:space="0" w:color="auto"/>
              <w:right w:val="single" w:sz="4" w:space="0" w:color="auto"/>
            </w:tcBorders>
            <w:shd w:val="clear" w:color="auto" w:fill="auto"/>
            <w:noWrap/>
            <w:vAlign w:val="bottom"/>
            <w:hideMark/>
            <w:tcPrChange w:id="2610"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1306DB2E" w14:textId="77777777" w:rsidR="0029053D" w:rsidRPr="0029053D" w:rsidRDefault="0029053D" w:rsidP="000206F9">
            <w:pPr>
              <w:spacing w:before="0" w:after="0" w:line="240" w:lineRule="auto"/>
              <w:rPr>
                <w:ins w:id="2611" w:author="Roop Yekollu" w:date="2017-02-23T16:27:00Z"/>
                <w:rFonts w:ascii="Calibri" w:eastAsia="Times New Roman" w:hAnsi="Calibri" w:cs="Calibri"/>
                <w:color w:val="000000"/>
                <w:sz w:val="16"/>
                <w:szCs w:val="16"/>
                <w:rPrChange w:id="2612" w:author="Michael Petite" w:date="2017-02-23T17:59:00Z">
                  <w:rPr>
                    <w:ins w:id="2613" w:author="Roop Yekollu" w:date="2017-02-23T16:27:00Z"/>
                    <w:rFonts w:ascii="Calibri" w:eastAsia="Times New Roman" w:hAnsi="Calibri" w:cs="Calibri"/>
                    <w:color w:val="000000"/>
                    <w:sz w:val="22"/>
                    <w:szCs w:val="22"/>
                  </w:rPr>
                </w:rPrChange>
              </w:rPr>
            </w:pPr>
            <w:ins w:id="2614" w:author="Roop Yekollu" w:date="2017-02-23T16:27:00Z">
              <w:r w:rsidRPr="0029053D">
                <w:rPr>
                  <w:rFonts w:ascii="Calibri" w:eastAsia="Times New Roman" w:hAnsi="Calibri" w:cs="Calibri"/>
                  <w:color w:val="000000"/>
                  <w:sz w:val="16"/>
                  <w:szCs w:val="16"/>
                  <w:rPrChange w:id="2615" w:author="Michael Petite" w:date="2017-02-23T17:59:00Z">
                    <w:rPr>
                      <w:rFonts w:ascii="Calibri" w:eastAsia="Times New Roman" w:hAnsi="Calibri" w:cs="Calibri"/>
                      <w:color w:val="000000"/>
                      <w:sz w:val="22"/>
                      <w:szCs w:val="22"/>
                    </w:rPr>
                  </w:rPrChange>
                </w:rPr>
                <w:t>Grants and Donations</w:t>
              </w:r>
            </w:ins>
          </w:p>
        </w:tc>
        <w:tc>
          <w:tcPr>
            <w:tcW w:w="720" w:type="dxa"/>
            <w:tcBorders>
              <w:top w:val="nil"/>
              <w:left w:val="nil"/>
              <w:bottom w:val="single" w:sz="4" w:space="0" w:color="auto"/>
              <w:right w:val="single" w:sz="4" w:space="0" w:color="auto"/>
            </w:tcBorders>
            <w:shd w:val="clear" w:color="000000" w:fill="9BC2E6"/>
            <w:vAlign w:val="center"/>
            <w:hideMark/>
            <w:tcPrChange w:id="2616"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09132A1D" w14:textId="77777777" w:rsidR="0029053D" w:rsidRPr="0029053D" w:rsidRDefault="0029053D" w:rsidP="000206F9">
            <w:pPr>
              <w:spacing w:before="0" w:after="0" w:line="240" w:lineRule="auto"/>
              <w:jc w:val="center"/>
              <w:rPr>
                <w:ins w:id="2617" w:author="Roop Yekollu" w:date="2017-02-23T16:27:00Z"/>
                <w:rFonts w:ascii="Calibri" w:eastAsia="Times New Roman" w:hAnsi="Calibri" w:cs="Calibri"/>
                <w:color w:val="000000"/>
                <w:sz w:val="16"/>
                <w:szCs w:val="16"/>
                <w:rPrChange w:id="2618" w:author="Michael Petite" w:date="2017-02-23T17:59:00Z">
                  <w:rPr>
                    <w:ins w:id="2619" w:author="Roop Yekollu" w:date="2017-02-23T16:27:00Z"/>
                    <w:rFonts w:ascii="Calibri" w:eastAsia="Times New Roman" w:hAnsi="Calibri" w:cs="Calibri"/>
                    <w:color w:val="000000"/>
                    <w:sz w:val="18"/>
                    <w:szCs w:val="18"/>
                  </w:rPr>
                </w:rPrChange>
              </w:rPr>
            </w:pPr>
            <w:ins w:id="2620" w:author="Roop Yekollu" w:date="2017-02-23T16:27:00Z">
              <w:r w:rsidRPr="0029053D">
                <w:rPr>
                  <w:rFonts w:ascii="Calibri" w:eastAsia="Times New Roman" w:hAnsi="Calibri" w:cs="Calibri"/>
                  <w:color w:val="000000"/>
                  <w:sz w:val="16"/>
                  <w:szCs w:val="16"/>
                  <w:rPrChange w:id="2621"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622"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3F434911" w14:textId="77777777" w:rsidR="0029053D" w:rsidRPr="0029053D" w:rsidRDefault="0029053D" w:rsidP="000206F9">
            <w:pPr>
              <w:spacing w:before="0" w:after="0" w:line="240" w:lineRule="auto"/>
              <w:jc w:val="center"/>
              <w:rPr>
                <w:ins w:id="2623" w:author="Roop Yekollu" w:date="2017-02-23T16:27:00Z"/>
                <w:rFonts w:ascii="Calibri" w:eastAsia="Times New Roman" w:hAnsi="Calibri" w:cs="Calibri"/>
                <w:color w:val="000000"/>
                <w:sz w:val="16"/>
                <w:szCs w:val="16"/>
                <w:rPrChange w:id="2624" w:author="Michael Petite" w:date="2017-02-23T17:59:00Z">
                  <w:rPr>
                    <w:ins w:id="2625" w:author="Roop Yekollu" w:date="2017-02-23T16:27:00Z"/>
                    <w:rFonts w:ascii="Calibri" w:eastAsia="Times New Roman" w:hAnsi="Calibri" w:cs="Calibri"/>
                    <w:color w:val="000000"/>
                    <w:sz w:val="18"/>
                    <w:szCs w:val="18"/>
                  </w:rPr>
                </w:rPrChange>
              </w:rPr>
            </w:pPr>
            <w:ins w:id="2626" w:author="Roop Yekollu" w:date="2017-02-23T16:27:00Z">
              <w:r w:rsidRPr="0029053D">
                <w:rPr>
                  <w:rFonts w:ascii="Calibri" w:eastAsia="Times New Roman" w:hAnsi="Calibri" w:cs="Calibri"/>
                  <w:color w:val="000000"/>
                  <w:sz w:val="16"/>
                  <w:szCs w:val="16"/>
                  <w:rPrChange w:id="2627"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2628"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1356E34D" w14:textId="77777777" w:rsidR="0029053D" w:rsidRPr="0029053D" w:rsidRDefault="0029053D" w:rsidP="000206F9">
            <w:pPr>
              <w:spacing w:before="0" w:after="0" w:line="240" w:lineRule="auto"/>
              <w:jc w:val="center"/>
              <w:rPr>
                <w:ins w:id="2629" w:author="Roop Yekollu" w:date="2017-02-23T16:27:00Z"/>
                <w:rFonts w:ascii="Calibri" w:eastAsia="Times New Roman" w:hAnsi="Calibri" w:cs="Calibri"/>
                <w:color w:val="000000"/>
                <w:sz w:val="16"/>
                <w:szCs w:val="16"/>
                <w:rPrChange w:id="2630" w:author="Michael Petite" w:date="2017-02-23T17:59:00Z">
                  <w:rPr>
                    <w:ins w:id="2631" w:author="Roop Yekollu" w:date="2017-02-23T16:27:00Z"/>
                    <w:rFonts w:ascii="Calibri" w:eastAsia="Times New Roman" w:hAnsi="Calibri" w:cs="Calibri"/>
                    <w:color w:val="000000"/>
                    <w:sz w:val="18"/>
                    <w:szCs w:val="18"/>
                  </w:rPr>
                </w:rPrChange>
              </w:rPr>
            </w:pPr>
            <w:ins w:id="2632" w:author="Roop Yekollu" w:date="2017-02-23T16:27:00Z">
              <w:r w:rsidRPr="0029053D">
                <w:rPr>
                  <w:rFonts w:ascii="Calibri" w:eastAsia="Times New Roman" w:hAnsi="Calibri" w:cs="Calibri"/>
                  <w:color w:val="000000"/>
                  <w:sz w:val="16"/>
                  <w:szCs w:val="16"/>
                  <w:rPrChange w:id="2633"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auto" w:fill="auto"/>
            <w:vAlign w:val="center"/>
            <w:hideMark/>
            <w:tcPrChange w:id="2634" w:author="Michael Petite" w:date="2017-02-23T18:06:00Z">
              <w:tcPr>
                <w:tcW w:w="630" w:type="dxa"/>
                <w:tcBorders>
                  <w:top w:val="nil"/>
                  <w:left w:val="nil"/>
                  <w:bottom w:val="single" w:sz="4" w:space="0" w:color="auto"/>
                  <w:right w:val="single" w:sz="4" w:space="0" w:color="auto"/>
                </w:tcBorders>
                <w:shd w:val="clear" w:color="auto" w:fill="auto"/>
                <w:vAlign w:val="center"/>
                <w:hideMark/>
              </w:tcPr>
            </w:tcPrChange>
          </w:tcPr>
          <w:p w14:paraId="075AB773" w14:textId="77777777" w:rsidR="0029053D" w:rsidRPr="0029053D" w:rsidRDefault="0029053D" w:rsidP="000206F9">
            <w:pPr>
              <w:spacing w:before="0" w:after="0" w:line="240" w:lineRule="auto"/>
              <w:jc w:val="center"/>
              <w:rPr>
                <w:ins w:id="2635" w:author="Roop Yekollu" w:date="2017-02-23T16:27:00Z"/>
                <w:rFonts w:ascii="Calibri" w:eastAsia="Times New Roman" w:hAnsi="Calibri" w:cs="Calibri"/>
                <w:color w:val="000000"/>
                <w:sz w:val="16"/>
                <w:szCs w:val="16"/>
                <w:rPrChange w:id="2636" w:author="Michael Petite" w:date="2017-02-23T17:59:00Z">
                  <w:rPr>
                    <w:ins w:id="2637" w:author="Roop Yekollu" w:date="2017-02-23T16:27:00Z"/>
                    <w:rFonts w:ascii="Calibri" w:eastAsia="Times New Roman" w:hAnsi="Calibri" w:cs="Calibri"/>
                    <w:color w:val="000000"/>
                    <w:sz w:val="18"/>
                    <w:szCs w:val="18"/>
                  </w:rPr>
                </w:rPrChange>
              </w:rPr>
            </w:pPr>
            <w:ins w:id="2638" w:author="Roop Yekollu" w:date="2017-02-23T16:27:00Z">
              <w:r w:rsidRPr="0029053D">
                <w:rPr>
                  <w:rFonts w:ascii="Calibri" w:eastAsia="Times New Roman" w:hAnsi="Calibri" w:cs="Calibri"/>
                  <w:color w:val="000000"/>
                  <w:sz w:val="16"/>
                  <w:szCs w:val="16"/>
                  <w:rPrChange w:id="2639" w:author="Michael Petite" w:date="2017-02-23T17:59:00Z">
                    <w:rPr>
                      <w:rFonts w:ascii="Calibri" w:eastAsia="Times New Roman" w:hAnsi="Calibri" w:cs="Calibri"/>
                      <w:color w:val="000000"/>
                      <w:sz w:val="18"/>
                      <w:szCs w:val="18"/>
                    </w:rPr>
                  </w:rPrChange>
                </w:rPr>
                <w:t> </w:t>
              </w:r>
            </w:ins>
          </w:p>
        </w:tc>
        <w:tc>
          <w:tcPr>
            <w:tcW w:w="720" w:type="dxa"/>
            <w:tcBorders>
              <w:top w:val="nil"/>
              <w:left w:val="nil"/>
              <w:bottom w:val="single" w:sz="4" w:space="0" w:color="auto"/>
              <w:right w:val="single" w:sz="4" w:space="0" w:color="auto"/>
            </w:tcBorders>
            <w:shd w:val="clear" w:color="auto" w:fill="auto"/>
            <w:vAlign w:val="center"/>
            <w:hideMark/>
            <w:tcPrChange w:id="2640" w:author="Michael Petite" w:date="2017-02-23T18:06:00Z">
              <w:tcPr>
                <w:tcW w:w="720" w:type="dxa"/>
                <w:tcBorders>
                  <w:top w:val="nil"/>
                  <w:left w:val="nil"/>
                  <w:bottom w:val="single" w:sz="4" w:space="0" w:color="auto"/>
                  <w:right w:val="single" w:sz="4" w:space="0" w:color="auto"/>
                </w:tcBorders>
                <w:shd w:val="clear" w:color="auto" w:fill="auto"/>
                <w:vAlign w:val="center"/>
                <w:hideMark/>
              </w:tcPr>
            </w:tcPrChange>
          </w:tcPr>
          <w:p w14:paraId="2F12ADCB" w14:textId="77777777" w:rsidR="0029053D" w:rsidRPr="0029053D" w:rsidRDefault="0029053D" w:rsidP="000206F9">
            <w:pPr>
              <w:spacing w:before="0" w:after="0" w:line="240" w:lineRule="auto"/>
              <w:jc w:val="center"/>
              <w:rPr>
                <w:ins w:id="2641" w:author="Roop Yekollu" w:date="2017-02-23T16:27:00Z"/>
                <w:rFonts w:ascii="Calibri" w:eastAsia="Times New Roman" w:hAnsi="Calibri" w:cs="Calibri"/>
                <w:color w:val="000000"/>
                <w:sz w:val="16"/>
                <w:szCs w:val="16"/>
                <w:rPrChange w:id="2642" w:author="Michael Petite" w:date="2017-02-23T17:59:00Z">
                  <w:rPr>
                    <w:ins w:id="2643" w:author="Roop Yekollu" w:date="2017-02-23T16:27:00Z"/>
                    <w:rFonts w:ascii="Calibri" w:eastAsia="Times New Roman" w:hAnsi="Calibri" w:cs="Calibri"/>
                    <w:color w:val="000000"/>
                    <w:sz w:val="18"/>
                    <w:szCs w:val="18"/>
                  </w:rPr>
                </w:rPrChange>
              </w:rPr>
            </w:pPr>
            <w:ins w:id="2644" w:author="Roop Yekollu" w:date="2017-02-23T16:27:00Z">
              <w:r w:rsidRPr="0029053D">
                <w:rPr>
                  <w:rFonts w:ascii="Calibri" w:eastAsia="Times New Roman" w:hAnsi="Calibri" w:cs="Calibri"/>
                  <w:color w:val="000000"/>
                  <w:sz w:val="16"/>
                  <w:szCs w:val="16"/>
                  <w:rPrChange w:id="2645" w:author="Michael Petite" w:date="2017-02-23T17:59:00Z">
                    <w:rPr>
                      <w:rFonts w:ascii="Calibri" w:eastAsia="Times New Roman" w:hAnsi="Calibri" w:cs="Calibri"/>
                      <w:color w:val="000000"/>
                      <w:sz w:val="18"/>
                      <w:szCs w:val="18"/>
                    </w:rPr>
                  </w:rPrChange>
                </w:rPr>
                <w:t> </w:t>
              </w:r>
            </w:ins>
          </w:p>
        </w:tc>
        <w:tc>
          <w:tcPr>
            <w:tcW w:w="900" w:type="dxa"/>
            <w:tcBorders>
              <w:top w:val="nil"/>
              <w:left w:val="nil"/>
              <w:bottom w:val="single" w:sz="4" w:space="0" w:color="auto"/>
              <w:right w:val="single" w:sz="4" w:space="0" w:color="auto"/>
            </w:tcBorders>
            <w:shd w:val="clear" w:color="000000" w:fill="9BC2E6"/>
            <w:vAlign w:val="center"/>
            <w:hideMark/>
            <w:tcPrChange w:id="2646"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7AA221F4" w14:textId="77777777" w:rsidR="0029053D" w:rsidRPr="0029053D" w:rsidRDefault="0029053D" w:rsidP="000206F9">
            <w:pPr>
              <w:spacing w:before="0" w:after="0" w:line="240" w:lineRule="auto"/>
              <w:jc w:val="center"/>
              <w:rPr>
                <w:ins w:id="2647" w:author="Roop Yekollu" w:date="2017-02-23T16:27:00Z"/>
                <w:rFonts w:ascii="Calibri" w:eastAsia="Times New Roman" w:hAnsi="Calibri" w:cs="Calibri"/>
                <w:color w:val="000000"/>
                <w:sz w:val="16"/>
                <w:szCs w:val="16"/>
                <w:rPrChange w:id="2648" w:author="Michael Petite" w:date="2017-02-23T17:59:00Z">
                  <w:rPr>
                    <w:ins w:id="2649" w:author="Roop Yekollu" w:date="2017-02-23T16:27:00Z"/>
                    <w:rFonts w:ascii="Calibri" w:eastAsia="Times New Roman" w:hAnsi="Calibri" w:cs="Calibri"/>
                    <w:color w:val="000000"/>
                    <w:sz w:val="18"/>
                    <w:szCs w:val="18"/>
                  </w:rPr>
                </w:rPrChange>
              </w:rPr>
            </w:pPr>
            <w:ins w:id="2650" w:author="Roop Yekollu" w:date="2017-02-23T16:27:00Z">
              <w:r w:rsidRPr="0029053D">
                <w:rPr>
                  <w:rFonts w:ascii="Calibri" w:eastAsia="Times New Roman" w:hAnsi="Calibri" w:cs="Calibri"/>
                  <w:color w:val="000000"/>
                  <w:sz w:val="16"/>
                  <w:szCs w:val="16"/>
                  <w:rPrChange w:id="2651"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auto" w:fill="auto"/>
            <w:vAlign w:val="center"/>
            <w:hideMark/>
            <w:tcPrChange w:id="2652" w:author="Michael Petite" w:date="2017-02-23T18:06:00Z">
              <w:tcPr>
                <w:tcW w:w="360" w:type="dxa"/>
                <w:tcBorders>
                  <w:top w:val="nil"/>
                  <w:left w:val="nil"/>
                  <w:bottom w:val="single" w:sz="4" w:space="0" w:color="auto"/>
                  <w:right w:val="single" w:sz="4" w:space="0" w:color="auto"/>
                </w:tcBorders>
                <w:shd w:val="clear" w:color="auto" w:fill="auto"/>
                <w:vAlign w:val="center"/>
                <w:hideMark/>
              </w:tcPr>
            </w:tcPrChange>
          </w:tcPr>
          <w:p w14:paraId="38FD8C58" w14:textId="77777777" w:rsidR="0029053D" w:rsidRPr="0029053D" w:rsidRDefault="0029053D" w:rsidP="000206F9">
            <w:pPr>
              <w:spacing w:before="0" w:after="0" w:line="240" w:lineRule="auto"/>
              <w:jc w:val="center"/>
              <w:rPr>
                <w:ins w:id="2653" w:author="Roop Yekollu" w:date="2017-02-23T16:27:00Z"/>
                <w:rFonts w:ascii="Calibri" w:eastAsia="Times New Roman" w:hAnsi="Calibri" w:cs="Calibri"/>
                <w:color w:val="000000"/>
                <w:sz w:val="16"/>
                <w:szCs w:val="16"/>
                <w:rPrChange w:id="2654" w:author="Michael Petite" w:date="2017-02-23T17:59:00Z">
                  <w:rPr>
                    <w:ins w:id="2655" w:author="Roop Yekollu" w:date="2017-02-23T16:27:00Z"/>
                    <w:rFonts w:ascii="Calibri" w:eastAsia="Times New Roman" w:hAnsi="Calibri" w:cs="Calibri"/>
                    <w:color w:val="000000"/>
                    <w:sz w:val="18"/>
                    <w:szCs w:val="18"/>
                  </w:rPr>
                </w:rPrChange>
              </w:rPr>
            </w:pPr>
            <w:ins w:id="2656" w:author="Roop Yekollu" w:date="2017-02-23T16:27:00Z">
              <w:r w:rsidRPr="0029053D">
                <w:rPr>
                  <w:rFonts w:ascii="Calibri" w:eastAsia="Times New Roman" w:hAnsi="Calibri" w:cs="Calibri"/>
                  <w:color w:val="000000"/>
                  <w:sz w:val="16"/>
                  <w:szCs w:val="16"/>
                  <w:rPrChange w:id="2657"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658"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71FDEBCD" w14:textId="77777777" w:rsidR="0029053D" w:rsidRPr="0029053D" w:rsidRDefault="0029053D" w:rsidP="000206F9">
            <w:pPr>
              <w:spacing w:before="0" w:after="0" w:line="240" w:lineRule="auto"/>
              <w:jc w:val="center"/>
              <w:rPr>
                <w:ins w:id="2659" w:author="Roop Yekollu" w:date="2017-02-23T16:27:00Z"/>
                <w:rFonts w:ascii="Calibri" w:eastAsia="Times New Roman" w:hAnsi="Calibri" w:cs="Calibri"/>
                <w:color w:val="000000"/>
                <w:sz w:val="16"/>
                <w:szCs w:val="16"/>
                <w:rPrChange w:id="2660" w:author="Michael Petite" w:date="2017-02-23T17:59:00Z">
                  <w:rPr>
                    <w:ins w:id="2661" w:author="Roop Yekollu" w:date="2017-02-23T16:27:00Z"/>
                    <w:rFonts w:ascii="Calibri" w:eastAsia="Times New Roman" w:hAnsi="Calibri" w:cs="Calibri"/>
                    <w:color w:val="000000"/>
                    <w:sz w:val="18"/>
                    <w:szCs w:val="18"/>
                  </w:rPr>
                </w:rPrChange>
              </w:rPr>
            </w:pPr>
            <w:ins w:id="2662" w:author="Roop Yekollu" w:date="2017-02-23T16:27:00Z">
              <w:r w:rsidRPr="0029053D">
                <w:rPr>
                  <w:rFonts w:ascii="Calibri" w:eastAsia="Times New Roman" w:hAnsi="Calibri" w:cs="Calibri"/>
                  <w:color w:val="000000"/>
                  <w:sz w:val="16"/>
                  <w:szCs w:val="16"/>
                  <w:rPrChange w:id="2663"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2664"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354BFD87" w14:textId="77777777" w:rsidR="0029053D" w:rsidRPr="0029053D" w:rsidRDefault="0029053D" w:rsidP="000206F9">
            <w:pPr>
              <w:spacing w:before="0" w:after="0" w:line="240" w:lineRule="auto"/>
              <w:jc w:val="center"/>
              <w:rPr>
                <w:ins w:id="2665" w:author="Roop Yekollu" w:date="2017-02-23T16:27:00Z"/>
                <w:rFonts w:ascii="Calibri" w:eastAsia="Times New Roman" w:hAnsi="Calibri" w:cs="Calibri"/>
                <w:color w:val="000000"/>
                <w:sz w:val="16"/>
                <w:szCs w:val="16"/>
                <w:rPrChange w:id="2666" w:author="Michael Petite" w:date="2017-02-23T17:59:00Z">
                  <w:rPr>
                    <w:ins w:id="2667" w:author="Roop Yekollu" w:date="2017-02-23T16:27:00Z"/>
                    <w:rFonts w:ascii="Calibri" w:eastAsia="Times New Roman" w:hAnsi="Calibri" w:cs="Calibri"/>
                    <w:color w:val="000000"/>
                    <w:sz w:val="18"/>
                    <w:szCs w:val="18"/>
                  </w:rPr>
                </w:rPrChange>
              </w:rPr>
            </w:pPr>
            <w:ins w:id="2668" w:author="Roop Yekollu" w:date="2017-02-23T16:27:00Z">
              <w:r w:rsidRPr="0029053D">
                <w:rPr>
                  <w:rFonts w:ascii="Calibri" w:eastAsia="Times New Roman" w:hAnsi="Calibri" w:cs="Calibri"/>
                  <w:color w:val="000000"/>
                  <w:sz w:val="16"/>
                  <w:szCs w:val="16"/>
                  <w:rPrChange w:id="2669"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2670"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3F49E6CE" w14:textId="77777777" w:rsidR="0029053D" w:rsidRPr="0029053D" w:rsidRDefault="0029053D" w:rsidP="000206F9">
            <w:pPr>
              <w:spacing w:before="0" w:after="0" w:line="240" w:lineRule="auto"/>
              <w:jc w:val="center"/>
              <w:rPr>
                <w:ins w:id="2671" w:author="Roop Yekollu" w:date="2017-02-23T16:27:00Z"/>
                <w:rFonts w:ascii="Calibri" w:eastAsia="Times New Roman" w:hAnsi="Calibri" w:cs="Calibri"/>
                <w:color w:val="000000"/>
                <w:sz w:val="16"/>
                <w:szCs w:val="16"/>
                <w:rPrChange w:id="2672" w:author="Michael Petite" w:date="2017-02-23T17:59:00Z">
                  <w:rPr>
                    <w:ins w:id="2673" w:author="Roop Yekollu" w:date="2017-02-23T16:27:00Z"/>
                    <w:rFonts w:ascii="Calibri" w:eastAsia="Times New Roman" w:hAnsi="Calibri" w:cs="Calibri"/>
                    <w:color w:val="000000"/>
                    <w:sz w:val="18"/>
                    <w:szCs w:val="18"/>
                  </w:rPr>
                </w:rPrChange>
              </w:rPr>
            </w:pPr>
            <w:ins w:id="2674" w:author="Roop Yekollu" w:date="2017-02-23T16:27:00Z">
              <w:r w:rsidRPr="0029053D">
                <w:rPr>
                  <w:rFonts w:ascii="Calibri" w:eastAsia="Times New Roman" w:hAnsi="Calibri" w:cs="Calibri"/>
                  <w:color w:val="000000"/>
                  <w:sz w:val="16"/>
                  <w:szCs w:val="16"/>
                  <w:rPrChange w:id="2675"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676"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504356FF" w14:textId="77777777" w:rsidR="0029053D" w:rsidRPr="0029053D" w:rsidRDefault="0029053D" w:rsidP="000206F9">
            <w:pPr>
              <w:spacing w:before="0" w:after="0" w:line="240" w:lineRule="auto"/>
              <w:jc w:val="center"/>
              <w:rPr>
                <w:ins w:id="2677" w:author="Roop Yekollu" w:date="2017-02-23T16:27:00Z"/>
                <w:rFonts w:ascii="Calibri" w:eastAsia="Times New Roman" w:hAnsi="Calibri" w:cs="Calibri"/>
                <w:color w:val="000000"/>
                <w:sz w:val="16"/>
                <w:szCs w:val="16"/>
                <w:rPrChange w:id="2678" w:author="Michael Petite" w:date="2017-02-23T17:59:00Z">
                  <w:rPr>
                    <w:ins w:id="2679" w:author="Roop Yekollu" w:date="2017-02-23T16:27:00Z"/>
                    <w:rFonts w:ascii="Calibri" w:eastAsia="Times New Roman" w:hAnsi="Calibri" w:cs="Calibri"/>
                    <w:color w:val="000000"/>
                    <w:sz w:val="18"/>
                    <w:szCs w:val="18"/>
                  </w:rPr>
                </w:rPrChange>
              </w:rPr>
            </w:pPr>
            <w:ins w:id="2680" w:author="Roop Yekollu" w:date="2017-02-23T16:27:00Z">
              <w:r w:rsidRPr="0029053D">
                <w:rPr>
                  <w:rFonts w:ascii="Calibri" w:eastAsia="Times New Roman" w:hAnsi="Calibri" w:cs="Calibri"/>
                  <w:color w:val="000000"/>
                  <w:sz w:val="16"/>
                  <w:szCs w:val="16"/>
                  <w:rPrChange w:id="2681"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682"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426D4290" w14:textId="77777777" w:rsidR="0029053D" w:rsidRPr="0029053D" w:rsidRDefault="0029053D" w:rsidP="000206F9">
            <w:pPr>
              <w:spacing w:before="0" w:after="0" w:line="240" w:lineRule="auto"/>
              <w:jc w:val="center"/>
              <w:rPr>
                <w:ins w:id="2683" w:author="Roop Yekollu" w:date="2017-02-23T16:27:00Z"/>
                <w:rFonts w:ascii="Calibri" w:eastAsia="Times New Roman" w:hAnsi="Calibri" w:cs="Calibri"/>
                <w:color w:val="000000"/>
                <w:sz w:val="16"/>
                <w:szCs w:val="16"/>
                <w:rPrChange w:id="2684" w:author="Michael Petite" w:date="2017-02-23T17:59:00Z">
                  <w:rPr>
                    <w:ins w:id="2685" w:author="Roop Yekollu" w:date="2017-02-23T16:27:00Z"/>
                    <w:rFonts w:ascii="Calibri" w:eastAsia="Times New Roman" w:hAnsi="Calibri" w:cs="Calibri"/>
                    <w:color w:val="000000"/>
                    <w:sz w:val="18"/>
                    <w:szCs w:val="18"/>
                  </w:rPr>
                </w:rPrChange>
              </w:rPr>
            </w:pPr>
            <w:ins w:id="2686" w:author="Roop Yekollu" w:date="2017-02-23T16:27:00Z">
              <w:r w:rsidRPr="0029053D">
                <w:rPr>
                  <w:rFonts w:ascii="Calibri" w:eastAsia="Times New Roman" w:hAnsi="Calibri" w:cs="Calibri"/>
                  <w:color w:val="000000"/>
                  <w:sz w:val="16"/>
                  <w:szCs w:val="16"/>
                  <w:rPrChange w:id="2687"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2688"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749F648D" w14:textId="77777777" w:rsidR="0029053D" w:rsidRPr="0029053D" w:rsidRDefault="0029053D" w:rsidP="000206F9">
            <w:pPr>
              <w:spacing w:before="0" w:after="0" w:line="240" w:lineRule="auto"/>
              <w:rPr>
                <w:ins w:id="2689" w:author="Roop Yekollu" w:date="2017-02-23T16:27:00Z"/>
                <w:rFonts w:ascii="Calibri" w:eastAsia="Times New Roman" w:hAnsi="Calibri" w:cs="Calibri"/>
                <w:color w:val="000000"/>
                <w:sz w:val="16"/>
                <w:szCs w:val="16"/>
                <w:rPrChange w:id="2690" w:author="Michael Petite" w:date="2017-02-23T17:59:00Z">
                  <w:rPr>
                    <w:ins w:id="2691" w:author="Roop Yekollu" w:date="2017-02-23T16:27:00Z"/>
                    <w:rFonts w:ascii="Calibri" w:eastAsia="Times New Roman" w:hAnsi="Calibri" w:cs="Calibri"/>
                    <w:color w:val="000000"/>
                    <w:sz w:val="18"/>
                    <w:szCs w:val="18"/>
                  </w:rPr>
                </w:rPrChange>
              </w:rPr>
            </w:pPr>
            <w:ins w:id="2692" w:author="Roop Yekollu" w:date="2017-02-23T16:27:00Z">
              <w:r w:rsidRPr="0029053D">
                <w:rPr>
                  <w:rFonts w:ascii="Calibri" w:eastAsia="Times New Roman" w:hAnsi="Calibri" w:cs="Calibri"/>
                  <w:color w:val="000000"/>
                  <w:sz w:val="16"/>
                  <w:szCs w:val="16"/>
                  <w:rPrChange w:id="2693" w:author="Michael Petite" w:date="2017-02-23T17:59:00Z">
                    <w:rPr>
                      <w:rFonts w:ascii="Calibri" w:eastAsia="Times New Roman" w:hAnsi="Calibri" w:cs="Calibri"/>
                      <w:color w:val="000000"/>
                      <w:sz w:val="18"/>
                      <w:szCs w:val="18"/>
                    </w:rPr>
                  </w:rPrChange>
                </w:rPr>
                <w:t> </w:t>
              </w:r>
            </w:ins>
          </w:p>
        </w:tc>
      </w:tr>
      <w:tr w:rsidR="002D581C" w:rsidRPr="0029053D" w14:paraId="1B9855EA" w14:textId="77777777" w:rsidTr="002D581C">
        <w:trPr>
          <w:trHeight w:val="290"/>
          <w:ins w:id="2694" w:author="Roop Yekollu" w:date="2017-02-23T16:27:00Z"/>
          <w:trPrChange w:id="2695" w:author="Michael Petite" w:date="2017-02-23T18:06:00Z">
            <w:trPr>
              <w:trHeight w:val="29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2696"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61C743E4" w14:textId="77777777" w:rsidR="0029053D" w:rsidRPr="0029053D" w:rsidRDefault="0029053D" w:rsidP="000206F9">
            <w:pPr>
              <w:spacing w:before="0" w:after="0" w:line="240" w:lineRule="auto"/>
              <w:rPr>
                <w:ins w:id="2697" w:author="Roop Yekollu" w:date="2017-02-23T16:27:00Z"/>
                <w:rFonts w:ascii="Calibri" w:eastAsia="Times New Roman" w:hAnsi="Calibri" w:cs="Calibri"/>
                <w:sz w:val="16"/>
                <w:szCs w:val="16"/>
                <w:rPrChange w:id="2698" w:author="Michael Petite" w:date="2017-02-23T17:59:00Z">
                  <w:rPr>
                    <w:ins w:id="2699" w:author="Roop Yekollu" w:date="2017-02-23T16:27:00Z"/>
                    <w:rFonts w:ascii="Calibri" w:eastAsia="Times New Roman" w:hAnsi="Calibri" w:cs="Calibri"/>
                    <w:sz w:val="22"/>
                    <w:szCs w:val="22"/>
                  </w:rPr>
                </w:rPrChange>
              </w:rPr>
            </w:pPr>
            <w:ins w:id="2700" w:author="Roop Yekollu" w:date="2017-02-23T16:27:00Z">
              <w:r w:rsidRPr="0029053D">
                <w:rPr>
                  <w:rFonts w:ascii="Calibri" w:eastAsia="Times New Roman" w:hAnsi="Calibri" w:cs="Calibri"/>
                  <w:sz w:val="16"/>
                  <w:szCs w:val="16"/>
                  <w:rPrChange w:id="2701" w:author="Michael Petite" w:date="2017-02-23T17:59:00Z">
                    <w:rPr>
                      <w:rFonts w:ascii="Calibri" w:eastAsia="Times New Roman" w:hAnsi="Calibri" w:cs="Calibri"/>
                      <w:sz w:val="22"/>
                      <w:szCs w:val="22"/>
                    </w:rPr>
                  </w:rPrChange>
                </w:rPr>
                <w:t>Patient Support</w:t>
              </w:r>
            </w:ins>
          </w:p>
        </w:tc>
        <w:tc>
          <w:tcPr>
            <w:tcW w:w="882" w:type="dxa"/>
            <w:tcBorders>
              <w:top w:val="nil"/>
              <w:left w:val="nil"/>
              <w:bottom w:val="single" w:sz="4" w:space="0" w:color="auto"/>
              <w:right w:val="single" w:sz="4" w:space="0" w:color="auto"/>
            </w:tcBorders>
            <w:shd w:val="clear" w:color="auto" w:fill="auto"/>
            <w:noWrap/>
            <w:vAlign w:val="bottom"/>
            <w:hideMark/>
            <w:tcPrChange w:id="2702"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3484725F" w14:textId="77777777" w:rsidR="0029053D" w:rsidRPr="0029053D" w:rsidRDefault="0029053D" w:rsidP="000206F9">
            <w:pPr>
              <w:spacing w:before="0" w:after="0" w:line="240" w:lineRule="auto"/>
              <w:rPr>
                <w:ins w:id="2703" w:author="Roop Yekollu" w:date="2017-02-23T16:27:00Z"/>
                <w:rFonts w:ascii="Calibri" w:eastAsia="Times New Roman" w:hAnsi="Calibri" w:cs="Calibri"/>
                <w:color w:val="000000"/>
                <w:sz w:val="16"/>
                <w:szCs w:val="16"/>
                <w:rPrChange w:id="2704" w:author="Michael Petite" w:date="2017-02-23T17:59:00Z">
                  <w:rPr>
                    <w:ins w:id="2705" w:author="Roop Yekollu" w:date="2017-02-23T16:27:00Z"/>
                    <w:rFonts w:ascii="Calibri" w:eastAsia="Times New Roman" w:hAnsi="Calibri" w:cs="Calibri"/>
                    <w:color w:val="000000"/>
                    <w:sz w:val="22"/>
                    <w:szCs w:val="22"/>
                  </w:rPr>
                </w:rPrChange>
              </w:rPr>
            </w:pPr>
            <w:ins w:id="2706" w:author="Roop Yekollu" w:date="2017-02-23T16:27:00Z">
              <w:r w:rsidRPr="0029053D">
                <w:rPr>
                  <w:rFonts w:ascii="Calibri" w:eastAsia="Times New Roman" w:hAnsi="Calibri" w:cs="Calibri"/>
                  <w:color w:val="000000"/>
                  <w:sz w:val="16"/>
                  <w:szCs w:val="16"/>
                  <w:rPrChange w:id="2707" w:author="Michael Petite" w:date="2017-02-23T17:59:00Z">
                    <w:rPr>
                      <w:rFonts w:ascii="Calibri" w:eastAsia="Times New Roman" w:hAnsi="Calibri" w:cs="Calibri"/>
                      <w:color w:val="000000"/>
                      <w:sz w:val="22"/>
                      <w:szCs w:val="22"/>
                    </w:rPr>
                  </w:rPrChange>
                </w:rPr>
                <w:t>Grants and Donations</w:t>
              </w:r>
            </w:ins>
          </w:p>
        </w:tc>
        <w:tc>
          <w:tcPr>
            <w:tcW w:w="720" w:type="dxa"/>
            <w:tcBorders>
              <w:top w:val="nil"/>
              <w:left w:val="nil"/>
              <w:bottom w:val="single" w:sz="4" w:space="0" w:color="auto"/>
              <w:right w:val="single" w:sz="4" w:space="0" w:color="auto"/>
            </w:tcBorders>
            <w:shd w:val="clear" w:color="000000" w:fill="9BC2E6"/>
            <w:vAlign w:val="center"/>
            <w:hideMark/>
            <w:tcPrChange w:id="2708"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5824799B" w14:textId="77777777" w:rsidR="0029053D" w:rsidRPr="0029053D" w:rsidRDefault="0029053D" w:rsidP="000206F9">
            <w:pPr>
              <w:spacing w:before="0" w:after="0" w:line="240" w:lineRule="auto"/>
              <w:jc w:val="center"/>
              <w:rPr>
                <w:ins w:id="2709" w:author="Roop Yekollu" w:date="2017-02-23T16:27:00Z"/>
                <w:rFonts w:ascii="Calibri" w:eastAsia="Times New Roman" w:hAnsi="Calibri" w:cs="Calibri"/>
                <w:color w:val="000000"/>
                <w:sz w:val="16"/>
                <w:szCs w:val="16"/>
                <w:rPrChange w:id="2710" w:author="Michael Petite" w:date="2017-02-23T17:59:00Z">
                  <w:rPr>
                    <w:ins w:id="2711" w:author="Roop Yekollu" w:date="2017-02-23T16:27:00Z"/>
                    <w:rFonts w:ascii="Calibri" w:eastAsia="Times New Roman" w:hAnsi="Calibri" w:cs="Calibri"/>
                    <w:color w:val="000000"/>
                    <w:sz w:val="18"/>
                    <w:szCs w:val="18"/>
                  </w:rPr>
                </w:rPrChange>
              </w:rPr>
            </w:pPr>
            <w:ins w:id="2712" w:author="Roop Yekollu" w:date="2017-02-23T16:27:00Z">
              <w:r w:rsidRPr="0029053D">
                <w:rPr>
                  <w:rFonts w:ascii="Calibri" w:eastAsia="Times New Roman" w:hAnsi="Calibri" w:cs="Calibri"/>
                  <w:color w:val="000000"/>
                  <w:sz w:val="16"/>
                  <w:szCs w:val="16"/>
                  <w:rPrChange w:id="2713"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714"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0A5A1A03" w14:textId="77777777" w:rsidR="0029053D" w:rsidRPr="0029053D" w:rsidRDefault="0029053D" w:rsidP="000206F9">
            <w:pPr>
              <w:spacing w:before="0" w:after="0" w:line="240" w:lineRule="auto"/>
              <w:jc w:val="center"/>
              <w:rPr>
                <w:ins w:id="2715" w:author="Roop Yekollu" w:date="2017-02-23T16:27:00Z"/>
                <w:rFonts w:ascii="Calibri" w:eastAsia="Times New Roman" w:hAnsi="Calibri" w:cs="Calibri"/>
                <w:color w:val="000000"/>
                <w:sz w:val="16"/>
                <w:szCs w:val="16"/>
                <w:rPrChange w:id="2716" w:author="Michael Petite" w:date="2017-02-23T17:59:00Z">
                  <w:rPr>
                    <w:ins w:id="2717" w:author="Roop Yekollu" w:date="2017-02-23T16:27:00Z"/>
                    <w:rFonts w:ascii="Calibri" w:eastAsia="Times New Roman" w:hAnsi="Calibri" w:cs="Calibri"/>
                    <w:color w:val="000000"/>
                    <w:sz w:val="18"/>
                    <w:szCs w:val="18"/>
                  </w:rPr>
                </w:rPrChange>
              </w:rPr>
            </w:pPr>
            <w:ins w:id="2718" w:author="Roop Yekollu" w:date="2017-02-23T16:27:00Z">
              <w:r w:rsidRPr="0029053D">
                <w:rPr>
                  <w:rFonts w:ascii="Calibri" w:eastAsia="Times New Roman" w:hAnsi="Calibri" w:cs="Calibri"/>
                  <w:color w:val="000000"/>
                  <w:sz w:val="16"/>
                  <w:szCs w:val="16"/>
                  <w:rPrChange w:id="2719"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2720"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3DA48B61" w14:textId="77777777" w:rsidR="0029053D" w:rsidRPr="0029053D" w:rsidRDefault="0029053D" w:rsidP="000206F9">
            <w:pPr>
              <w:spacing w:before="0" w:after="0" w:line="240" w:lineRule="auto"/>
              <w:jc w:val="center"/>
              <w:rPr>
                <w:ins w:id="2721" w:author="Roop Yekollu" w:date="2017-02-23T16:27:00Z"/>
                <w:rFonts w:ascii="Calibri" w:eastAsia="Times New Roman" w:hAnsi="Calibri" w:cs="Calibri"/>
                <w:color w:val="000000"/>
                <w:sz w:val="16"/>
                <w:szCs w:val="16"/>
                <w:rPrChange w:id="2722" w:author="Michael Petite" w:date="2017-02-23T17:59:00Z">
                  <w:rPr>
                    <w:ins w:id="2723" w:author="Roop Yekollu" w:date="2017-02-23T16:27:00Z"/>
                    <w:rFonts w:ascii="Calibri" w:eastAsia="Times New Roman" w:hAnsi="Calibri" w:cs="Calibri"/>
                    <w:color w:val="000000"/>
                    <w:sz w:val="18"/>
                    <w:szCs w:val="18"/>
                  </w:rPr>
                </w:rPrChange>
              </w:rPr>
            </w:pPr>
            <w:ins w:id="2724" w:author="Roop Yekollu" w:date="2017-02-23T16:27:00Z">
              <w:r w:rsidRPr="0029053D">
                <w:rPr>
                  <w:rFonts w:ascii="Calibri" w:eastAsia="Times New Roman" w:hAnsi="Calibri" w:cs="Calibri"/>
                  <w:color w:val="000000"/>
                  <w:sz w:val="16"/>
                  <w:szCs w:val="16"/>
                  <w:rPrChange w:id="2725"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auto" w:fill="auto"/>
            <w:vAlign w:val="center"/>
            <w:hideMark/>
            <w:tcPrChange w:id="2726" w:author="Michael Petite" w:date="2017-02-23T18:06:00Z">
              <w:tcPr>
                <w:tcW w:w="630" w:type="dxa"/>
                <w:tcBorders>
                  <w:top w:val="nil"/>
                  <w:left w:val="nil"/>
                  <w:bottom w:val="single" w:sz="4" w:space="0" w:color="auto"/>
                  <w:right w:val="single" w:sz="4" w:space="0" w:color="auto"/>
                </w:tcBorders>
                <w:shd w:val="clear" w:color="auto" w:fill="auto"/>
                <w:vAlign w:val="center"/>
                <w:hideMark/>
              </w:tcPr>
            </w:tcPrChange>
          </w:tcPr>
          <w:p w14:paraId="6C83DB1B" w14:textId="77777777" w:rsidR="0029053D" w:rsidRPr="0029053D" w:rsidRDefault="0029053D" w:rsidP="000206F9">
            <w:pPr>
              <w:spacing w:before="0" w:after="0" w:line="240" w:lineRule="auto"/>
              <w:jc w:val="center"/>
              <w:rPr>
                <w:ins w:id="2727" w:author="Roop Yekollu" w:date="2017-02-23T16:27:00Z"/>
                <w:rFonts w:ascii="Calibri" w:eastAsia="Times New Roman" w:hAnsi="Calibri" w:cs="Calibri"/>
                <w:color w:val="000000"/>
                <w:sz w:val="16"/>
                <w:szCs w:val="16"/>
                <w:rPrChange w:id="2728" w:author="Michael Petite" w:date="2017-02-23T17:59:00Z">
                  <w:rPr>
                    <w:ins w:id="2729" w:author="Roop Yekollu" w:date="2017-02-23T16:27:00Z"/>
                    <w:rFonts w:ascii="Calibri" w:eastAsia="Times New Roman" w:hAnsi="Calibri" w:cs="Calibri"/>
                    <w:color w:val="000000"/>
                    <w:sz w:val="18"/>
                    <w:szCs w:val="18"/>
                  </w:rPr>
                </w:rPrChange>
              </w:rPr>
            </w:pPr>
            <w:ins w:id="2730" w:author="Roop Yekollu" w:date="2017-02-23T16:27:00Z">
              <w:r w:rsidRPr="0029053D">
                <w:rPr>
                  <w:rFonts w:ascii="Calibri" w:eastAsia="Times New Roman" w:hAnsi="Calibri" w:cs="Calibri"/>
                  <w:color w:val="000000"/>
                  <w:sz w:val="16"/>
                  <w:szCs w:val="16"/>
                  <w:rPrChange w:id="2731" w:author="Michael Petite" w:date="2017-02-23T17:59:00Z">
                    <w:rPr>
                      <w:rFonts w:ascii="Calibri" w:eastAsia="Times New Roman" w:hAnsi="Calibri" w:cs="Calibri"/>
                      <w:color w:val="000000"/>
                      <w:sz w:val="18"/>
                      <w:szCs w:val="18"/>
                    </w:rPr>
                  </w:rPrChange>
                </w:rPr>
                <w:t> </w:t>
              </w:r>
            </w:ins>
          </w:p>
        </w:tc>
        <w:tc>
          <w:tcPr>
            <w:tcW w:w="720" w:type="dxa"/>
            <w:tcBorders>
              <w:top w:val="nil"/>
              <w:left w:val="nil"/>
              <w:bottom w:val="single" w:sz="4" w:space="0" w:color="auto"/>
              <w:right w:val="single" w:sz="4" w:space="0" w:color="auto"/>
            </w:tcBorders>
            <w:shd w:val="clear" w:color="auto" w:fill="auto"/>
            <w:vAlign w:val="center"/>
            <w:hideMark/>
            <w:tcPrChange w:id="2732" w:author="Michael Petite" w:date="2017-02-23T18:06:00Z">
              <w:tcPr>
                <w:tcW w:w="720" w:type="dxa"/>
                <w:tcBorders>
                  <w:top w:val="nil"/>
                  <w:left w:val="nil"/>
                  <w:bottom w:val="single" w:sz="4" w:space="0" w:color="auto"/>
                  <w:right w:val="single" w:sz="4" w:space="0" w:color="auto"/>
                </w:tcBorders>
                <w:shd w:val="clear" w:color="auto" w:fill="auto"/>
                <w:vAlign w:val="center"/>
                <w:hideMark/>
              </w:tcPr>
            </w:tcPrChange>
          </w:tcPr>
          <w:p w14:paraId="68A15AD1" w14:textId="77777777" w:rsidR="0029053D" w:rsidRPr="0029053D" w:rsidRDefault="0029053D" w:rsidP="000206F9">
            <w:pPr>
              <w:spacing w:before="0" w:after="0" w:line="240" w:lineRule="auto"/>
              <w:jc w:val="center"/>
              <w:rPr>
                <w:ins w:id="2733" w:author="Roop Yekollu" w:date="2017-02-23T16:27:00Z"/>
                <w:rFonts w:ascii="Calibri" w:eastAsia="Times New Roman" w:hAnsi="Calibri" w:cs="Calibri"/>
                <w:color w:val="000000"/>
                <w:sz w:val="16"/>
                <w:szCs w:val="16"/>
                <w:rPrChange w:id="2734" w:author="Michael Petite" w:date="2017-02-23T17:59:00Z">
                  <w:rPr>
                    <w:ins w:id="2735" w:author="Roop Yekollu" w:date="2017-02-23T16:27:00Z"/>
                    <w:rFonts w:ascii="Calibri" w:eastAsia="Times New Roman" w:hAnsi="Calibri" w:cs="Calibri"/>
                    <w:color w:val="000000"/>
                    <w:sz w:val="18"/>
                    <w:szCs w:val="18"/>
                  </w:rPr>
                </w:rPrChange>
              </w:rPr>
            </w:pPr>
            <w:ins w:id="2736" w:author="Roop Yekollu" w:date="2017-02-23T16:27:00Z">
              <w:r w:rsidRPr="0029053D">
                <w:rPr>
                  <w:rFonts w:ascii="Calibri" w:eastAsia="Times New Roman" w:hAnsi="Calibri" w:cs="Calibri"/>
                  <w:color w:val="000000"/>
                  <w:sz w:val="16"/>
                  <w:szCs w:val="16"/>
                  <w:rPrChange w:id="2737" w:author="Michael Petite" w:date="2017-02-23T17:59:00Z">
                    <w:rPr>
                      <w:rFonts w:ascii="Calibri" w:eastAsia="Times New Roman" w:hAnsi="Calibri" w:cs="Calibri"/>
                      <w:color w:val="000000"/>
                      <w:sz w:val="18"/>
                      <w:szCs w:val="18"/>
                    </w:rPr>
                  </w:rPrChange>
                </w:rPr>
                <w:t> </w:t>
              </w:r>
            </w:ins>
          </w:p>
        </w:tc>
        <w:tc>
          <w:tcPr>
            <w:tcW w:w="900" w:type="dxa"/>
            <w:tcBorders>
              <w:top w:val="nil"/>
              <w:left w:val="nil"/>
              <w:bottom w:val="single" w:sz="4" w:space="0" w:color="auto"/>
              <w:right w:val="single" w:sz="4" w:space="0" w:color="auto"/>
            </w:tcBorders>
            <w:shd w:val="clear" w:color="000000" w:fill="9BC2E6"/>
            <w:vAlign w:val="center"/>
            <w:hideMark/>
            <w:tcPrChange w:id="2738"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11260302" w14:textId="77777777" w:rsidR="0029053D" w:rsidRPr="0029053D" w:rsidRDefault="0029053D" w:rsidP="000206F9">
            <w:pPr>
              <w:spacing w:before="0" w:after="0" w:line="240" w:lineRule="auto"/>
              <w:jc w:val="center"/>
              <w:rPr>
                <w:ins w:id="2739" w:author="Roop Yekollu" w:date="2017-02-23T16:27:00Z"/>
                <w:rFonts w:ascii="Calibri" w:eastAsia="Times New Roman" w:hAnsi="Calibri" w:cs="Calibri"/>
                <w:color w:val="000000"/>
                <w:sz w:val="16"/>
                <w:szCs w:val="16"/>
                <w:rPrChange w:id="2740" w:author="Michael Petite" w:date="2017-02-23T17:59:00Z">
                  <w:rPr>
                    <w:ins w:id="2741" w:author="Roop Yekollu" w:date="2017-02-23T16:27:00Z"/>
                    <w:rFonts w:ascii="Calibri" w:eastAsia="Times New Roman" w:hAnsi="Calibri" w:cs="Calibri"/>
                    <w:color w:val="000000"/>
                    <w:sz w:val="18"/>
                    <w:szCs w:val="18"/>
                  </w:rPr>
                </w:rPrChange>
              </w:rPr>
            </w:pPr>
            <w:ins w:id="2742" w:author="Roop Yekollu" w:date="2017-02-23T16:27:00Z">
              <w:r w:rsidRPr="0029053D">
                <w:rPr>
                  <w:rFonts w:ascii="Calibri" w:eastAsia="Times New Roman" w:hAnsi="Calibri" w:cs="Calibri"/>
                  <w:color w:val="000000"/>
                  <w:sz w:val="16"/>
                  <w:szCs w:val="16"/>
                  <w:rPrChange w:id="2743"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auto" w:fill="auto"/>
            <w:vAlign w:val="center"/>
            <w:hideMark/>
            <w:tcPrChange w:id="2744" w:author="Michael Petite" w:date="2017-02-23T18:06:00Z">
              <w:tcPr>
                <w:tcW w:w="360" w:type="dxa"/>
                <w:tcBorders>
                  <w:top w:val="nil"/>
                  <w:left w:val="nil"/>
                  <w:bottom w:val="single" w:sz="4" w:space="0" w:color="auto"/>
                  <w:right w:val="single" w:sz="4" w:space="0" w:color="auto"/>
                </w:tcBorders>
                <w:shd w:val="clear" w:color="auto" w:fill="auto"/>
                <w:vAlign w:val="center"/>
                <w:hideMark/>
              </w:tcPr>
            </w:tcPrChange>
          </w:tcPr>
          <w:p w14:paraId="7A4E1999" w14:textId="77777777" w:rsidR="0029053D" w:rsidRPr="0029053D" w:rsidRDefault="0029053D" w:rsidP="000206F9">
            <w:pPr>
              <w:spacing w:before="0" w:after="0" w:line="240" w:lineRule="auto"/>
              <w:jc w:val="center"/>
              <w:rPr>
                <w:ins w:id="2745" w:author="Roop Yekollu" w:date="2017-02-23T16:27:00Z"/>
                <w:rFonts w:ascii="Calibri" w:eastAsia="Times New Roman" w:hAnsi="Calibri" w:cs="Calibri"/>
                <w:color w:val="000000"/>
                <w:sz w:val="16"/>
                <w:szCs w:val="16"/>
                <w:rPrChange w:id="2746" w:author="Michael Petite" w:date="2017-02-23T17:59:00Z">
                  <w:rPr>
                    <w:ins w:id="2747" w:author="Roop Yekollu" w:date="2017-02-23T16:27:00Z"/>
                    <w:rFonts w:ascii="Calibri" w:eastAsia="Times New Roman" w:hAnsi="Calibri" w:cs="Calibri"/>
                    <w:color w:val="000000"/>
                    <w:sz w:val="18"/>
                    <w:szCs w:val="18"/>
                  </w:rPr>
                </w:rPrChange>
              </w:rPr>
            </w:pPr>
            <w:ins w:id="2748" w:author="Roop Yekollu" w:date="2017-02-23T16:27:00Z">
              <w:r w:rsidRPr="0029053D">
                <w:rPr>
                  <w:rFonts w:ascii="Calibri" w:eastAsia="Times New Roman" w:hAnsi="Calibri" w:cs="Calibri"/>
                  <w:color w:val="000000"/>
                  <w:sz w:val="16"/>
                  <w:szCs w:val="16"/>
                  <w:rPrChange w:id="2749"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750"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2138F36D" w14:textId="77777777" w:rsidR="0029053D" w:rsidRPr="0029053D" w:rsidRDefault="0029053D" w:rsidP="000206F9">
            <w:pPr>
              <w:spacing w:before="0" w:after="0" w:line="240" w:lineRule="auto"/>
              <w:jc w:val="center"/>
              <w:rPr>
                <w:ins w:id="2751" w:author="Roop Yekollu" w:date="2017-02-23T16:27:00Z"/>
                <w:rFonts w:ascii="Calibri" w:eastAsia="Times New Roman" w:hAnsi="Calibri" w:cs="Calibri"/>
                <w:color w:val="000000"/>
                <w:sz w:val="16"/>
                <w:szCs w:val="16"/>
                <w:rPrChange w:id="2752" w:author="Michael Petite" w:date="2017-02-23T17:59:00Z">
                  <w:rPr>
                    <w:ins w:id="2753" w:author="Roop Yekollu" w:date="2017-02-23T16:27:00Z"/>
                    <w:rFonts w:ascii="Calibri" w:eastAsia="Times New Roman" w:hAnsi="Calibri" w:cs="Calibri"/>
                    <w:color w:val="000000"/>
                    <w:sz w:val="18"/>
                    <w:szCs w:val="18"/>
                  </w:rPr>
                </w:rPrChange>
              </w:rPr>
            </w:pPr>
            <w:ins w:id="2754" w:author="Roop Yekollu" w:date="2017-02-23T16:27:00Z">
              <w:r w:rsidRPr="0029053D">
                <w:rPr>
                  <w:rFonts w:ascii="Calibri" w:eastAsia="Times New Roman" w:hAnsi="Calibri" w:cs="Calibri"/>
                  <w:color w:val="000000"/>
                  <w:sz w:val="16"/>
                  <w:szCs w:val="16"/>
                  <w:rPrChange w:id="2755"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2756"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20DF655B" w14:textId="77777777" w:rsidR="0029053D" w:rsidRPr="0029053D" w:rsidRDefault="0029053D" w:rsidP="000206F9">
            <w:pPr>
              <w:spacing w:before="0" w:after="0" w:line="240" w:lineRule="auto"/>
              <w:jc w:val="center"/>
              <w:rPr>
                <w:ins w:id="2757" w:author="Roop Yekollu" w:date="2017-02-23T16:27:00Z"/>
                <w:rFonts w:ascii="Calibri" w:eastAsia="Times New Roman" w:hAnsi="Calibri" w:cs="Calibri"/>
                <w:color w:val="000000"/>
                <w:sz w:val="16"/>
                <w:szCs w:val="16"/>
                <w:rPrChange w:id="2758" w:author="Michael Petite" w:date="2017-02-23T17:59:00Z">
                  <w:rPr>
                    <w:ins w:id="2759" w:author="Roop Yekollu" w:date="2017-02-23T16:27:00Z"/>
                    <w:rFonts w:ascii="Calibri" w:eastAsia="Times New Roman" w:hAnsi="Calibri" w:cs="Calibri"/>
                    <w:color w:val="000000"/>
                    <w:sz w:val="18"/>
                    <w:szCs w:val="18"/>
                  </w:rPr>
                </w:rPrChange>
              </w:rPr>
            </w:pPr>
            <w:ins w:id="2760" w:author="Roop Yekollu" w:date="2017-02-23T16:27:00Z">
              <w:r w:rsidRPr="0029053D">
                <w:rPr>
                  <w:rFonts w:ascii="Calibri" w:eastAsia="Times New Roman" w:hAnsi="Calibri" w:cs="Calibri"/>
                  <w:color w:val="000000"/>
                  <w:sz w:val="16"/>
                  <w:szCs w:val="16"/>
                  <w:rPrChange w:id="2761"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2762"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354015D9" w14:textId="77777777" w:rsidR="0029053D" w:rsidRPr="0029053D" w:rsidRDefault="0029053D" w:rsidP="000206F9">
            <w:pPr>
              <w:spacing w:before="0" w:after="0" w:line="240" w:lineRule="auto"/>
              <w:jc w:val="center"/>
              <w:rPr>
                <w:ins w:id="2763" w:author="Roop Yekollu" w:date="2017-02-23T16:27:00Z"/>
                <w:rFonts w:ascii="Calibri" w:eastAsia="Times New Roman" w:hAnsi="Calibri" w:cs="Calibri"/>
                <w:color w:val="000000"/>
                <w:sz w:val="16"/>
                <w:szCs w:val="16"/>
                <w:rPrChange w:id="2764" w:author="Michael Petite" w:date="2017-02-23T17:59:00Z">
                  <w:rPr>
                    <w:ins w:id="2765" w:author="Roop Yekollu" w:date="2017-02-23T16:27:00Z"/>
                    <w:rFonts w:ascii="Calibri" w:eastAsia="Times New Roman" w:hAnsi="Calibri" w:cs="Calibri"/>
                    <w:color w:val="000000"/>
                    <w:sz w:val="18"/>
                    <w:szCs w:val="18"/>
                  </w:rPr>
                </w:rPrChange>
              </w:rPr>
            </w:pPr>
            <w:ins w:id="2766" w:author="Roop Yekollu" w:date="2017-02-23T16:27:00Z">
              <w:r w:rsidRPr="0029053D">
                <w:rPr>
                  <w:rFonts w:ascii="Calibri" w:eastAsia="Times New Roman" w:hAnsi="Calibri" w:cs="Calibri"/>
                  <w:color w:val="000000"/>
                  <w:sz w:val="16"/>
                  <w:szCs w:val="16"/>
                  <w:rPrChange w:id="2767"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768"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7D6A9D8E" w14:textId="77777777" w:rsidR="0029053D" w:rsidRPr="0029053D" w:rsidRDefault="0029053D" w:rsidP="000206F9">
            <w:pPr>
              <w:spacing w:before="0" w:after="0" w:line="240" w:lineRule="auto"/>
              <w:jc w:val="center"/>
              <w:rPr>
                <w:ins w:id="2769" w:author="Roop Yekollu" w:date="2017-02-23T16:27:00Z"/>
                <w:rFonts w:ascii="Calibri" w:eastAsia="Times New Roman" w:hAnsi="Calibri" w:cs="Calibri"/>
                <w:color w:val="000000"/>
                <w:sz w:val="16"/>
                <w:szCs w:val="16"/>
                <w:rPrChange w:id="2770" w:author="Michael Petite" w:date="2017-02-23T17:59:00Z">
                  <w:rPr>
                    <w:ins w:id="2771" w:author="Roop Yekollu" w:date="2017-02-23T16:27:00Z"/>
                    <w:rFonts w:ascii="Calibri" w:eastAsia="Times New Roman" w:hAnsi="Calibri" w:cs="Calibri"/>
                    <w:color w:val="000000"/>
                    <w:sz w:val="18"/>
                    <w:szCs w:val="18"/>
                  </w:rPr>
                </w:rPrChange>
              </w:rPr>
            </w:pPr>
            <w:ins w:id="2772" w:author="Roop Yekollu" w:date="2017-02-23T16:27:00Z">
              <w:r w:rsidRPr="0029053D">
                <w:rPr>
                  <w:rFonts w:ascii="Calibri" w:eastAsia="Times New Roman" w:hAnsi="Calibri" w:cs="Calibri"/>
                  <w:color w:val="000000"/>
                  <w:sz w:val="16"/>
                  <w:szCs w:val="16"/>
                  <w:rPrChange w:id="2773"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774"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7E2B4000" w14:textId="77777777" w:rsidR="0029053D" w:rsidRPr="0029053D" w:rsidRDefault="0029053D" w:rsidP="000206F9">
            <w:pPr>
              <w:spacing w:before="0" w:after="0" w:line="240" w:lineRule="auto"/>
              <w:jc w:val="center"/>
              <w:rPr>
                <w:ins w:id="2775" w:author="Roop Yekollu" w:date="2017-02-23T16:27:00Z"/>
                <w:rFonts w:ascii="Calibri" w:eastAsia="Times New Roman" w:hAnsi="Calibri" w:cs="Calibri"/>
                <w:color w:val="000000"/>
                <w:sz w:val="16"/>
                <w:szCs w:val="16"/>
                <w:rPrChange w:id="2776" w:author="Michael Petite" w:date="2017-02-23T17:59:00Z">
                  <w:rPr>
                    <w:ins w:id="2777" w:author="Roop Yekollu" w:date="2017-02-23T16:27:00Z"/>
                    <w:rFonts w:ascii="Calibri" w:eastAsia="Times New Roman" w:hAnsi="Calibri" w:cs="Calibri"/>
                    <w:color w:val="000000"/>
                    <w:sz w:val="18"/>
                    <w:szCs w:val="18"/>
                  </w:rPr>
                </w:rPrChange>
              </w:rPr>
            </w:pPr>
            <w:ins w:id="2778" w:author="Roop Yekollu" w:date="2017-02-23T16:27:00Z">
              <w:r w:rsidRPr="0029053D">
                <w:rPr>
                  <w:rFonts w:ascii="Calibri" w:eastAsia="Times New Roman" w:hAnsi="Calibri" w:cs="Calibri"/>
                  <w:color w:val="000000"/>
                  <w:sz w:val="16"/>
                  <w:szCs w:val="16"/>
                  <w:rPrChange w:id="2779"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2780"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5C434419" w14:textId="77777777" w:rsidR="0029053D" w:rsidRPr="0029053D" w:rsidRDefault="0029053D" w:rsidP="000206F9">
            <w:pPr>
              <w:spacing w:before="0" w:after="0" w:line="240" w:lineRule="auto"/>
              <w:rPr>
                <w:ins w:id="2781" w:author="Roop Yekollu" w:date="2017-02-23T16:27:00Z"/>
                <w:rFonts w:ascii="Calibri" w:eastAsia="Times New Roman" w:hAnsi="Calibri" w:cs="Calibri"/>
                <w:color w:val="000000"/>
                <w:sz w:val="16"/>
                <w:szCs w:val="16"/>
                <w:rPrChange w:id="2782" w:author="Michael Petite" w:date="2017-02-23T17:59:00Z">
                  <w:rPr>
                    <w:ins w:id="2783" w:author="Roop Yekollu" w:date="2017-02-23T16:27:00Z"/>
                    <w:rFonts w:ascii="Calibri" w:eastAsia="Times New Roman" w:hAnsi="Calibri" w:cs="Calibri"/>
                    <w:color w:val="000000"/>
                    <w:sz w:val="18"/>
                    <w:szCs w:val="18"/>
                  </w:rPr>
                </w:rPrChange>
              </w:rPr>
            </w:pPr>
            <w:ins w:id="2784" w:author="Roop Yekollu" w:date="2017-02-23T16:27:00Z">
              <w:r w:rsidRPr="0029053D">
                <w:rPr>
                  <w:rFonts w:ascii="Calibri" w:eastAsia="Times New Roman" w:hAnsi="Calibri" w:cs="Calibri"/>
                  <w:color w:val="000000"/>
                  <w:sz w:val="16"/>
                  <w:szCs w:val="16"/>
                  <w:rPrChange w:id="2785" w:author="Michael Petite" w:date="2017-02-23T17:59:00Z">
                    <w:rPr>
                      <w:rFonts w:ascii="Calibri" w:eastAsia="Times New Roman" w:hAnsi="Calibri" w:cs="Calibri"/>
                      <w:color w:val="000000"/>
                      <w:sz w:val="18"/>
                      <w:szCs w:val="18"/>
                    </w:rPr>
                  </w:rPrChange>
                </w:rPr>
                <w:t> </w:t>
              </w:r>
            </w:ins>
          </w:p>
        </w:tc>
      </w:tr>
      <w:tr w:rsidR="002D581C" w:rsidRPr="0029053D" w14:paraId="202DD1DE" w14:textId="77777777" w:rsidTr="002D581C">
        <w:trPr>
          <w:trHeight w:val="580"/>
          <w:ins w:id="2786" w:author="Roop Yekollu" w:date="2017-02-23T16:27:00Z"/>
          <w:trPrChange w:id="2787" w:author="Michael Petite" w:date="2017-02-23T18:06:00Z">
            <w:trPr>
              <w:trHeight w:val="580"/>
            </w:trPr>
          </w:trPrChange>
        </w:trPr>
        <w:tc>
          <w:tcPr>
            <w:tcW w:w="1323" w:type="dxa"/>
            <w:tcBorders>
              <w:top w:val="nil"/>
              <w:left w:val="single" w:sz="4" w:space="0" w:color="auto"/>
              <w:bottom w:val="single" w:sz="4" w:space="0" w:color="auto"/>
              <w:right w:val="single" w:sz="4" w:space="0" w:color="auto"/>
            </w:tcBorders>
            <w:shd w:val="clear" w:color="000000" w:fill="E2EFDA"/>
            <w:vAlign w:val="center"/>
            <w:hideMark/>
            <w:tcPrChange w:id="2788" w:author="Michael Petite" w:date="2017-02-23T18:06:00Z">
              <w:tcPr>
                <w:tcW w:w="1638" w:type="dxa"/>
                <w:tcBorders>
                  <w:top w:val="nil"/>
                  <w:left w:val="single" w:sz="4" w:space="0" w:color="auto"/>
                  <w:bottom w:val="single" w:sz="4" w:space="0" w:color="auto"/>
                  <w:right w:val="single" w:sz="4" w:space="0" w:color="auto"/>
                </w:tcBorders>
                <w:shd w:val="clear" w:color="000000" w:fill="E2EFDA"/>
                <w:vAlign w:val="center"/>
                <w:hideMark/>
              </w:tcPr>
            </w:tcPrChange>
          </w:tcPr>
          <w:p w14:paraId="3E24BBE3" w14:textId="77777777" w:rsidR="0029053D" w:rsidRPr="0029053D" w:rsidRDefault="0029053D" w:rsidP="000206F9">
            <w:pPr>
              <w:spacing w:before="0" w:after="0" w:line="240" w:lineRule="auto"/>
              <w:rPr>
                <w:ins w:id="2789" w:author="Roop Yekollu" w:date="2017-02-23T16:27:00Z"/>
                <w:rFonts w:ascii="Calibri" w:eastAsia="Times New Roman" w:hAnsi="Calibri" w:cs="Calibri"/>
                <w:sz w:val="16"/>
                <w:szCs w:val="16"/>
                <w:rPrChange w:id="2790" w:author="Michael Petite" w:date="2017-02-23T17:59:00Z">
                  <w:rPr>
                    <w:ins w:id="2791" w:author="Roop Yekollu" w:date="2017-02-23T16:27:00Z"/>
                    <w:rFonts w:ascii="Calibri" w:eastAsia="Times New Roman" w:hAnsi="Calibri" w:cs="Calibri"/>
                    <w:sz w:val="22"/>
                    <w:szCs w:val="22"/>
                  </w:rPr>
                </w:rPrChange>
              </w:rPr>
            </w:pPr>
            <w:ins w:id="2792" w:author="Roop Yekollu" w:date="2017-02-23T16:27:00Z">
              <w:r w:rsidRPr="0029053D">
                <w:rPr>
                  <w:rFonts w:ascii="Calibri" w:eastAsia="Times New Roman" w:hAnsi="Calibri" w:cs="Calibri"/>
                  <w:sz w:val="16"/>
                  <w:szCs w:val="16"/>
                  <w:rPrChange w:id="2793" w:author="Michael Petite" w:date="2017-02-23T17:59:00Z">
                    <w:rPr>
                      <w:rFonts w:ascii="Calibri" w:eastAsia="Times New Roman" w:hAnsi="Calibri" w:cs="Calibri"/>
                      <w:sz w:val="22"/>
                      <w:szCs w:val="22"/>
                    </w:rPr>
                  </w:rPrChange>
                </w:rPr>
                <w:t xml:space="preserve">Third Party Service Retention </w:t>
              </w:r>
            </w:ins>
          </w:p>
        </w:tc>
        <w:tc>
          <w:tcPr>
            <w:tcW w:w="882" w:type="dxa"/>
            <w:tcBorders>
              <w:top w:val="nil"/>
              <w:left w:val="nil"/>
              <w:bottom w:val="single" w:sz="4" w:space="0" w:color="auto"/>
              <w:right w:val="single" w:sz="4" w:space="0" w:color="auto"/>
            </w:tcBorders>
            <w:shd w:val="clear" w:color="auto" w:fill="auto"/>
            <w:noWrap/>
            <w:vAlign w:val="bottom"/>
            <w:hideMark/>
            <w:tcPrChange w:id="2794" w:author="Michael Petite" w:date="2017-02-23T18:06:00Z">
              <w:tcPr>
                <w:tcW w:w="882" w:type="dxa"/>
                <w:tcBorders>
                  <w:top w:val="nil"/>
                  <w:left w:val="nil"/>
                  <w:bottom w:val="single" w:sz="4" w:space="0" w:color="auto"/>
                  <w:right w:val="single" w:sz="4" w:space="0" w:color="auto"/>
                </w:tcBorders>
                <w:shd w:val="clear" w:color="auto" w:fill="auto"/>
                <w:noWrap/>
                <w:vAlign w:val="bottom"/>
                <w:hideMark/>
              </w:tcPr>
            </w:tcPrChange>
          </w:tcPr>
          <w:p w14:paraId="2248D10D" w14:textId="77777777" w:rsidR="0029053D" w:rsidRPr="0029053D" w:rsidRDefault="0029053D" w:rsidP="000206F9">
            <w:pPr>
              <w:spacing w:before="0" w:after="0" w:line="240" w:lineRule="auto"/>
              <w:rPr>
                <w:ins w:id="2795" w:author="Roop Yekollu" w:date="2017-02-23T16:27:00Z"/>
                <w:rFonts w:ascii="Calibri" w:eastAsia="Times New Roman" w:hAnsi="Calibri" w:cs="Calibri"/>
                <w:color w:val="000000"/>
                <w:sz w:val="16"/>
                <w:szCs w:val="16"/>
                <w:rPrChange w:id="2796" w:author="Michael Petite" w:date="2017-02-23T17:59:00Z">
                  <w:rPr>
                    <w:ins w:id="2797" w:author="Roop Yekollu" w:date="2017-02-23T16:27:00Z"/>
                    <w:rFonts w:ascii="Calibri" w:eastAsia="Times New Roman" w:hAnsi="Calibri" w:cs="Calibri"/>
                    <w:color w:val="000000"/>
                    <w:sz w:val="22"/>
                    <w:szCs w:val="22"/>
                  </w:rPr>
                </w:rPrChange>
              </w:rPr>
            </w:pPr>
            <w:ins w:id="2798" w:author="Roop Yekollu" w:date="2017-02-23T16:27:00Z">
              <w:r w:rsidRPr="0029053D">
                <w:rPr>
                  <w:rFonts w:ascii="Calibri" w:eastAsia="Times New Roman" w:hAnsi="Calibri" w:cs="Calibri"/>
                  <w:color w:val="000000"/>
                  <w:sz w:val="16"/>
                  <w:szCs w:val="16"/>
                  <w:rPrChange w:id="2799" w:author="Michael Petite" w:date="2017-02-23T17:59:00Z">
                    <w:rPr>
                      <w:rFonts w:ascii="Calibri" w:eastAsia="Times New Roman" w:hAnsi="Calibri" w:cs="Calibri"/>
                      <w:color w:val="000000"/>
                      <w:sz w:val="22"/>
                      <w:szCs w:val="22"/>
                    </w:rPr>
                  </w:rPrChange>
                </w:rPr>
                <w:t>Grants and Donations</w:t>
              </w:r>
            </w:ins>
          </w:p>
        </w:tc>
        <w:tc>
          <w:tcPr>
            <w:tcW w:w="720" w:type="dxa"/>
            <w:tcBorders>
              <w:top w:val="nil"/>
              <w:left w:val="nil"/>
              <w:bottom w:val="single" w:sz="4" w:space="0" w:color="auto"/>
              <w:right w:val="single" w:sz="4" w:space="0" w:color="auto"/>
            </w:tcBorders>
            <w:shd w:val="clear" w:color="000000" w:fill="9BC2E6"/>
            <w:vAlign w:val="center"/>
            <w:hideMark/>
            <w:tcPrChange w:id="2800"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5E88B48A" w14:textId="77777777" w:rsidR="0029053D" w:rsidRPr="0029053D" w:rsidRDefault="0029053D" w:rsidP="000206F9">
            <w:pPr>
              <w:spacing w:before="0" w:after="0" w:line="240" w:lineRule="auto"/>
              <w:jc w:val="center"/>
              <w:rPr>
                <w:ins w:id="2801" w:author="Roop Yekollu" w:date="2017-02-23T16:27:00Z"/>
                <w:rFonts w:ascii="Calibri" w:eastAsia="Times New Roman" w:hAnsi="Calibri" w:cs="Calibri"/>
                <w:color w:val="000000"/>
                <w:sz w:val="16"/>
                <w:szCs w:val="16"/>
                <w:rPrChange w:id="2802" w:author="Michael Petite" w:date="2017-02-23T17:59:00Z">
                  <w:rPr>
                    <w:ins w:id="2803" w:author="Roop Yekollu" w:date="2017-02-23T16:27:00Z"/>
                    <w:rFonts w:ascii="Calibri" w:eastAsia="Times New Roman" w:hAnsi="Calibri" w:cs="Calibri"/>
                    <w:color w:val="000000"/>
                    <w:sz w:val="18"/>
                    <w:szCs w:val="18"/>
                  </w:rPr>
                </w:rPrChange>
              </w:rPr>
            </w:pPr>
            <w:ins w:id="2804" w:author="Roop Yekollu" w:date="2017-02-23T16:27:00Z">
              <w:r w:rsidRPr="0029053D">
                <w:rPr>
                  <w:rFonts w:ascii="Calibri" w:eastAsia="Times New Roman" w:hAnsi="Calibri" w:cs="Calibri"/>
                  <w:color w:val="000000"/>
                  <w:sz w:val="16"/>
                  <w:szCs w:val="16"/>
                  <w:rPrChange w:id="2805"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806" w:author="Michael Petite" w:date="2017-02-23T18:06:00Z">
              <w:tcPr>
                <w:tcW w:w="630" w:type="dxa"/>
                <w:tcBorders>
                  <w:top w:val="nil"/>
                  <w:left w:val="nil"/>
                  <w:bottom w:val="single" w:sz="4" w:space="0" w:color="auto"/>
                  <w:right w:val="single" w:sz="4" w:space="0" w:color="auto"/>
                </w:tcBorders>
                <w:shd w:val="clear" w:color="000000" w:fill="9BC2E6"/>
                <w:vAlign w:val="center"/>
                <w:hideMark/>
              </w:tcPr>
            </w:tcPrChange>
          </w:tcPr>
          <w:p w14:paraId="3D8303A6" w14:textId="77777777" w:rsidR="0029053D" w:rsidRPr="0029053D" w:rsidRDefault="0029053D" w:rsidP="000206F9">
            <w:pPr>
              <w:spacing w:before="0" w:after="0" w:line="240" w:lineRule="auto"/>
              <w:jc w:val="center"/>
              <w:rPr>
                <w:ins w:id="2807" w:author="Roop Yekollu" w:date="2017-02-23T16:27:00Z"/>
                <w:rFonts w:ascii="Calibri" w:eastAsia="Times New Roman" w:hAnsi="Calibri" w:cs="Calibri"/>
                <w:color w:val="000000"/>
                <w:sz w:val="16"/>
                <w:szCs w:val="16"/>
                <w:rPrChange w:id="2808" w:author="Michael Petite" w:date="2017-02-23T17:59:00Z">
                  <w:rPr>
                    <w:ins w:id="2809" w:author="Roop Yekollu" w:date="2017-02-23T16:27:00Z"/>
                    <w:rFonts w:ascii="Calibri" w:eastAsia="Times New Roman" w:hAnsi="Calibri" w:cs="Calibri"/>
                    <w:color w:val="000000"/>
                    <w:sz w:val="18"/>
                    <w:szCs w:val="18"/>
                  </w:rPr>
                </w:rPrChange>
              </w:rPr>
            </w:pPr>
            <w:ins w:id="2810" w:author="Roop Yekollu" w:date="2017-02-23T16:27:00Z">
              <w:r w:rsidRPr="0029053D">
                <w:rPr>
                  <w:rFonts w:ascii="Calibri" w:eastAsia="Times New Roman" w:hAnsi="Calibri" w:cs="Calibri"/>
                  <w:color w:val="000000"/>
                  <w:sz w:val="16"/>
                  <w:szCs w:val="16"/>
                  <w:rPrChange w:id="2811" w:author="Michael Petite" w:date="2017-02-23T17:59:00Z">
                    <w:rPr>
                      <w:rFonts w:ascii="Calibri" w:eastAsia="Times New Roman" w:hAnsi="Calibri" w:cs="Calibri"/>
                      <w:color w:val="000000"/>
                      <w:sz w:val="18"/>
                      <w:szCs w:val="18"/>
                    </w:rPr>
                  </w:rPrChange>
                </w:rPr>
                <w:t>x</w:t>
              </w:r>
            </w:ins>
          </w:p>
        </w:tc>
        <w:tc>
          <w:tcPr>
            <w:tcW w:w="720" w:type="dxa"/>
            <w:tcBorders>
              <w:top w:val="nil"/>
              <w:left w:val="nil"/>
              <w:bottom w:val="single" w:sz="4" w:space="0" w:color="auto"/>
              <w:right w:val="single" w:sz="4" w:space="0" w:color="auto"/>
            </w:tcBorders>
            <w:shd w:val="clear" w:color="000000" w:fill="9BC2E6"/>
            <w:vAlign w:val="center"/>
            <w:hideMark/>
            <w:tcPrChange w:id="2812" w:author="Michael Petite" w:date="2017-02-23T18:06:00Z">
              <w:tcPr>
                <w:tcW w:w="720" w:type="dxa"/>
                <w:tcBorders>
                  <w:top w:val="nil"/>
                  <w:left w:val="nil"/>
                  <w:bottom w:val="single" w:sz="4" w:space="0" w:color="auto"/>
                  <w:right w:val="single" w:sz="4" w:space="0" w:color="auto"/>
                </w:tcBorders>
                <w:shd w:val="clear" w:color="000000" w:fill="9BC2E6"/>
                <w:vAlign w:val="center"/>
                <w:hideMark/>
              </w:tcPr>
            </w:tcPrChange>
          </w:tcPr>
          <w:p w14:paraId="662FD843" w14:textId="77777777" w:rsidR="0029053D" w:rsidRPr="0029053D" w:rsidRDefault="0029053D" w:rsidP="000206F9">
            <w:pPr>
              <w:spacing w:before="0" w:after="0" w:line="240" w:lineRule="auto"/>
              <w:jc w:val="center"/>
              <w:rPr>
                <w:ins w:id="2813" w:author="Roop Yekollu" w:date="2017-02-23T16:27:00Z"/>
                <w:rFonts w:ascii="Calibri" w:eastAsia="Times New Roman" w:hAnsi="Calibri" w:cs="Calibri"/>
                <w:color w:val="000000"/>
                <w:sz w:val="16"/>
                <w:szCs w:val="16"/>
                <w:rPrChange w:id="2814" w:author="Michael Petite" w:date="2017-02-23T17:59:00Z">
                  <w:rPr>
                    <w:ins w:id="2815" w:author="Roop Yekollu" w:date="2017-02-23T16:27:00Z"/>
                    <w:rFonts w:ascii="Calibri" w:eastAsia="Times New Roman" w:hAnsi="Calibri" w:cs="Calibri"/>
                    <w:color w:val="000000"/>
                    <w:sz w:val="18"/>
                    <w:szCs w:val="18"/>
                  </w:rPr>
                </w:rPrChange>
              </w:rPr>
            </w:pPr>
            <w:ins w:id="2816" w:author="Roop Yekollu" w:date="2017-02-23T16:27:00Z">
              <w:r w:rsidRPr="0029053D">
                <w:rPr>
                  <w:rFonts w:ascii="Calibri" w:eastAsia="Times New Roman" w:hAnsi="Calibri" w:cs="Calibri"/>
                  <w:color w:val="000000"/>
                  <w:sz w:val="16"/>
                  <w:szCs w:val="16"/>
                  <w:rPrChange w:id="2817"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auto" w:fill="auto"/>
            <w:vAlign w:val="center"/>
            <w:hideMark/>
            <w:tcPrChange w:id="2818" w:author="Michael Petite" w:date="2017-02-23T18:06:00Z">
              <w:tcPr>
                <w:tcW w:w="630" w:type="dxa"/>
                <w:tcBorders>
                  <w:top w:val="nil"/>
                  <w:left w:val="nil"/>
                  <w:bottom w:val="single" w:sz="4" w:space="0" w:color="auto"/>
                  <w:right w:val="single" w:sz="4" w:space="0" w:color="auto"/>
                </w:tcBorders>
                <w:shd w:val="clear" w:color="auto" w:fill="auto"/>
                <w:vAlign w:val="center"/>
                <w:hideMark/>
              </w:tcPr>
            </w:tcPrChange>
          </w:tcPr>
          <w:p w14:paraId="54885DD4" w14:textId="77777777" w:rsidR="0029053D" w:rsidRPr="0029053D" w:rsidRDefault="0029053D" w:rsidP="000206F9">
            <w:pPr>
              <w:spacing w:before="0" w:after="0" w:line="240" w:lineRule="auto"/>
              <w:jc w:val="center"/>
              <w:rPr>
                <w:ins w:id="2819" w:author="Roop Yekollu" w:date="2017-02-23T16:27:00Z"/>
                <w:rFonts w:ascii="Calibri" w:eastAsia="Times New Roman" w:hAnsi="Calibri" w:cs="Calibri"/>
                <w:color w:val="000000"/>
                <w:sz w:val="16"/>
                <w:szCs w:val="16"/>
                <w:rPrChange w:id="2820" w:author="Michael Petite" w:date="2017-02-23T17:59:00Z">
                  <w:rPr>
                    <w:ins w:id="2821" w:author="Roop Yekollu" w:date="2017-02-23T16:27:00Z"/>
                    <w:rFonts w:ascii="Calibri" w:eastAsia="Times New Roman" w:hAnsi="Calibri" w:cs="Calibri"/>
                    <w:color w:val="000000"/>
                    <w:sz w:val="18"/>
                    <w:szCs w:val="18"/>
                  </w:rPr>
                </w:rPrChange>
              </w:rPr>
            </w:pPr>
            <w:ins w:id="2822" w:author="Roop Yekollu" w:date="2017-02-23T16:27:00Z">
              <w:r w:rsidRPr="0029053D">
                <w:rPr>
                  <w:rFonts w:ascii="Calibri" w:eastAsia="Times New Roman" w:hAnsi="Calibri" w:cs="Calibri"/>
                  <w:color w:val="000000"/>
                  <w:sz w:val="16"/>
                  <w:szCs w:val="16"/>
                  <w:rPrChange w:id="2823" w:author="Michael Petite" w:date="2017-02-23T17:59:00Z">
                    <w:rPr>
                      <w:rFonts w:ascii="Calibri" w:eastAsia="Times New Roman" w:hAnsi="Calibri" w:cs="Calibri"/>
                      <w:color w:val="000000"/>
                      <w:sz w:val="18"/>
                      <w:szCs w:val="18"/>
                    </w:rPr>
                  </w:rPrChange>
                </w:rPr>
                <w:t> </w:t>
              </w:r>
            </w:ins>
          </w:p>
        </w:tc>
        <w:tc>
          <w:tcPr>
            <w:tcW w:w="720" w:type="dxa"/>
            <w:tcBorders>
              <w:top w:val="nil"/>
              <w:left w:val="nil"/>
              <w:bottom w:val="single" w:sz="4" w:space="0" w:color="auto"/>
              <w:right w:val="single" w:sz="4" w:space="0" w:color="auto"/>
            </w:tcBorders>
            <w:shd w:val="clear" w:color="auto" w:fill="auto"/>
            <w:vAlign w:val="center"/>
            <w:hideMark/>
            <w:tcPrChange w:id="2824" w:author="Michael Petite" w:date="2017-02-23T18:06:00Z">
              <w:tcPr>
                <w:tcW w:w="720" w:type="dxa"/>
                <w:tcBorders>
                  <w:top w:val="nil"/>
                  <w:left w:val="nil"/>
                  <w:bottom w:val="single" w:sz="4" w:space="0" w:color="auto"/>
                  <w:right w:val="single" w:sz="4" w:space="0" w:color="auto"/>
                </w:tcBorders>
                <w:shd w:val="clear" w:color="auto" w:fill="auto"/>
                <w:vAlign w:val="center"/>
                <w:hideMark/>
              </w:tcPr>
            </w:tcPrChange>
          </w:tcPr>
          <w:p w14:paraId="0751FC97" w14:textId="77777777" w:rsidR="0029053D" w:rsidRPr="0029053D" w:rsidRDefault="0029053D" w:rsidP="000206F9">
            <w:pPr>
              <w:spacing w:before="0" w:after="0" w:line="240" w:lineRule="auto"/>
              <w:jc w:val="center"/>
              <w:rPr>
                <w:ins w:id="2825" w:author="Roop Yekollu" w:date="2017-02-23T16:27:00Z"/>
                <w:rFonts w:ascii="Calibri" w:eastAsia="Times New Roman" w:hAnsi="Calibri" w:cs="Calibri"/>
                <w:color w:val="000000"/>
                <w:sz w:val="16"/>
                <w:szCs w:val="16"/>
                <w:rPrChange w:id="2826" w:author="Michael Petite" w:date="2017-02-23T17:59:00Z">
                  <w:rPr>
                    <w:ins w:id="2827" w:author="Roop Yekollu" w:date="2017-02-23T16:27:00Z"/>
                    <w:rFonts w:ascii="Calibri" w:eastAsia="Times New Roman" w:hAnsi="Calibri" w:cs="Calibri"/>
                    <w:color w:val="000000"/>
                    <w:sz w:val="18"/>
                    <w:szCs w:val="18"/>
                  </w:rPr>
                </w:rPrChange>
              </w:rPr>
            </w:pPr>
            <w:ins w:id="2828" w:author="Roop Yekollu" w:date="2017-02-23T16:27:00Z">
              <w:r w:rsidRPr="0029053D">
                <w:rPr>
                  <w:rFonts w:ascii="Calibri" w:eastAsia="Times New Roman" w:hAnsi="Calibri" w:cs="Calibri"/>
                  <w:color w:val="000000"/>
                  <w:sz w:val="16"/>
                  <w:szCs w:val="16"/>
                  <w:rPrChange w:id="2829" w:author="Michael Petite" w:date="2017-02-23T17:59:00Z">
                    <w:rPr>
                      <w:rFonts w:ascii="Calibri" w:eastAsia="Times New Roman" w:hAnsi="Calibri" w:cs="Calibri"/>
                      <w:color w:val="000000"/>
                      <w:sz w:val="18"/>
                      <w:szCs w:val="18"/>
                    </w:rPr>
                  </w:rPrChange>
                </w:rPr>
                <w:t> </w:t>
              </w:r>
            </w:ins>
          </w:p>
        </w:tc>
        <w:tc>
          <w:tcPr>
            <w:tcW w:w="900" w:type="dxa"/>
            <w:tcBorders>
              <w:top w:val="nil"/>
              <w:left w:val="nil"/>
              <w:bottom w:val="single" w:sz="4" w:space="0" w:color="auto"/>
              <w:right w:val="single" w:sz="4" w:space="0" w:color="auto"/>
            </w:tcBorders>
            <w:shd w:val="clear" w:color="000000" w:fill="9BC2E6"/>
            <w:vAlign w:val="center"/>
            <w:hideMark/>
            <w:tcPrChange w:id="2830"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6F53DCF5" w14:textId="77777777" w:rsidR="0029053D" w:rsidRPr="0029053D" w:rsidRDefault="0029053D" w:rsidP="000206F9">
            <w:pPr>
              <w:spacing w:before="0" w:after="0" w:line="240" w:lineRule="auto"/>
              <w:jc w:val="center"/>
              <w:rPr>
                <w:ins w:id="2831" w:author="Roop Yekollu" w:date="2017-02-23T16:27:00Z"/>
                <w:rFonts w:ascii="Calibri" w:eastAsia="Times New Roman" w:hAnsi="Calibri" w:cs="Calibri"/>
                <w:color w:val="000000"/>
                <w:sz w:val="16"/>
                <w:szCs w:val="16"/>
                <w:rPrChange w:id="2832" w:author="Michael Petite" w:date="2017-02-23T17:59:00Z">
                  <w:rPr>
                    <w:ins w:id="2833" w:author="Roop Yekollu" w:date="2017-02-23T16:27:00Z"/>
                    <w:rFonts w:ascii="Calibri" w:eastAsia="Times New Roman" w:hAnsi="Calibri" w:cs="Calibri"/>
                    <w:color w:val="000000"/>
                    <w:sz w:val="18"/>
                    <w:szCs w:val="18"/>
                  </w:rPr>
                </w:rPrChange>
              </w:rPr>
            </w:pPr>
            <w:ins w:id="2834" w:author="Roop Yekollu" w:date="2017-02-23T16:27:00Z">
              <w:r w:rsidRPr="0029053D">
                <w:rPr>
                  <w:rFonts w:ascii="Calibri" w:eastAsia="Times New Roman" w:hAnsi="Calibri" w:cs="Calibri"/>
                  <w:color w:val="000000"/>
                  <w:sz w:val="16"/>
                  <w:szCs w:val="16"/>
                  <w:rPrChange w:id="2835" w:author="Michael Petite" w:date="2017-02-23T17:59:00Z">
                    <w:rPr>
                      <w:rFonts w:ascii="Calibri" w:eastAsia="Times New Roman" w:hAnsi="Calibri" w:cs="Calibri"/>
                      <w:color w:val="000000"/>
                      <w:sz w:val="18"/>
                      <w:szCs w:val="18"/>
                    </w:rPr>
                  </w:rPrChange>
                </w:rPr>
                <w:t>x</w:t>
              </w:r>
            </w:ins>
          </w:p>
        </w:tc>
        <w:tc>
          <w:tcPr>
            <w:tcW w:w="360" w:type="dxa"/>
            <w:tcBorders>
              <w:top w:val="nil"/>
              <w:left w:val="nil"/>
              <w:bottom w:val="single" w:sz="4" w:space="0" w:color="auto"/>
              <w:right w:val="single" w:sz="4" w:space="0" w:color="auto"/>
            </w:tcBorders>
            <w:shd w:val="clear" w:color="auto" w:fill="auto"/>
            <w:vAlign w:val="center"/>
            <w:hideMark/>
            <w:tcPrChange w:id="2836" w:author="Michael Petite" w:date="2017-02-23T18:06:00Z">
              <w:tcPr>
                <w:tcW w:w="360" w:type="dxa"/>
                <w:tcBorders>
                  <w:top w:val="nil"/>
                  <w:left w:val="nil"/>
                  <w:bottom w:val="single" w:sz="4" w:space="0" w:color="auto"/>
                  <w:right w:val="single" w:sz="4" w:space="0" w:color="auto"/>
                </w:tcBorders>
                <w:shd w:val="clear" w:color="auto" w:fill="auto"/>
                <w:vAlign w:val="center"/>
                <w:hideMark/>
              </w:tcPr>
            </w:tcPrChange>
          </w:tcPr>
          <w:p w14:paraId="7F50945E" w14:textId="77777777" w:rsidR="0029053D" w:rsidRPr="0029053D" w:rsidRDefault="0029053D" w:rsidP="000206F9">
            <w:pPr>
              <w:spacing w:before="0" w:after="0" w:line="240" w:lineRule="auto"/>
              <w:jc w:val="center"/>
              <w:rPr>
                <w:ins w:id="2837" w:author="Roop Yekollu" w:date="2017-02-23T16:27:00Z"/>
                <w:rFonts w:ascii="Calibri" w:eastAsia="Times New Roman" w:hAnsi="Calibri" w:cs="Calibri"/>
                <w:color w:val="000000"/>
                <w:sz w:val="16"/>
                <w:szCs w:val="16"/>
                <w:rPrChange w:id="2838" w:author="Michael Petite" w:date="2017-02-23T17:59:00Z">
                  <w:rPr>
                    <w:ins w:id="2839" w:author="Roop Yekollu" w:date="2017-02-23T16:27:00Z"/>
                    <w:rFonts w:ascii="Calibri" w:eastAsia="Times New Roman" w:hAnsi="Calibri" w:cs="Calibri"/>
                    <w:color w:val="000000"/>
                    <w:sz w:val="18"/>
                    <w:szCs w:val="18"/>
                  </w:rPr>
                </w:rPrChange>
              </w:rPr>
            </w:pPr>
            <w:ins w:id="2840" w:author="Roop Yekollu" w:date="2017-02-23T16:27:00Z">
              <w:r w:rsidRPr="0029053D">
                <w:rPr>
                  <w:rFonts w:ascii="Calibri" w:eastAsia="Times New Roman" w:hAnsi="Calibri" w:cs="Calibri"/>
                  <w:color w:val="000000"/>
                  <w:sz w:val="16"/>
                  <w:szCs w:val="16"/>
                  <w:rPrChange w:id="2841"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842"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5158D39B" w14:textId="77777777" w:rsidR="0029053D" w:rsidRPr="0029053D" w:rsidRDefault="0029053D" w:rsidP="000206F9">
            <w:pPr>
              <w:spacing w:before="0" w:after="0" w:line="240" w:lineRule="auto"/>
              <w:jc w:val="center"/>
              <w:rPr>
                <w:ins w:id="2843" w:author="Roop Yekollu" w:date="2017-02-23T16:27:00Z"/>
                <w:rFonts w:ascii="Calibri" w:eastAsia="Times New Roman" w:hAnsi="Calibri" w:cs="Calibri"/>
                <w:color w:val="000000"/>
                <w:sz w:val="16"/>
                <w:szCs w:val="16"/>
                <w:rPrChange w:id="2844" w:author="Michael Petite" w:date="2017-02-23T17:59:00Z">
                  <w:rPr>
                    <w:ins w:id="2845" w:author="Roop Yekollu" w:date="2017-02-23T16:27:00Z"/>
                    <w:rFonts w:ascii="Calibri" w:eastAsia="Times New Roman" w:hAnsi="Calibri" w:cs="Calibri"/>
                    <w:color w:val="000000"/>
                    <w:sz w:val="18"/>
                    <w:szCs w:val="18"/>
                  </w:rPr>
                </w:rPrChange>
              </w:rPr>
            </w:pPr>
            <w:ins w:id="2846" w:author="Roop Yekollu" w:date="2017-02-23T16:27:00Z">
              <w:r w:rsidRPr="0029053D">
                <w:rPr>
                  <w:rFonts w:ascii="Calibri" w:eastAsia="Times New Roman" w:hAnsi="Calibri" w:cs="Calibri"/>
                  <w:color w:val="000000"/>
                  <w:sz w:val="16"/>
                  <w:szCs w:val="16"/>
                  <w:rPrChange w:id="2847" w:author="Michael Petite" w:date="2017-02-23T17:59:00Z">
                    <w:rPr>
                      <w:rFonts w:ascii="Calibri" w:eastAsia="Times New Roman" w:hAnsi="Calibri" w:cs="Calibri"/>
                      <w:color w:val="000000"/>
                      <w:sz w:val="18"/>
                      <w:szCs w:val="18"/>
                    </w:rPr>
                  </w:rPrChange>
                </w:rPr>
                <w:t>x</w:t>
              </w:r>
            </w:ins>
          </w:p>
        </w:tc>
        <w:tc>
          <w:tcPr>
            <w:tcW w:w="900" w:type="dxa"/>
            <w:tcBorders>
              <w:top w:val="nil"/>
              <w:left w:val="nil"/>
              <w:bottom w:val="single" w:sz="4" w:space="0" w:color="auto"/>
              <w:right w:val="single" w:sz="4" w:space="0" w:color="auto"/>
            </w:tcBorders>
            <w:shd w:val="clear" w:color="000000" w:fill="9BC2E6"/>
            <w:vAlign w:val="center"/>
            <w:hideMark/>
            <w:tcPrChange w:id="2848" w:author="Michael Petite" w:date="2017-02-23T18:06:00Z">
              <w:tcPr>
                <w:tcW w:w="900" w:type="dxa"/>
                <w:tcBorders>
                  <w:top w:val="nil"/>
                  <w:left w:val="nil"/>
                  <w:bottom w:val="single" w:sz="4" w:space="0" w:color="auto"/>
                  <w:right w:val="single" w:sz="4" w:space="0" w:color="auto"/>
                </w:tcBorders>
                <w:shd w:val="clear" w:color="000000" w:fill="9BC2E6"/>
                <w:vAlign w:val="center"/>
                <w:hideMark/>
              </w:tcPr>
            </w:tcPrChange>
          </w:tcPr>
          <w:p w14:paraId="57BACC15" w14:textId="77777777" w:rsidR="0029053D" w:rsidRPr="0029053D" w:rsidRDefault="0029053D" w:rsidP="000206F9">
            <w:pPr>
              <w:spacing w:before="0" w:after="0" w:line="240" w:lineRule="auto"/>
              <w:jc w:val="center"/>
              <w:rPr>
                <w:ins w:id="2849" w:author="Roop Yekollu" w:date="2017-02-23T16:27:00Z"/>
                <w:rFonts w:ascii="Calibri" w:eastAsia="Times New Roman" w:hAnsi="Calibri" w:cs="Calibri"/>
                <w:color w:val="000000"/>
                <w:sz w:val="16"/>
                <w:szCs w:val="16"/>
                <w:rPrChange w:id="2850" w:author="Michael Petite" w:date="2017-02-23T17:59:00Z">
                  <w:rPr>
                    <w:ins w:id="2851" w:author="Roop Yekollu" w:date="2017-02-23T16:27:00Z"/>
                    <w:rFonts w:ascii="Calibri" w:eastAsia="Times New Roman" w:hAnsi="Calibri" w:cs="Calibri"/>
                    <w:color w:val="000000"/>
                    <w:sz w:val="18"/>
                    <w:szCs w:val="18"/>
                  </w:rPr>
                </w:rPrChange>
              </w:rPr>
            </w:pPr>
            <w:ins w:id="2852" w:author="Roop Yekollu" w:date="2017-02-23T16:27:00Z">
              <w:r w:rsidRPr="0029053D">
                <w:rPr>
                  <w:rFonts w:ascii="Calibri" w:eastAsia="Times New Roman" w:hAnsi="Calibri" w:cs="Calibri"/>
                  <w:color w:val="000000"/>
                  <w:sz w:val="16"/>
                  <w:szCs w:val="16"/>
                  <w:rPrChange w:id="2853" w:author="Michael Petite" w:date="2017-02-23T17:59:00Z">
                    <w:rPr>
                      <w:rFonts w:ascii="Calibri" w:eastAsia="Times New Roman" w:hAnsi="Calibri" w:cs="Calibri"/>
                      <w:color w:val="000000"/>
                      <w:sz w:val="18"/>
                      <w:szCs w:val="18"/>
                    </w:rPr>
                  </w:rPrChange>
                </w:rPr>
                <w:t>x</w:t>
              </w:r>
            </w:ins>
          </w:p>
        </w:tc>
        <w:tc>
          <w:tcPr>
            <w:tcW w:w="540" w:type="dxa"/>
            <w:tcBorders>
              <w:top w:val="nil"/>
              <w:left w:val="nil"/>
              <w:bottom w:val="single" w:sz="4" w:space="0" w:color="auto"/>
              <w:right w:val="single" w:sz="4" w:space="0" w:color="auto"/>
            </w:tcBorders>
            <w:shd w:val="clear" w:color="auto" w:fill="auto"/>
            <w:vAlign w:val="center"/>
            <w:hideMark/>
            <w:tcPrChange w:id="2854" w:author="Michael Petite" w:date="2017-02-23T18:06:00Z">
              <w:tcPr>
                <w:tcW w:w="540" w:type="dxa"/>
                <w:tcBorders>
                  <w:top w:val="nil"/>
                  <w:left w:val="nil"/>
                  <w:bottom w:val="single" w:sz="4" w:space="0" w:color="auto"/>
                  <w:right w:val="single" w:sz="4" w:space="0" w:color="auto"/>
                </w:tcBorders>
                <w:shd w:val="clear" w:color="auto" w:fill="auto"/>
                <w:vAlign w:val="center"/>
                <w:hideMark/>
              </w:tcPr>
            </w:tcPrChange>
          </w:tcPr>
          <w:p w14:paraId="34341540" w14:textId="77777777" w:rsidR="0029053D" w:rsidRPr="0029053D" w:rsidRDefault="0029053D" w:rsidP="000206F9">
            <w:pPr>
              <w:spacing w:before="0" w:after="0" w:line="240" w:lineRule="auto"/>
              <w:jc w:val="center"/>
              <w:rPr>
                <w:ins w:id="2855" w:author="Roop Yekollu" w:date="2017-02-23T16:27:00Z"/>
                <w:rFonts w:ascii="Calibri" w:eastAsia="Times New Roman" w:hAnsi="Calibri" w:cs="Calibri"/>
                <w:color w:val="000000"/>
                <w:sz w:val="16"/>
                <w:szCs w:val="16"/>
                <w:rPrChange w:id="2856" w:author="Michael Petite" w:date="2017-02-23T17:59:00Z">
                  <w:rPr>
                    <w:ins w:id="2857" w:author="Roop Yekollu" w:date="2017-02-23T16:27:00Z"/>
                    <w:rFonts w:ascii="Calibri" w:eastAsia="Times New Roman" w:hAnsi="Calibri" w:cs="Calibri"/>
                    <w:color w:val="000000"/>
                    <w:sz w:val="18"/>
                    <w:szCs w:val="18"/>
                  </w:rPr>
                </w:rPrChange>
              </w:rPr>
            </w:pPr>
            <w:ins w:id="2858" w:author="Roop Yekollu" w:date="2017-02-23T16:27:00Z">
              <w:r w:rsidRPr="0029053D">
                <w:rPr>
                  <w:rFonts w:ascii="Calibri" w:eastAsia="Times New Roman" w:hAnsi="Calibri" w:cs="Calibri"/>
                  <w:color w:val="000000"/>
                  <w:sz w:val="16"/>
                  <w:szCs w:val="16"/>
                  <w:rPrChange w:id="2859" w:author="Michael Petite" w:date="2017-02-23T17:59:00Z">
                    <w:rPr>
                      <w:rFonts w:ascii="Calibri" w:eastAsia="Times New Roman" w:hAnsi="Calibri" w:cs="Calibri"/>
                      <w:color w:val="000000"/>
                      <w:sz w:val="18"/>
                      <w:szCs w:val="18"/>
                    </w:rPr>
                  </w:rPrChange>
                </w:rPr>
                <w:t> </w:t>
              </w:r>
            </w:ins>
          </w:p>
        </w:tc>
        <w:tc>
          <w:tcPr>
            <w:tcW w:w="810" w:type="dxa"/>
            <w:tcBorders>
              <w:top w:val="nil"/>
              <w:left w:val="nil"/>
              <w:bottom w:val="single" w:sz="4" w:space="0" w:color="auto"/>
              <w:right w:val="single" w:sz="4" w:space="0" w:color="auto"/>
            </w:tcBorders>
            <w:shd w:val="clear" w:color="000000" w:fill="9BC2E6"/>
            <w:vAlign w:val="center"/>
            <w:hideMark/>
            <w:tcPrChange w:id="2860" w:author="Michael Petite" w:date="2017-02-23T18:06:00Z">
              <w:tcPr>
                <w:tcW w:w="810" w:type="dxa"/>
                <w:tcBorders>
                  <w:top w:val="nil"/>
                  <w:left w:val="nil"/>
                  <w:bottom w:val="single" w:sz="4" w:space="0" w:color="auto"/>
                  <w:right w:val="single" w:sz="4" w:space="0" w:color="auto"/>
                </w:tcBorders>
                <w:shd w:val="clear" w:color="000000" w:fill="9BC2E6"/>
                <w:vAlign w:val="center"/>
                <w:hideMark/>
              </w:tcPr>
            </w:tcPrChange>
          </w:tcPr>
          <w:p w14:paraId="60B9612A" w14:textId="77777777" w:rsidR="0029053D" w:rsidRPr="0029053D" w:rsidRDefault="0029053D" w:rsidP="000206F9">
            <w:pPr>
              <w:spacing w:before="0" w:after="0" w:line="240" w:lineRule="auto"/>
              <w:jc w:val="center"/>
              <w:rPr>
                <w:ins w:id="2861" w:author="Roop Yekollu" w:date="2017-02-23T16:27:00Z"/>
                <w:rFonts w:ascii="Calibri" w:eastAsia="Times New Roman" w:hAnsi="Calibri" w:cs="Calibri"/>
                <w:color w:val="000000"/>
                <w:sz w:val="16"/>
                <w:szCs w:val="16"/>
                <w:rPrChange w:id="2862" w:author="Michael Petite" w:date="2017-02-23T17:59:00Z">
                  <w:rPr>
                    <w:ins w:id="2863" w:author="Roop Yekollu" w:date="2017-02-23T16:27:00Z"/>
                    <w:rFonts w:ascii="Calibri" w:eastAsia="Times New Roman" w:hAnsi="Calibri" w:cs="Calibri"/>
                    <w:color w:val="000000"/>
                    <w:sz w:val="18"/>
                    <w:szCs w:val="18"/>
                  </w:rPr>
                </w:rPrChange>
              </w:rPr>
            </w:pPr>
            <w:ins w:id="2864" w:author="Roop Yekollu" w:date="2017-02-23T16:27:00Z">
              <w:r w:rsidRPr="0029053D">
                <w:rPr>
                  <w:rFonts w:ascii="Calibri" w:eastAsia="Times New Roman" w:hAnsi="Calibri" w:cs="Calibri"/>
                  <w:color w:val="000000"/>
                  <w:sz w:val="16"/>
                  <w:szCs w:val="16"/>
                  <w:rPrChange w:id="2865" w:author="Michael Petite" w:date="2017-02-23T17:59:00Z">
                    <w:rPr>
                      <w:rFonts w:ascii="Calibri" w:eastAsia="Times New Roman" w:hAnsi="Calibri" w:cs="Calibri"/>
                      <w:color w:val="000000"/>
                      <w:sz w:val="18"/>
                      <w:szCs w:val="18"/>
                    </w:rPr>
                  </w:rPrChange>
                </w:rPr>
                <w:t>x</w:t>
              </w:r>
            </w:ins>
          </w:p>
        </w:tc>
        <w:tc>
          <w:tcPr>
            <w:tcW w:w="630" w:type="dxa"/>
            <w:tcBorders>
              <w:top w:val="nil"/>
              <w:left w:val="nil"/>
              <w:bottom w:val="single" w:sz="4" w:space="0" w:color="auto"/>
              <w:right w:val="single" w:sz="4" w:space="0" w:color="auto"/>
            </w:tcBorders>
            <w:shd w:val="clear" w:color="000000" w:fill="9BC2E6"/>
            <w:vAlign w:val="center"/>
            <w:hideMark/>
            <w:tcPrChange w:id="2866" w:author="Michael Petite" w:date="2017-02-23T18:06:00Z">
              <w:tcPr>
                <w:tcW w:w="1731" w:type="dxa"/>
                <w:tcBorders>
                  <w:top w:val="nil"/>
                  <w:left w:val="nil"/>
                  <w:bottom w:val="single" w:sz="4" w:space="0" w:color="auto"/>
                  <w:right w:val="single" w:sz="4" w:space="0" w:color="auto"/>
                </w:tcBorders>
                <w:shd w:val="clear" w:color="000000" w:fill="9BC2E6"/>
                <w:vAlign w:val="center"/>
                <w:hideMark/>
              </w:tcPr>
            </w:tcPrChange>
          </w:tcPr>
          <w:p w14:paraId="42D1841D" w14:textId="77777777" w:rsidR="0029053D" w:rsidRPr="0029053D" w:rsidRDefault="0029053D" w:rsidP="000206F9">
            <w:pPr>
              <w:spacing w:before="0" w:after="0" w:line="240" w:lineRule="auto"/>
              <w:jc w:val="center"/>
              <w:rPr>
                <w:ins w:id="2867" w:author="Roop Yekollu" w:date="2017-02-23T16:27:00Z"/>
                <w:rFonts w:ascii="Calibri" w:eastAsia="Times New Roman" w:hAnsi="Calibri" w:cs="Calibri"/>
                <w:color w:val="000000"/>
                <w:sz w:val="16"/>
                <w:szCs w:val="16"/>
                <w:rPrChange w:id="2868" w:author="Michael Petite" w:date="2017-02-23T17:59:00Z">
                  <w:rPr>
                    <w:ins w:id="2869" w:author="Roop Yekollu" w:date="2017-02-23T16:27:00Z"/>
                    <w:rFonts w:ascii="Calibri" w:eastAsia="Times New Roman" w:hAnsi="Calibri" w:cs="Calibri"/>
                    <w:color w:val="000000"/>
                    <w:sz w:val="18"/>
                    <w:szCs w:val="18"/>
                  </w:rPr>
                </w:rPrChange>
              </w:rPr>
            </w:pPr>
            <w:ins w:id="2870" w:author="Roop Yekollu" w:date="2017-02-23T16:27:00Z">
              <w:r w:rsidRPr="0029053D">
                <w:rPr>
                  <w:rFonts w:ascii="Calibri" w:eastAsia="Times New Roman" w:hAnsi="Calibri" w:cs="Calibri"/>
                  <w:color w:val="000000"/>
                  <w:sz w:val="16"/>
                  <w:szCs w:val="16"/>
                  <w:rPrChange w:id="2871" w:author="Michael Petite" w:date="2017-02-23T17:59:00Z">
                    <w:rPr>
                      <w:rFonts w:ascii="Calibri" w:eastAsia="Times New Roman" w:hAnsi="Calibri" w:cs="Calibri"/>
                      <w:color w:val="000000"/>
                      <w:sz w:val="18"/>
                      <w:szCs w:val="18"/>
                    </w:rPr>
                  </w:rPrChange>
                </w:rPr>
                <w:t>x</w:t>
              </w:r>
            </w:ins>
          </w:p>
        </w:tc>
        <w:tc>
          <w:tcPr>
            <w:tcW w:w="585" w:type="dxa"/>
            <w:tcBorders>
              <w:top w:val="nil"/>
              <w:left w:val="nil"/>
              <w:bottom w:val="single" w:sz="4" w:space="0" w:color="auto"/>
              <w:right w:val="single" w:sz="4" w:space="0" w:color="auto"/>
            </w:tcBorders>
            <w:shd w:val="clear" w:color="000000" w:fill="FFFFFF"/>
            <w:vAlign w:val="center"/>
            <w:hideMark/>
            <w:tcPrChange w:id="2872" w:author="Michael Petite" w:date="2017-02-23T18:06:00Z">
              <w:tcPr>
                <w:tcW w:w="824" w:type="dxa"/>
                <w:tcBorders>
                  <w:top w:val="nil"/>
                  <w:left w:val="nil"/>
                  <w:bottom w:val="single" w:sz="4" w:space="0" w:color="auto"/>
                  <w:right w:val="single" w:sz="4" w:space="0" w:color="auto"/>
                </w:tcBorders>
                <w:shd w:val="clear" w:color="000000" w:fill="FFFFFF"/>
                <w:vAlign w:val="center"/>
                <w:hideMark/>
              </w:tcPr>
            </w:tcPrChange>
          </w:tcPr>
          <w:p w14:paraId="7AC63009" w14:textId="77777777" w:rsidR="0029053D" w:rsidRPr="0029053D" w:rsidRDefault="0029053D" w:rsidP="000206F9">
            <w:pPr>
              <w:spacing w:before="0" w:after="0" w:line="240" w:lineRule="auto"/>
              <w:rPr>
                <w:ins w:id="2873" w:author="Roop Yekollu" w:date="2017-02-23T16:27:00Z"/>
                <w:rFonts w:ascii="Calibri" w:eastAsia="Times New Roman" w:hAnsi="Calibri" w:cs="Calibri"/>
                <w:color w:val="000000"/>
                <w:sz w:val="16"/>
                <w:szCs w:val="16"/>
                <w:rPrChange w:id="2874" w:author="Michael Petite" w:date="2017-02-23T17:59:00Z">
                  <w:rPr>
                    <w:ins w:id="2875" w:author="Roop Yekollu" w:date="2017-02-23T16:27:00Z"/>
                    <w:rFonts w:ascii="Calibri" w:eastAsia="Times New Roman" w:hAnsi="Calibri" w:cs="Calibri"/>
                    <w:color w:val="000000"/>
                    <w:sz w:val="18"/>
                    <w:szCs w:val="18"/>
                  </w:rPr>
                </w:rPrChange>
              </w:rPr>
            </w:pPr>
            <w:ins w:id="2876" w:author="Roop Yekollu" w:date="2017-02-23T16:27:00Z">
              <w:r w:rsidRPr="0029053D">
                <w:rPr>
                  <w:rFonts w:ascii="Calibri" w:eastAsia="Times New Roman" w:hAnsi="Calibri" w:cs="Calibri"/>
                  <w:color w:val="000000"/>
                  <w:sz w:val="16"/>
                  <w:szCs w:val="16"/>
                  <w:rPrChange w:id="2877" w:author="Michael Petite" w:date="2017-02-23T17:59:00Z">
                    <w:rPr>
                      <w:rFonts w:ascii="Calibri" w:eastAsia="Times New Roman" w:hAnsi="Calibri" w:cs="Calibri"/>
                      <w:color w:val="000000"/>
                      <w:sz w:val="18"/>
                      <w:szCs w:val="18"/>
                    </w:rPr>
                  </w:rPrChange>
                </w:rPr>
                <w:t> </w:t>
              </w:r>
            </w:ins>
          </w:p>
        </w:tc>
      </w:tr>
    </w:tbl>
    <w:p w14:paraId="2D497D1E" w14:textId="77777777" w:rsidR="000206F9" w:rsidRPr="0029053D" w:rsidRDefault="000206F9">
      <w:pPr>
        <w:rPr>
          <w:rFonts w:cstheme="minorHAnsi"/>
          <w:i/>
          <w:color w:val="000000"/>
          <w:sz w:val="16"/>
          <w:szCs w:val="16"/>
          <w:rPrChange w:id="2878" w:author="Michael Petite" w:date="2017-02-23T17:59:00Z">
            <w:rPr/>
          </w:rPrChange>
        </w:rPr>
        <w:pPrChange w:id="2879" w:author="Roop Yekollu" w:date="2017-02-23T16:27:00Z">
          <w:pPr>
            <w:pStyle w:val="ListParagraph"/>
            <w:numPr>
              <w:ilvl w:val="4"/>
              <w:numId w:val="29"/>
            </w:numPr>
            <w:ind w:left="3600" w:hanging="360"/>
          </w:pPr>
        </w:pPrChange>
      </w:pPr>
    </w:p>
    <w:p w14:paraId="3CDF98E3" w14:textId="77777777" w:rsidR="00043E4C" w:rsidRPr="00043E4C" w:rsidRDefault="00043E4C" w:rsidP="00043E4C">
      <w:pPr>
        <w:pStyle w:val="ListParagraph"/>
        <w:numPr>
          <w:ilvl w:val="2"/>
          <w:numId w:val="29"/>
        </w:numPr>
        <w:rPr>
          <w:rFonts w:cstheme="minorHAnsi"/>
          <w:i/>
          <w:color w:val="000000"/>
          <w:szCs w:val="22"/>
        </w:rPr>
      </w:pPr>
      <w:r w:rsidRPr="00043E4C">
        <w:rPr>
          <w:rFonts w:cstheme="minorHAnsi"/>
          <w:color w:val="000000"/>
          <w:szCs w:val="22"/>
        </w:rPr>
        <w:lastRenderedPageBreak/>
        <w:t xml:space="preserve">Languages: </w:t>
      </w:r>
      <w:r w:rsidRPr="00043E4C">
        <w:rPr>
          <w:rFonts w:cstheme="minorHAnsi"/>
          <w:i/>
          <w:color w:val="000000"/>
          <w:szCs w:val="22"/>
        </w:rPr>
        <w:t>English, Spanish, EU Spanish, Russian, German, French, French Canadian, Brazilian Portuguese, Japanese, Croatian, Bulgarian, Italian, Czech, Polish</w:t>
      </w:r>
    </w:p>
    <w:p w14:paraId="4B8FA6D8" w14:textId="08E21DB4" w:rsidR="000206F9" w:rsidRPr="000206F9" w:rsidRDefault="00043E4C" w:rsidP="000206F9">
      <w:pPr>
        <w:pStyle w:val="ListParagraph"/>
        <w:numPr>
          <w:ilvl w:val="2"/>
          <w:numId w:val="29"/>
        </w:numPr>
        <w:rPr>
          <w:rFonts w:cstheme="minorHAnsi"/>
          <w:i/>
          <w:color w:val="000000"/>
          <w:szCs w:val="22"/>
          <w:rPrChange w:id="2880" w:author="Roop Yekollu" w:date="2017-02-23T16:27:00Z">
            <w:rPr/>
          </w:rPrChange>
        </w:rPr>
      </w:pPr>
      <w:r w:rsidRPr="00043E4C">
        <w:rPr>
          <w:rFonts w:cstheme="minorHAnsi"/>
          <w:color w:val="000000"/>
          <w:szCs w:val="22"/>
        </w:rPr>
        <w:t xml:space="preserve">Out of scope: </w:t>
      </w:r>
      <w:r w:rsidRPr="00043E4C">
        <w:rPr>
          <w:rFonts w:cstheme="minorHAnsi"/>
          <w:i/>
          <w:color w:val="000000"/>
          <w:szCs w:val="22"/>
        </w:rPr>
        <w:t>Annual Operating Plans, Master Services Agreements, HCP Self-Service Portal</w:t>
      </w:r>
    </w:p>
    <w:p w14:paraId="383DEFF9" w14:textId="77777777" w:rsidR="00043E4C" w:rsidRDefault="00043E4C" w:rsidP="00043E4C">
      <w:pPr>
        <w:pStyle w:val="ListParagraph"/>
        <w:numPr>
          <w:ilvl w:val="1"/>
          <w:numId w:val="29"/>
        </w:numPr>
      </w:pPr>
      <w:r>
        <w:t>Interfaces:</w:t>
      </w:r>
    </w:p>
    <w:p w14:paraId="3B2BF08F" w14:textId="77777777" w:rsidR="00043E4C" w:rsidRPr="00043E4C" w:rsidRDefault="00043E4C" w:rsidP="00043E4C">
      <w:pPr>
        <w:pStyle w:val="ListParagraph"/>
        <w:numPr>
          <w:ilvl w:val="2"/>
          <w:numId w:val="29"/>
        </w:numPr>
        <w:rPr>
          <w:rFonts w:eastAsia="Times New Roman" w:cs="Arial"/>
          <w:color w:val="000000"/>
          <w:lang w:val="en"/>
        </w:rPr>
      </w:pPr>
      <w:r w:rsidRPr="00043E4C">
        <w:rPr>
          <w:rFonts w:eastAsia="Times New Roman" w:cs="Arial"/>
          <w:color w:val="000000"/>
          <w:lang w:val="en"/>
        </w:rPr>
        <w:t xml:space="preserve">HCP/HCO </w:t>
      </w:r>
      <w:commentRangeStart w:id="2881"/>
      <w:commentRangeStart w:id="2882"/>
      <w:r w:rsidRPr="00043E4C">
        <w:rPr>
          <w:rFonts w:eastAsia="Times New Roman" w:cs="Arial"/>
          <w:color w:val="000000"/>
          <w:lang w:val="en"/>
        </w:rPr>
        <w:t>Customer</w:t>
      </w:r>
      <w:commentRangeEnd w:id="2881"/>
      <w:r w:rsidR="00E36D48">
        <w:rPr>
          <w:rStyle w:val="CommentReference"/>
          <w:rFonts w:ascii="Calibri" w:eastAsia="Calibri" w:hAnsi="Calibri" w:cs="Times New Roman"/>
        </w:rPr>
        <w:commentReference w:id="2881"/>
      </w:r>
      <w:commentRangeEnd w:id="2882"/>
      <w:r w:rsidR="008E0F9B">
        <w:rPr>
          <w:rStyle w:val="CommentReference"/>
          <w:rFonts w:ascii="Calibri" w:eastAsia="Calibri" w:hAnsi="Calibri" w:cs="Times New Roman"/>
        </w:rPr>
        <w:commentReference w:id="2882"/>
      </w:r>
      <w:r w:rsidRPr="00043E4C">
        <w:rPr>
          <w:rFonts w:eastAsia="Times New Roman" w:cs="Arial"/>
          <w:color w:val="000000"/>
          <w:lang w:val="en"/>
        </w:rPr>
        <w:t xml:space="preserve"> Master (single source)</w:t>
      </w:r>
    </w:p>
    <w:p w14:paraId="1FB87445" w14:textId="77777777" w:rsidR="00043E4C" w:rsidRPr="00043E4C" w:rsidRDefault="00043E4C" w:rsidP="00043E4C">
      <w:pPr>
        <w:pStyle w:val="ListParagraph"/>
        <w:numPr>
          <w:ilvl w:val="3"/>
          <w:numId w:val="29"/>
        </w:numPr>
        <w:rPr>
          <w:rFonts w:eastAsia="Times New Roman" w:cs="Arial"/>
          <w:color w:val="000000"/>
          <w:lang w:val="en"/>
        </w:rPr>
      </w:pPr>
      <w:r w:rsidRPr="00043E4C">
        <w:rPr>
          <w:rFonts w:eastAsia="Times New Roman" w:cs="Arial"/>
          <w:color w:val="000000"/>
          <w:lang w:val="en"/>
        </w:rPr>
        <w:t>Inbound interface to Polaris</w:t>
      </w:r>
    </w:p>
    <w:p w14:paraId="02513823" w14:textId="77777777" w:rsidR="00043E4C" w:rsidRPr="00BD3A9E" w:rsidRDefault="00043E4C" w:rsidP="00043E4C">
      <w:pPr>
        <w:pStyle w:val="ListParagraph"/>
        <w:numPr>
          <w:ilvl w:val="3"/>
          <w:numId w:val="29"/>
        </w:numPr>
      </w:pPr>
      <w:r w:rsidRPr="00043E4C">
        <w:rPr>
          <w:rFonts w:eastAsia="Times New Roman" w:cs="Arial"/>
          <w:color w:val="000000"/>
          <w:lang w:val="en"/>
        </w:rPr>
        <w:t>US &amp; O-US HCPs, HCOs, Non-HCP/Os</w:t>
      </w:r>
    </w:p>
    <w:p w14:paraId="00E34B9E" w14:textId="77777777" w:rsidR="00043E4C" w:rsidRPr="00824276" w:rsidRDefault="00043E4C" w:rsidP="00043E4C">
      <w:pPr>
        <w:pStyle w:val="ListParagraph"/>
        <w:numPr>
          <w:ilvl w:val="2"/>
          <w:numId w:val="29"/>
        </w:numPr>
      </w:pPr>
      <w:r w:rsidRPr="00043E4C">
        <w:rPr>
          <w:rFonts w:eastAsia="Times New Roman" w:cs="Arial"/>
          <w:color w:val="000000"/>
          <w:lang w:val="en"/>
        </w:rPr>
        <w:t>Single Sign On (SSO)</w:t>
      </w:r>
    </w:p>
    <w:p w14:paraId="2AD8A905" w14:textId="77777777" w:rsidR="00043E4C" w:rsidRPr="00BB3493" w:rsidRDefault="00043E4C" w:rsidP="00043E4C">
      <w:pPr>
        <w:pStyle w:val="ListParagraph"/>
        <w:numPr>
          <w:ilvl w:val="3"/>
          <w:numId w:val="29"/>
        </w:numPr>
      </w:pPr>
      <w:r w:rsidRPr="00043E4C">
        <w:rPr>
          <w:rFonts w:eastAsia="Times New Roman" w:cs="Arial"/>
          <w:color w:val="000000"/>
          <w:lang w:val="en"/>
        </w:rPr>
        <w:t>Single sign</w:t>
      </w:r>
      <w:r w:rsidR="00037C5E">
        <w:rPr>
          <w:rFonts w:eastAsia="Times New Roman" w:cs="Arial"/>
          <w:color w:val="000000"/>
          <w:lang w:val="en"/>
        </w:rPr>
        <w:t xml:space="preserve"> on for employee </w:t>
      </w:r>
      <w:commentRangeStart w:id="2883"/>
      <w:r w:rsidR="00037C5E">
        <w:rPr>
          <w:rFonts w:eastAsia="Times New Roman" w:cs="Arial"/>
          <w:color w:val="000000"/>
          <w:lang w:val="en"/>
        </w:rPr>
        <w:t>authentication</w:t>
      </w:r>
      <w:commentRangeEnd w:id="2883"/>
      <w:r w:rsidR="00811F2E">
        <w:rPr>
          <w:rStyle w:val="CommentReference"/>
          <w:rFonts w:ascii="Calibri" w:eastAsia="Calibri" w:hAnsi="Calibri" w:cs="Times New Roman"/>
        </w:rPr>
        <w:commentReference w:id="2883"/>
      </w:r>
      <w:r w:rsidR="00C21DBD">
        <w:rPr>
          <w:rFonts w:eastAsia="Times New Roman" w:cs="Arial"/>
          <w:color w:val="000000"/>
          <w:lang w:val="en"/>
        </w:rPr>
        <w:t xml:space="preserve"> (specific technology will be addressed as part of Interface </w:t>
      </w:r>
      <w:commentRangeStart w:id="2884"/>
      <w:commentRangeStart w:id="2885"/>
      <w:r w:rsidR="00C21DBD">
        <w:rPr>
          <w:rFonts w:eastAsia="Times New Roman" w:cs="Arial"/>
          <w:color w:val="000000"/>
          <w:lang w:val="en"/>
        </w:rPr>
        <w:t>spec</w:t>
      </w:r>
      <w:commentRangeEnd w:id="2884"/>
      <w:r w:rsidR="00007BA3">
        <w:rPr>
          <w:rStyle w:val="CommentReference"/>
          <w:rFonts w:ascii="Calibri" w:eastAsia="Calibri" w:hAnsi="Calibri" w:cs="Times New Roman"/>
        </w:rPr>
        <w:commentReference w:id="2884"/>
      </w:r>
      <w:commentRangeEnd w:id="2885"/>
      <w:r w:rsidR="008E0F9B">
        <w:rPr>
          <w:rStyle w:val="CommentReference"/>
          <w:rFonts w:ascii="Calibri" w:eastAsia="Calibri" w:hAnsi="Calibri" w:cs="Times New Roman"/>
        </w:rPr>
        <w:commentReference w:id="2885"/>
      </w:r>
      <w:r w:rsidR="00C21DBD">
        <w:rPr>
          <w:rFonts w:eastAsia="Times New Roman" w:cs="Arial"/>
          <w:color w:val="000000"/>
          <w:lang w:val="en"/>
        </w:rPr>
        <w:t>)</w:t>
      </w:r>
    </w:p>
    <w:p w14:paraId="54D8ED44" w14:textId="77777777" w:rsidR="00653288" w:rsidRDefault="00043E4C" w:rsidP="00043E4C">
      <w:pPr>
        <w:pStyle w:val="ListParagraph"/>
        <w:numPr>
          <w:ilvl w:val="3"/>
          <w:numId w:val="29"/>
        </w:numPr>
      </w:pPr>
      <w:r w:rsidRPr="00043E4C">
        <w:rPr>
          <w:rFonts w:eastAsia="Times New Roman" w:cs="Arial"/>
          <w:color w:val="000000"/>
          <w:lang w:val="en"/>
        </w:rPr>
        <w:t>Access will be through Polaris Global Compliance Portal (GCP)</w:t>
      </w:r>
    </w:p>
    <w:p w14:paraId="21132934" w14:textId="77777777" w:rsidR="00D83DEE" w:rsidRDefault="00094AA4" w:rsidP="00DD2932">
      <w:pPr>
        <w:pStyle w:val="Heading2"/>
        <w:numPr>
          <w:ilvl w:val="0"/>
          <w:numId w:val="2"/>
        </w:numPr>
        <w:ind w:hanging="720"/>
      </w:pPr>
      <w:bookmarkStart w:id="2886" w:name="_Toc475949405"/>
      <w:r>
        <w:t xml:space="preserve">Project </w:t>
      </w:r>
      <w:r w:rsidR="0063754F">
        <w:t>Customizations</w:t>
      </w:r>
      <w:bookmarkEnd w:id="2886"/>
    </w:p>
    <w:p w14:paraId="77206370" w14:textId="77777777" w:rsidR="00072E1B" w:rsidRDefault="00AC555A" w:rsidP="004A46CC">
      <w:pPr>
        <w:pStyle w:val="Heading3"/>
      </w:pPr>
      <w:bookmarkStart w:id="2887" w:name="_Toc475949406"/>
      <w:r>
        <w:t>System Global Changes and Workflow changes</w:t>
      </w:r>
      <w:bookmarkEnd w:id="2887"/>
      <w:r>
        <w:t xml:space="preserve"> </w:t>
      </w:r>
    </w:p>
    <w:p w14:paraId="3093BEB1" w14:textId="353228E5" w:rsidR="007D4386" w:rsidRPr="007D4386" w:rsidRDefault="0059144E" w:rsidP="007D4386">
      <w:pPr>
        <w:pStyle w:val="Heading4"/>
        <w:numPr>
          <w:ilvl w:val="2"/>
          <w:numId w:val="2"/>
        </w:numPr>
      </w:pPr>
      <w:bookmarkStart w:id="2888" w:name="_Toc475949407"/>
      <w:r>
        <w:t>Business Requirement</w:t>
      </w:r>
      <w:r w:rsidR="00741E91">
        <w:t xml:space="preserve"> Changes</w:t>
      </w:r>
      <w:bookmarkEnd w:id="2888"/>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5"/>
        <w:gridCol w:w="7560"/>
      </w:tblGrid>
      <w:tr w:rsidR="0002653B" w14:paraId="496781B3" w14:textId="77777777" w:rsidTr="0091213B">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615" w:type="dxa"/>
            <w:shd w:val="clear" w:color="auto" w:fill="367CC1"/>
            <w:vAlign w:val="center"/>
          </w:tcPr>
          <w:p w14:paraId="2F0761A5" w14:textId="77777777" w:rsidR="0002653B" w:rsidRPr="00612C84" w:rsidRDefault="00C91412" w:rsidP="00C91412">
            <w:pPr>
              <w:jc w:val="center"/>
              <w:rPr>
                <w:sz w:val="18"/>
                <w:szCs w:val="28"/>
              </w:rPr>
            </w:pPr>
            <w:r>
              <w:rPr>
                <w:sz w:val="18"/>
                <w:szCs w:val="28"/>
              </w:rPr>
              <w:t xml:space="preserve">Original </w:t>
            </w:r>
            <w:r w:rsidR="00000E40">
              <w:rPr>
                <w:sz w:val="18"/>
                <w:szCs w:val="28"/>
              </w:rPr>
              <w:t>BR</w:t>
            </w:r>
            <w:r w:rsidR="0002653B">
              <w:rPr>
                <w:sz w:val="18"/>
                <w:szCs w:val="28"/>
              </w:rPr>
              <w:t xml:space="preserve"> ID</w:t>
            </w:r>
          </w:p>
        </w:tc>
        <w:tc>
          <w:tcPr>
            <w:tcW w:w="7560" w:type="dxa"/>
            <w:shd w:val="clear" w:color="auto" w:fill="367CC1"/>
            <w:vAlign w:val="center"/>
          </w:tcPr>
          <w:p w14:paraId="4939CC82" w14:textId="77777777" w:rsidR="0002653B" w:rsidRPr="00612C84" w:rsidRDefault="0002653B" w:rsidP="00C91412">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02653B" w14:paraId="6EB845F2" w14:textId="77777777" w:rsidTr="0091213B">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2E78E24" w14:textId="77777777" w:rsidR="0002653B" w:rsidRPr="00FF5F22" w:rsidRDefault="00FF5F22" w:rsidP="00C91412">
            <w:r w:rsidRPr="00FF5F22">
              <w:t>GLO-BR-01</w:t>
            </w:r>
          </w:p>
        </w:tc>
        <w:tc>
          <w:tcPr>
            <w:tcW w:w="7560" w:type="dxa"/>
          </w:tcPr>
          <w:p w14:paraId="2844B3F3" w14:textId="77777777" w:rsidR="0002653B" w:rsidRPr="00D07AFF" w:rsidRDefault="00037C5E" w:rsidP="00C91412">
            <w:pPr>
              <w:cnfStyle w:val="000000100000" w:firstRow="0" w:lastRow="0" w:firstColumn="0" w:lastColumn="0" w:oddVBand="0" w:evenVBand="0" w:oddHBand="1" w:evenHBand="0" w:firstRowFirstColumn="0" w:firstRowLastColumn="0" w:lastRowFirstColumn="0" w:lastRowLastColumn="0"/>
              <w:rPr>
                <w:color w:val="FF0000"/>
              </w:rPr>
            </w:pPr>
            <w:r w:rsidRPr="00660573">
              <w:t>Contracting will not be performed in HIP, therefore the contracting module needs to be turned off and the workflow adjusted</w:t>
            </w:r>
          </w:p>
        </w:tc>
      </w:tr>
      <w:tr w:rsidR="00FF5F22" w14:paraId="68A16510" w14:textId="77777777" w:rsidTr="0091213B">
        <w:trPr>
          <w:trHeight w:val="282"/>
        </w:trPr>
        <w:tc>
          <w:tcPr>
            <w:cnfStyle w:val="001000000000" w:firstRow="0" w:lastRow="0" w:firstColumn="1" w:lastColumn="0" w:oddVBand="0" w:evenVBand="0" w:oddHBand="0" w:evenHBand="0" w:firstRowFirstColumn="0" w:firstRowLastColumn="0" w:lastRowFirstColumn="0" w:lastRowLastColumn="0"/>
            <w:tcW w:w="1615" w:type="dxa"/>
          </w:tcPr>
          <w:p w14:paraId="2E60387F" w14:textId="77777777" w:rsidR="00FF5F22" w:rsidRPr="00FF5F22" w:rsidRDefault="00FF5F22" w:rsidP="00FF5F22">
            <w:r w:rsidRPr="00FF5F22">
              <w:t>GLO-BR-02</w:t>
            </w:r>
          </w:p>
        </w:tc>
        <w:tc>
          <w:tcPr>
            <w:tcW w:w="7560" w:type="dxa"/>
          </w:tcPr>
          <w:p w14:paraId="3C64230C" w14:textId="14A59841" w:rsidR="00FF5F22" w:rsidRDefault="00FF5F22" w:rsidP="00FF5F22">
            <w:pPr>
              <w:cnfStyle w:val="000000000000" w:firstRow="0" w:lastRow="0" w:firstColumn="0" w:lastColumn="0" w:oddVBand="0" w:evenVBand="0" w:oddHBand="0" w:evenHBand="0" w:firstRowFirstColumn="0" w:firstRowLastColumn="0" w:lastRowFirstColumn="0" w:lastRowLastColumn="0"/>
            </w:pPr>
            <w:r>
              <w:t>AOP functionality will be turned off</w:t>
            </w:r>
            <w:ins w:id="2889" w:author="Michael Petite" w:date="2017-02-27T09:03:00Z">
              <w:r w:rsidR="004A548D">
                <w:t>, all AOP modules</w:t>
              </w:r>
            </w:ins>
            <w:ins w:id="2890" w:author="Michael Petite" w:date="2017-02-27T09:04:00Z">
              <w:r w:rsidR="004A548D">
                <w:t>,</w:t>
              </w:r>
            </w:ins>
            <w:ins w:id="2891" w:author="Michael Petite" w:date="2017-02-27T09:03:00Z">
              <w:r w:rsidR="004A548D">
                <w:t xml:space="preserve"> user </w:t>
              </w:r>
            </w:ins>
            <w:ins w:id="2892" w:author="Michael Petite" w:date="2017-02-27T09:04:00Z">
              <w:r w:rsidR="004A548D">
                <w:t xml:space="preserve">groups, </w:t>
              </w:r>
            </w:ins>
            <w:ins w:id="2893" w:author="Michael Petite" w:date="2017-02-27T09:08:00Z">
              <w:r w:rsidR="004A548D">
                <w:t>roles, and admin functionality will be removed</w:t>
              </w:r>
            </w:ins>
          </w:p>
        </w:tc>
      </w:tr>
      <w:tr w:rsidR="004A548D" w14:paraId="0179CAE4" w14:textId="77777777" w:rsidTr="0091213B">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615" w:type="dxa"/>
          </w:tcPr>
          <w:p w14:paraId="12AF11A0" w14:textId="77777777" w:rsidR="004A548D" w:rsidRPr="00FF5F22" w:rsidRDefault="004A548D" w:rsidP="004A548D">
            <w:r w:rsidRPr="00FF5F22">
              <w:t>GLO-BR-03</w:t>
            </w:r>
          </w:p>
        </w:tc>
        <w:tc>
          <w:tcPr>
            <w:tcW w:w="7560" w:type="dxa"/>
          </w:tcPr>
          <w:p w14:paraId="6143CF6F" w14:textId="28F3AC13" w:rsidR="004A548D" w:rsidRDefault="004A548D" w:rsidP="004A548D">
            <w:pPr>
              <w:cnfStyle w:val="000000100000" w:firstRow="0" w:lastRow="0" w:firstColumn="0" w:lastColumn="0" w:oddVBand="0" w:evenVBand="0" w:oddHBand="1" w:evenHBand="0" w:firstRowFirstColumn="0" w:firstRowLastColumn="0" w:lastRowFirstColumn="0" w:lastRowLastColumn="0"/>
            </w:pPr>
            <w:ins w:id="2894" w:author="Michael Petite" w:date="2017-02-27T09:10:00Z">
              <w:r>
                <w:t>Activity types to be filtered based on country so certain activity types that aren’t permissible in that country aren’t shown (e.g., items/gifts) (Refer to Appendix A at end of document for mapping)</w:t>
              </w:r>
            </w:ins>
            <w:del w:id="2895" w:author="Michael Petite" w:date="2017-02-27T09:08:00Z">
              <w:r w:rsidDel="004A548D">
                <w:delText xml:space="preserve">Allowing local adds at the </w:delText>
              </w:r>
              <w:commentRangeStart w:id="2896"/>
              <w:commentRangeStart w:id="2897"/>
              <w:r w:rsidDel="004A548D">
                <w:delText>GCP</w:delText>
              </w:r>
              <w:commentRangeEnd w:id="2896"/>
              <w:r w:rsidDel="004A548D">
                <w:rPr>
                  <w:rStyle w:val="CommentReference"/>
                  <w:rFonts w:ascii="Calibri" w:eastAsia="Calibri" w:hAnsi="Calibri" w:cs="Times New Roman"/>
                </w:rPr>
                <w:commentReference w:id="2896"/>
              </w:r>
              <w:commentRangeEnd w:id="2897"/>
              <w:r w:rsidDel="004A548D">
                <w:rPr>
                  <w:rStyle w:val="CommentReference"/>
                  <w:rFonts w:ascii="Calibri" w:eastAsia="Calibri" w:hAnsi="Calibri" w:cs="Times New Roman"/>
                </w:rPr>
                <w:commentReference w:id="2897"/>
              </w:r>
              <w:r w:rsidDel="004A548D">
                <w:delText xml:space="preserve"> level</w:delText>
              </w:r>
            </w:del>
          </w:p>
        </w:tc>
      </w:tr>
      <w:tr w:rsidR="004A548D" w14:paraId="0A506DE9" w14:textId="77777777" w:rsidTr="0091213B">
        <w:trPr>
          <w:trHeight w:val="282"/>
        </w:trPr>
        <w:tc>
          <w:tcPr>
            <w:cnfStyle w:val="001000000000" w:firstRow="0" w:lastRow="0" w:firstColumn="1" w:lastColumn="0" w:oddVBand="0" w:evenVBand="0" w:oddHBand="0" w:evenHBand="0" w:firstRowFirstColumn="0" w:firstRowLastColumn="0" w:lastRowFirstColumn="0" w:lastRowLastColumn="0"/>
            <w:tcW w:w="1615" w:type="dxa"/>
          </w:tcPr>
          <w:p w14:paraId="38694014" w14:textId="77777777" w:rsidR="004A548D" w:rsidRPr="00FF5F22" w:rsidRDefault="004A548D" w:rsidP="004A548D">
            <w:r w:rsidRPr="00FF5F22">
              <w:t>GLO-BR-04</w:t>
            </w:r>
          </w:p>
        </w:tc>
        <w:tc>
          <w:tcPr>
            <w:tcW w:w="7560" w:type="dxa"/>
          </w:tcPr>
          <w:p w14:paraId="38CC2266" w14:textId="271D192A" w:rsidR="004A548D" w:rsidRDefault="004A548D" w:rsidP="004A548D">
            <w:pPr>
              <w:cnfStyle w:val="000000000000" w:firstRow="0" w:lastRow="0" w:firstColumn="0" w:lastColumn="0" w:oddVBand="0" w:evenVBand="0" w:oddHBand="0" w:evenHBand="0" w:firstRowFirstColumn="0" w:firstRowLastColumn="0" w:lastRowFirstColumn="0" w:lastRowLastColumn="0"/>
            </w:pPr>
            <w:ins w:id="2898" w:author="Michael Petite" w:date="2017-02-27T09:10:00Z">
              <w:r>
                <w:t xml:space="preserve">All free text fields will have field lengths </w:t>
              </w:r>
              <w:commentRangeStart w:id="2899"/>
              <w:commentRangeStart w:id="2900"/>
              <w:r>
                <w:t>of</w:t>
              </w:r>
              <w:commentRangeEnd w:id="2899"/>
              <w:r>
                <w:rPr>
                  <w:rStyle w:val="CommentReference"/>
                  <w:rFonts w:ascii="Calibri" w:eastAsia="Calibri" w:hAnsi="Calibri" w:cs="Times New Roman"/>
                </w:rPr>
                <w:commentReference w:id="2899"/>
              </w:r>
              <w:commentRangeEnd w:id="2900"/>
              <w:r>
                <w:rPr>
                  <w:rStyle w:val="CommentReference"/>
                  <w:rFonts w:ascii="Calibri" w:eastAsia="Calibri" w:hAnsi="Calibri" w:cs="Times New Roman"/>
                </w:rPr>
                <w:commentReference w:id="2900"/>
              </w:r>
              <w:r>
                <w:t xml:space="preserve"> 2000 characters unless otherwise noted</w:t>
              </w:r>
            </w:ins>
            <w:del w:id="2901" w:author="Michael Petite" w:date="2017-02-27T09:10:00Z">
              <w:r w:rsidDel="004A548D">
                <w:delText>Activity types to be filtered based on country so certain activity types that aren’t permissible in that country aren’t shown (e.g., items/gifts) (Refer to Appendix A at end of document for mapping)</w:delText>
              </w:r>
            </w:del>
          </w:p>
        </w:tc>
      </w:tr>
      <w:tr w:rsidR="004A548D" w14:paraId="0472EB86" w14:textId="77777777" w:rsidTr="0091213B">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615" w:type="dxa"/>
          </w:tcPr>
          <w:p w14:paraId="4A9548BA" w14:textId="77777777" w:rsidR="004A548D" w:rsidRPr="00FF5F22" w:rsidRDefault="004A548D" w:rsidP="004A548D">
            <w:r>
              <w:t>GLO-BR-05</w:t>
            </w:r>
          </w:p>
        </w:tc>
        <w:tc>
          <w:tcPr>
            <w:tcW w:w="7560" w:type="dxa"/>
          </w:tcPr>
          <w:p w14:paraId="5C13F38A" w14:textId="1F035AEB" w:rsidR="004A548D" w:rsidRDefault="004A548D" w:rsidP="004A548D">
            <w:pPr>
              <w:cnfStyle w:val="000000100000" w:firstRow="0" w:lastRow="0" w:firstColumn="0" w:lastColumn="0" w:oddVBand="0" w:evenVBand="0" w:oddHBand="1" w:evenHBand="0" w:firstRowFirstColumn="0" w:firstRowLastColumn="0" w:lastRowFirstColumn="0" w:lastRowLastColumn="0"/>
            </w:pPr>
            <w:ins w:id="2902" w:author="Michael Petite" w:date="2017-02-27T09:10:00Z">
              <w:r>
                <w:t>All mentions of AOP within the Administrator module to be hidden</w:t>
              </w:r>
            </w:ins>
            <w:del w:id="2903" w:author="Michael Petite" w:date="2017-02-27T09:10:00Z">
              <w:r w:rsidDel="004A548D">
                <w:delText xml:space="preserve">All free text fields will have field lengths </w:delText>
              </w:r>
              <w:commentRangeStart w:id="2904"/>
              <w:commentRangeStart w:id="2905"/>
              <w:r w:rsidDel="004A548D">
                <w:delText>of</w:delText>
              </w:r>
              <w:commentRangeEnd w:id="2904"/>
              <w:r w:rsidDel="004A548D">
                <w:rPr>
                  <w:rStyle w:val="CommentReference"/>
                  <w:rFonts w:ascii="Calibri" w:eastAsia="Calibri" w:hAnsi="Calibri" w:cs="Times New Roman"/>
                </w:rPr>
                <w:commentReference w:id="2904"/>
              </w:r>
              <w:commentRangeEnd w:id="2905"/>
              <w:r w:rsidDel="004A548D">
                <w:rPr>
                  <w:rStyle w:val="CommentReference"/>
                  <w:rFonts w:ascii="Calibri" w:eastAsia="Calibri" w:hAnsi="Calibri" w:cs="Times New Roman"/>
                </w:rPr>
                <w:commentReference w:id="2905"/>
              </w:r>
              <w:r w:rsidDel="004A548D">
                <w:delText xml:space="preserve"> 2000 characters unless otherwise noted</w:delText>
              </w:r>
            </w:del>
          </w:p>
        </w:tc>
      </w:tr>
      <w:tr w:rsidR="004A548D" w14:paraId="49EC2BB8" w14:textId="77777777" w:rsidTr="0091213B">
        <w:trPr>
          <w:trHeight w:val="282"/>
        </w:trPr>
        <w:tc>
          <w:tcPr>
            <w:cnfStyle w:val="001000000000" w:firstRow="0" w:lastRow="0" w:firstColumn="1" w:lastColumn="0" w:oddVBand="0" w:evenVBand="0" w:oddHBand="0" w:evenHBand="0" w:firstRowFirstColumn="0" w:firstRowLastColumn="0" w:lastRowFirstColumn="0" w:lastRowLastColumn="0"/>
            <w:tcW w:w="1615" w:type="dxa"/>
          </w:tcPr>
          <w:p w14:paraId="47C226DB" w14:textId="77777777" w:rsidR="004A548D" w:rsidRDefault="004A548D" w:rsidP="004A548D">
            <w:r>
              <w:t>GLO-BR-06</w:t>
            </w:r>
          </w:p>
        </w:tc>
        <w:tc>
          <w:tcPr>
            <w:tcW w:w="7560" w:type="dxa"/>
          </w:tcPr>
          <w:p w14:paraId="7E597BB8" w14:textId="5EC39F8B" w:rsidR="004A548D" w:rsidRDefault="004A548D" w:rsidP="004A548D">
            <w:pPr>
              <w:cnfStyle w:val="000000000000" w:firstRow="0" w:lastRow="0" w:firstColumn="0" w:lastColumn="0" w:oddVBand="0" w:evenVBand="0" w:oddHBand="0" w:evenHBand="0" w:firstRowFirstColumn="0" w:firstRowLastColumn="0" w:lastRowFirstColumn="0" w:lastRowLastColumn="0"/>
            </w:pPr>
            <w:ins w:id="2906" w:author="Michael Petite" w:date="2017-02-27T09:10:00Z">
              <w:r>
                <w:t>All mentions of MSA within the Administrator module to be hidden</w:t>
              </w:r>
            </w:ins>
            <w:del w:id="2907" w:author="Michael Petite" w:date="2017-02-27T09:10:00Z">
              <w:r w:rsidDel="004A548D">
                <w:delText>All mentions of AOP within the Administrator module to be hidden</w:delText>
              </w:r>
            </w:del>
          </w:p>
        </w:tc>
      </w:tr>
      <w:tr w:rsidR="004A548D" w14:paraId="389B1E39" w14:textId="77777777" w:rsidTr="0091213B">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615" w:type="dxa"/>
          </w:tcPr>
          <w:p w14:paraId="1E37D918" w14:textId="2067FB4B" w:rsidR="004A548D" w:rsidRDefault="004A548D" w:rsidP="004A548D">
            <w:r>
              <w:t>GLO-BR-07</w:t>
            </w:r>
          </w:p>
        </w:tc>
        <w:tc>
          <w:tcPr>
            <w:tcW w:w="7560" w:type="dxa"/>
          </w:tcPr>
          <w:p w14:paraId="5F9029A9" w14:textId="11CC7DDA" w:rsidR="004A548D" w:rsidRDefault="004A548D" w:rsidP="004A548D">
            <w:pPr>
              <w:cnfStyle w:val="000000100000" w:firstRow="0" w:lastRow="0" w:firstColumn="0" w:lastColumn="0" w:oddVBand="0" w:evenVBand="0" w:oddHBand="1" w:evenHBand="0" w:firstRowFirstColumn="0" w:firstRowLastColumn="0" w:lastRowFirstColumn="0" w:lastRowLastColumn="0"/>
            </w:pPr>
            <w:ins w:id="2908" w:author="Michael Petite" w:date="2017-02-27T09:10:00Z">
              <w:r>
                <w:t>All mentions of Contracting within the Administrator module to be hidden</w:t>
              </w:r>
            </w:ins>
            <w:del w:id="2909" w:author="Michael Petite" w:date="2017-02-27T09:10:00Z">
              <w:r w:rsidDel="004A548D">
                <w:delText>All mentions of MSA within the Administrator module to be hidden</w:delText>
              </w:r>
            </w:del>
          </w:p>
        </w:tc>
      </w:tr>
      <w:tr w:rsidR="004A548D" w:rsidDel="004A548D" w14:paraId="3A900ED7" w14:textId="0721A0B6" w:rsidTr="0091213B">
        <w:trPr>
          <w:trHeight w:val="282"/>
          <w:del w:id="2910" w:author="Michael Petite" w:date="2017-02-27T09:10:00Z"/>
        </w:trPr>
        <w:tc>
          <w:tcPr>
            <w:cnfStyle w:val="001000000000" w:firstRow="0" w:lastRow="0" w:firstColumn="1" w:lastColumn="0" w:oddVBand="0" w:evenVBand="0" w:oddHBand="0" w:evenHBand="0" w:firstRowFirstColumn="0" w:firstRowLastColumn="0" w:lastRowFirstColumn="0" w:lastRowLastColumn="0"/>
            <w:tcW w:w="1615" w:type="dxa"/>
          </w:tcPr>
          <w:p w14:paraId="384D65BB" w14:textId="5C1F094D" w:rsidR="004A548D" w:rsidDel="004A548D" w:rsidRDefault="004A548D" w:rsidP="004A548D">
            <w:pPr>
              <w:rPr>
                <w:del w:id="2911" w:author="Michael Petite" w:date="2017-02-27T09:10:00Z"/>
              </w:rPr>
            </w:pPr>
            <w:del w:id="2912" w:author="Michael Petite" w:date="2017-02-27T09:10:00Z">
              <w:r w:rsidDel="004A548D">
                <w:delText>GLO-BR-08</w:delText>
              </w:r>
            </w:del>
          </w:p>
        </w:tc>
        <w:tc>
          <w:tcPr>
            <w:tcW w:w="7560" w:type="dxa"/>
          </w:tcPr>
          <w:p w14:paraId="0C447D85" w14:textId="2DB4AB70" w:rsidR="004A548D" w:rsidDel="004A548D" w:rsidRDefault="004A548D" w:rsidP="004A548D">
            <w:pPr>
              <w:cnfStyle w:val="000000000000" w:firstRow="0" w:lastRow="0" w:firstColumn="0" w:lastColumn="0" w:oddVBand="0" w:evenVBand="0" w:oddHBand="0" w:evenHBand="0" w:firstRowFirstColumn="0" w:firstRowLastColumn="0" w:lastRowFirstColumn="0" w:lastRowLastColumn="0"/>
              <w:rPr>
                <w:del w:id="2913" w:author="Michael Petite" w:date="2017-02-27T09:10:00Z"/>
              </w:rPr>
            </w:pPr>
            <w:del w:id="2914" w:author="Michael Petite" w:date="2017-02-27T09:10:00Z">
              <w:r w:rsidDel="004A548D">
                <w:delText>All mentions of Contracting within the Administrator module to be hidden</w:delText>
              </w:r>
            </w:del>
          </w:p>
        </w:tc>
      </w:tr>
    </w:tbl>
    <w:p w14:paraId="0455FEA6" w14:textId="77777777" w:rsidR="0002653B" w:rsidRPr="0059144E" w:rsidRDefault="0002653B" w:rsidP="0059144E">
      <w:pPr>
        <w:tabs>
          <w:tab w:val="left" w:pos="90"/>
        </w:tabs>
        <w:spacing w:before="120" w:after="0"/>
        <w:ind w:left="1350"/>
        <w:rPr>
          <w:color w:val="0070C0"/>
        </w:rPr>
      </w:pPr>
    </w:p>
    <w:p w14:paraId="7216E0BF" w14:textId="77777777" w:rsidR="007D4386" w:rsidRPr="007D4386" w:rsidRDefault="00016EF6" w:rsidP="007D4386">
      <w:pPr>
        <w:pStyle w:val="Heading4"/>
        <w:numPr>
          <w:ilvl w:val="2"/>
          <w:numId w:val="2"/>
        </w:numPr>
      </w:pPr>
      <w:bookmarkStart w:id="2915" w:name="_Toc475949408"/>
      <w:r>
        <w:t>Technical</w:t>
      </w:r>
      <w:r w:rsidR="00F55F68">
        <w:t xml:space="preserve"> Customizations</w:t>
      </w:r>
      <w:bookmarkEnd w:id="2915"/>
    </w:p>
    <w:p w14:paraId="72B8F34C" w14:textId="77777777" w:rsidR="009A3274" w:rsidRPr="00AC555A" w:rsidRDefault="00945B86" w:rsidP="007D4386">
      <w:pPr>
        <w:pStyle w:val="Heading5"/>
      </w:pPr>
      <w:bookmarkStart w:id="2916" w:name="_Toc475949409"/>
      <w:r>
        <w:t xml:space="preserve">Page </w:t>
      </w:r>
      <w:r w:rsidR="00FF6958">
        <w:t>Level Customizations</w:t>
      </w:r>
      <w:bookmarkEnd w:id="2916"/>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57"/>
        <w:gridCol w:w="995"/>
        <w:gridCol w:w="1451"/>
        <w:gridCol w:w="3791"/>
        <w:gridCol w:w="1456"/>
      </w:tblGrid>
      <w:tr w:rsidR="001B07BB" w14:paraId="1F4A82B8" w14:textId="77777777" w:rsidTr="001B07BB">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657" w:type="dxa"/>
            <w:shd w:val="clear" w:color="auto" w:fill="367CC1"/>
            <w:vAlign w:val="center"/>
          </w:tcPr>
          <w:p w14:paraId="3C5AAAD0" w14:textId="77777777" w:rsidR="001B07BB" w:rsidRPr="00612C84" w:rsidRDefault="001B07BB" w:rsidP="00A31917">
            <w:pPr>
              <w:rPr>
                <w:sz w:val="18"/>
                <w:szCs w:val="28"/>
              </w:rPr>
            </w:pPr>
            <w:r>
              <w:rPr>
                <w:sz w:val="18"/>
                <w:szCs w:val="28"/>
              </w:rPr>
              <w:t>Attribute Type</w:t>
            </w:r>
          </w:p>
        </w:tc>
        <w:tc>
          <w:tcPr>
            <w:tcW w:w="995" w:type="dxa"/>
            <w:shd w:val="clear" w:color="auto" w:fill="367CC1"/>
            <w:vAlign w:val="center"/>
          </w:tcPr>
          <w:p w14:paraId="7D57BF4E" w14:textId="77777777" w:rsidR="001B07BB" w:rsidRPr="00612C84" w:rsidRDefault="001B07BB"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451" w:type="dxa"/>
            <w:shd w:val="clear" w:color="auto" w:fill="367CC1"/>
            <w:vAlign w:val="center"/>
          </w:tcPr>
          <w:p w14:paraId="2A531A0F" w14:textId="77777777" w:rsidR="001B07BB" w:rsidRPr="00612C84" w:rsidRDefault="001B07BB"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3791" w:type="dxa"/>
            <w:shd w:val="clear" w:color="auto" w:fill="367CC1"/>
            <w:vAlign w:val="center"/>
          </w:tcPr>
          <w:p w14:paraId="511B7BB4" w14:textId="77777777" w:rsidR="001B07BB" w:rsidRPr="00612C84" w:rsidRDefault="004F38C4" w:rsidP="004F38C4">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26658275" w14:textId="77777777" w:rsidR="001B07BB" w:rsidRDefault="001B07BB"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1B07BB" w14:paraId="45231804" w14:textId="77777777" w:rsidTr="001B07BB">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657" w:type="dxa"/>
          </w:tcPr>
          <w:p w14:paraId="088599E0" w14:textId="77777777" w:rsidR="001B07BB" w:rsidRPr="00D07AFF" w:rsidRDefault="001B07BB" w:rsidP="001B07BB">
            <w:pPr>
              <w:rPr>
                <w:b w:val="0"/>
                <w:color w:val="FF0000"/>
              </w:rPr>
            </w:pPr>
          </w:p>
        </w:tc>
        <w:tc>
          <w:tcPr>
            <w:tcW w:w="995" w:type="dxa"/>
          </w:tcPr>
          <w:p w14:paraId="086CCF5D" w14:textId="77777777" w:rsidR="001B07BB" w:rsidRPr="00D07AFF" w:rsidRDefault="001B07BB" w:rsidP="001B07BB">
            <w:pPr>
              <w:cnfStyle w:val="000000100000" w:firstRow="0" w:lastRow="0" w:firstColumn="0" w:lastColumn="0" w:oddVBand="0" w:evenVBand="0" w:oddHBand="1" w:evenHBand="0" w:firstRowFirstColumn="0" w:firstRowLastColumn="0" w:lastRowFirstColumn="0" w:lastRowLastColumn="0"/>
              <w:rPr>
                <w:color w:val="FF0000"/>
              </w:rPr>
            </w:pPr>
          </w:p>
        </w:tc>
        <w:tc>
          <w:tcPr>
            <w:tcW w:w="1451" w:type="dxa"/>
          </w:tcPr>
          <w:p w14:paraId="515BE3F9" w14:textId="77777777" w:rsidR="001B07BB" w:rsidRPr="00D07AFF" w:rsidRDefault="001B07BB" w:rsidP="001B07BB">
            <w:pPr>
              <w:cnfStyle w:val="000000100000" w:firstRow="0" w:lastRow="0" w:firstColumn="0" w:lastColumn="0" w:oddVBand="0" w:evenVBand="0" w:oddHBand="1" w:evenHBand="0" w:firstRowFirstColumn="0" w:firstRowLastColumn="0" w:lastRowFirstColumn="0" w:lastRowLastColumn="0"/>
              <w:rPr>
                <w:color w:val="FF0000"/>
              </w:rPr>
            </w:pPr>
          </w:p>
        </w:tc>
        <w:tc>
          <w:tcPr>
            <w:tcW w:w="3791" w:type="dxa"/>
          </w:tcPr>
          <w:p w14:paraId="4D45A258" w14:textId="77777777" w:rsidR="001B07BB" w:rsidRPr="00D07AFF" w:rsidRDefault="001B07BB" w:rsidP="001B07BB">
            <w:pPr>
              <w:cnfStyle w:val="000000100000" w:firstRow="0" w:lastRow="0" w:firstColumn="0" w:lastColumn="0" w:oddVBand="0" w:evenVBand="0" w:oddHBand="1" w:evenHBand="0" w:firstRowFirstColumn="0" w:firstRowLastColumn="0" w:lastRowFirstColumn="0" w:lastRowLastColumn="0"/>
              <w:rPr>
                <w:color w:val="FF0000"/>
              </w:rPr>
            </w:pPr>
          </w:p>
        </w:tc>
        <w:tc>
          <w:tcPr>
            <w:tcW w:w="1456" w:type="dxa"/>
            <w:vAlign w:val="center"/>
          </w:tcPr>
          <w:p w14:paraId="0371F07A" w14:textId="77777777" w:rsidR="001B07BB" w:rsidRPr="00D07AFF" w:rsidRDefault="001B07BB" w:rsidP="001B07BB">
            <w:pPr>
              <w:cnfStyle w:val="000000100000" w:firstRow="0" w:lastRow="0" w:firstColumn="0" w:lastColumn="0" w:oddVBand="0" w:evenVBand="0" w:oddHBand="1" w:evenHBand="0" w:firstRowFirstColumn="0" w:firstRowLastColumn="0" w:lastRowFirstColumn="0" w:lastRowLastColumn="0"/>
              <w:rPr>
                <w:color w:val="FF0000"/>
              </w:rPr>
            </w:pPr>
          </w:p>
        </w:tc>
      </w:tr>
    </w:tbl>
    <w:p w14:paraId="6E5D24EC" w14:textId="77777777" w:rsidR="007D35C1" w:rsidRDefault="007D35C1" w:rsidP="007D4386">
      <w:pPr>
        <w:pStyle w:val="Heading5"/>
      </w:pPr>
      <w:bookmarkStart w:id="2917" w:name="_Toc475949410"/>
      <w:r>
        <w:t>Technical Specification Changes</w:t>
      </w:r>
      <w:bookmarkEnd w:id="2917"/>
    </w:p>
    <w:tbl>
      <w:tblPr>
        <w:tblStyle w:val="LightList-Accent1"/>
        <w:tblpPr w:leftFromText="180" w:rightFromText="180" w:vertAnchor="text" w:horzAnchor="margin" w:tblpY="141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4F38C4" w14:paraId="66BA3697" w14:textId="77777777" w:rsidTr="0080651D">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065E58EA" w14:textId="77777777" w:rsidR="004F38C4" w:rsidRDefault="004F38C4" w:rsidP="0080651D">
            <w:pPr>
              <w:jc w:val="center"/>
              <w:rPr>
                <w:sz w:val="18"/>
                <w:szCs w:val="28"/>
              </w:rPr>
            </w:pPr>
            <w:r>
              <w:rPr>
                <w:sz w:val="18"/>
                <w:szCs w:val="28"/>
              </w:rPr>
              <w:lastRenderedPageBreak/>
              <w:t>BR ID</w:t>
            </w:r>
          </w:p>
        </w:tc>
        <w:tc>
          <w:tcPr>
            <w:tcW w:w="1929" w:type="dxa"/>
            <w:shd w:val="clear" w:color="auto" w:fill="367CC1"/>
            <w:vAlign w:val="center"/>
          </w:tcPr>
          <w:p w14:paraId="6C85C120" w14:textId="77777777" w:rsidR="004F38C4" w:rsidRPr="00612C84" w:rsidRDefault="004F38C4" w:rsidP="0080651D">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624EEAB3" w14:textId="77777777" w:rsidR="004F38C4" w:rsidRDefault="004F38C4" w:rsidP="0080651D">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088EBB75" w14:textId="77777777" w:rsidR="004F38C4" w:rsidRPr="00612C84" w:rsidRDefault="004F38C4" w:rsidP="0080651D">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4F38C4" w:rsidRPr="006B3718" w14:paraId="76CA9605" w14:textId="77777777" w:rsidTr="0080651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10CD3CD0" w14:textId="77777777" w:rsidR="004F38C4" w:rsidRDefault="004F38C4" w:rsidP="0080651D">
            <w:pPr>
              <w:rPr>
                <w:color w:val="FF0000"/>
              </w:rPr>
            </w:pPr>
          </w:p>
        </w:tc>
        <w:tc>
          <w:tcPr>
            <w:tcW w:w="1929" w:type="dxa"/>
          </w:tcPr>
          <w:p w14:paraId="2CA2B801" w14:textId="77777777" w:rsidR="004F38C4" w:rsidRPr="006B3718" w:rsidRDefault="004F38C4" w:rsidP="0080651D">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7979B9EE" w14:textId="77777777" w:rsidR="004F38C4" w:rsidRPr="006B3718" w:rsidRDefault="004F38C4" w:rsidP="0080651D">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4DDEC8CF" w14:textId="77777777" w:rsidR="004F38C4" w:rsidRPr="006B3718" w:rsidRDefault="004F38C4" w:rsidP="0080651D">
            <w:pPr>
              <w:cnfStyle w:val="000000100000" w:firstRow="0" w:lastRow="0" w:firstColumn="0" w:lastColumn="0" w:oddVBand="0" w:evenVBand="0" w:oddHBand="1" w:evenHBand="0" w:firstRowFirstColumn="0" w:firstRowLastColumn="0" w:lastRowFirstColumn="0" w:lastRowLastColumn="0"/>
              <w:rPr>
                <w:color w:val="FF0000"/>
              </w:rPr>
            </w:pPr>
          </w:p>
        </w:tc>
      </w:tr>
    </w:tbl>
    <w:p w14:paraId="54EA4270" w14:textId="77777777" w:rsidR="00942CE6" w:rsidRPr="00942CE6" w:rsidRDefault="00942CE6" w:rsidP="00942CE6"/>
    <w:p w14:paraId="3A03B002" w14:textId="77777777" w:rsidR="00231C34" w:rsidRDefault="00231C34" w:rsidP="007D4386">
      <w:pPr>
        <w:pStyle w:val="Heading4"/>
        <w:numPr>
          <w:ilvl w:val="2"/>
          <w:numId w:val="2"/>
        </w:numPr>
      </w:pPr>
      <w:bookmarkStart w:id="2918" w:name="_Toc475949411"/>
      <w:r>
        <w:t>Wireframes</w:t>
      </w:r>
      <w:bookmarkEnd w:id="2918"/>
    </w:p>
    <w:p w14:paraId="3A841717" w14:textId="77777777" w:rsidR="00932F66" w:rsidRDefault="00932F66" w:rsidP="00AC555A">
      <w:pPr>
        <w:tabs>
          <w:tab w:val="left" w:pos="90"/>
        </w:tabs>
        <w:spacing w:before="120" w:after="0"/>
        <w:rPr>
          <w:color w:val="0070C0"/>
        </w:rPr>
      </w:pPr>
    </w:p>
    <w:p w14:paraId="3295B73F" w14:textId="63633CF3" w:rsidR="00FB5332" w:rsidRDefault="00FB5332" w:rsidP="004A46CC">
      <w:pPr>
        <w:pStyle w:val="Heading3"/>
        <w:rPr>
          <w:ins w:id="2919" w:author="Michael Petite" w:date="2017-02-22T18:17:00Z"/>
        </w:rPr>
      </w:pPr>
      <w:bookmarkStart w:id="2920" w:name="_Toc475949412"/>
      <w:ins w:id="2921" w:author="Michael Petite" w:date="2017-02-22T18:17:00Z">
        <w:r>
          <w:t>Inbox</w:t>
        </w:r>
        <w:bookmarkEnd w:id="2920"/>
      </w:ins>
    </w:p>
    <w:p w14:paraId="759194D3" w14:textId="77777777" w:rsidR="00FB5332" w:rsidRPr="007D4386" w:rsidRDefault="00FB5332" w:rsidP="00FB5332">
      <w:pPr>
        <w:pStyle w:val="Heading4"/>
        <w:numPr>
          <w:ilvl w:val="2"/>
          <w:numId w:val="2"/>
        </w:numPr>
        <w:rPr>
          <w:ins w:id="2922" w:author="Michael Petite" w:date="2017-02-22T18:17:00Z"/>
        </w:rPr>
      </w:pPr>
      <w:bookmarkStart w:id="2923" w:name="_Toc475949413"/>
      <w:ins w:id="2924" w:author="Michael Petite" w:date="2017-02-22T18:17:00Z">
        <w:r>
          <w:t>Business Requirement Changes</w:t>
        </w:r>
        <w:bookmarkEnd w:id="2923"/>
      </w:ins>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FB5332" w14:paraId="1EDD4887" w14:textId="77777777" w:rsidTr="003344AF">
        <w:trPr>
          <w:cnfStyle w:val="100000000000" w:firstRow="1" w:lastRow="0" w:firstColumn="0" w:lastColumn="0" w:oddVBand="0" w:evenVBand="0" w:oddHBand="0" w:evenHBand="0" w:firstRowFirstColumn="0" w:firstRowLastColumn="0" w:lastRowFirstColumn="0" w:lastRowLastColumn="0"/>
          <w:trHeight w:hRule="exact" w:val="370"/>
          <w:ins w:id="2925" w:author="Michael Petite" w:date="2017-02-22T18:17:00Z"/>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6D0749C0" w14:textId="77777777" w:rsidR="00FB5332" w:rsidRPr="00612C84" w:rsidRDefault="00FB5332" w:rsidP="003344AF">
            <w:pPr>
              <w:jc w:val="center"/>
              <w:rPr>
                <w:ins w:id="2926" w:author="Michael Petite" w:date="2017-02-22T18:17:00Z"/>
                <w:sz w:val="18"/>
                <w:szCs w:val="28"/>
              </w:rPr>
            </w:pPr>
            <w:ins w:id="2927" w:author="Michael Petite" w:date="2017-02-22T18:17:00Z">
              <w:r>
                <w:rPr>
                  <w:sz w:val="18"/>
                  <w:szCs w:val="28"/>
                </w:rPr>
                <w:t>Original BR ID</w:t>
              </w:r>
            </w:ins>
          </w:p>
        </w:tc>
        <w:tc>
          <w:tcPr>
            <w:tcW w:w="7200" w:type="dxa"/>
            <w:shd w:val="clear" w:color="auto" w:fill="367CC1"/>
            <w:vAlign w:val="center"/>
          </w:tcPr>
          <w:p w14:paraId="4BA5488E" w14:textId="77777777" w:rsidR="00FB5332" w:rsidRPr="00612C84" w:rsidRDefault="00FB5332" w:rsidP="003344AF">
            <w:pPr>
              <w:jc w:val="center"/>
              <w:cnfStyle w:val="100000000000" w:firstRow="1" w:lastRow="0" w:firstColumn="0" w:lastColumn="0" w:oddVBand="0" w:evenVBand="0" w:oddHBand="0" w:evenHBand="0" w:firstRowFirstColumn="0" w:firstRowLastColumn="0" w:lastRowFirstColumn="0" w:lastRowLastColumn="0"/>
              <w:rPr>
                <w:ins w:id="2928" w:author="Michael Petite" w:date="2017-02-22T18:17:00Z"/>
                <w:sz w:val="18"/>
                <w:szCs w:val="28"/>
              </w:rPr>
            </w:pPr>
            <w:ins w:id="2929" w:author="Michael Petite" w:date="2017-02-22T18:17:00Z">
              <w:r>
                <w:rPr>
                  <w:sz w:val="18"/>
                  <w:szCs w:val="28"/>
                </w:rPr>
                <w:t>Description</w:t>
              </w:r>
            </w:ins>
          </w:p>
        </w:tc>
      </w:tr>
      <w:tr w:rsidR="00FB5332" w14:paraId="4B20104C" w14:textId="77777777" w:rsidTr="003344AF">
        <w:trPr>
          <w:cnfStyle w:val="000000100000" w:firstRow="0" w:lastRow="0" w:firstColumn="0" w:lastColumn="0" w:oddVBand="0" w:evenVBand="0" w:oddHBand="1" w:evenHBand="0" w:firstRowFirstColumn="0" w:firstRowLastColumn="0" w:lastRowFirstColumn="0" w:lastRowLastColumn="0"/>
          <w:trHeight w:val="282"/>
          <w:ins w:id="2930" w:author="Michael Petite" w:date="2017-02-22T18:17:00Z"/>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2A342DD3" w14:textId="77777777" w:rsidR="00FB5332" w:rsidRPr="00D07AFF" w:rsidRDefault="00FB5332" w:rsidP="003344AF">
            <w:pPr>
              <w:rPr>
                <w:ins w:id="2931" w:author="Michael Petite" w:date="2017-02-22T18:17:00Z"/>
                <w:color w:val="FF0000"/>
              </w:rPr>
            </w:pPr>
          </w:p>
        </w:tc>
        <w:tc>
          <w:tcPr>
            <w:tcW w:w="7200" w:type="dxa"/>
          </w:tcPr>
          <w:p w14:paraId="2ECEB5C5" w14:textId="77777777" w:rsidR="00FB5332" w:rsidRPr="00D07AFF" w:rsidRDefault="00FB5332" w:rsidP="003344AF">
            <w:pPr>
              <w:cnfStyle w:val="000000100000" w:firstRow="0" w:lastRow="0" w:firstColumn="0" w:lastColumn="0" w:oddVBand="0" w:evenVBand="0" w:oddHBand="1" w:evenHBand="0" w:firstRowFirstColumn="0" w:firstRowLastColumn="0" w:lastRowFirstColumn="0" w:lastRowLastColumn="0"/>
              <w:rPr>
                <w:ins w:id="2932" w:author="Michael Petite" w:date="2017-02-22T18:17:00Z"/>
                <w:color w:val="FF0000"/>
              </w:rPr>
            </w:pPr>
          </w:p>
        </w:tc>
      </w:tr>
    </w:tbl>
    <w:p w14:paraId="5283BB45" w14:textId="77777777" w:rsidR="00FB5332" w:rsidRPr="0059144E" w:rsidRDefault="00FB5332" w:rsidP="00FB5332">
      <w:pPr>
        <w:tabs>
          <w:tab w:val="left" w:pos="90"/>
        </w:tabs>
        <w:spacing w:before="120" w:after="0"/>
        <w:ind w:left="1350"/>
        <w:rPr>
          <w:ins w:id="2933" w:author="Michael Petite" w:date="2017-02-22T18:17:00Z"/>
          <w:color w:val="0070C0"/>
        </w:rPr>
      </w:pPr>
    </w:p>
    <w:p w14:paraId="22B42467" w14:textId="77777777" w:rsidR="00FB5332" w:rsidRPr="007D4386" w:rsidRDefault="00FB5332" w:rsidP="00FB5332">
      <w:pPr>
        <w:pStyle w:val="Heading4"/>
        <w:numPr>
          <w:ilvl w:val="2"/>
          <w:numId w:val="2"/>
        </w:numPr>
        <w:rPr>
          <w:ins w:id="2934" w:author="Michael Petite" w:date="2017-02-22T18:17:00Z"/>
        </w:rPr>
      </w:pPr>
      <w:bookmarkStart w:id="2935" w:name="_Toc475949414"/>
      <w:ins w:id="2936" w:author="Michael Petite" w:date="2017-02-22T18:17:00Z">
        <w:r>
          <w:t>Technical Customizations</w:t>
        </w:r>
        <w:bookmarkEnd w:id="2935"/>
      </w:ins>
    </w:p>
    <w:p w14:paraId="73E55131" w14:textId="77777777" w:rsidR="00FB5332" w:rsidRPr="00AC555A" w:rsidRDefault="00FB5332" w:rsidP="00FB5332">
      <w:pPr>
        <w:pStyle w:val="Heading5"/>
        <w:rPr>
          <w:ins w:id="2937" w:author="Michael Petite" w:date="2017-02-22T18:17:00Z"/>
        </w:rPr>
      </w:pPr>
      <w:bookmarkStart w:id="2938" w:name="_Toc475949415"/>
      <w:ins w:id="2939" w:author="Michael Petite" w:date="2017-02-22T18:17:00Z">
        <w:r>
          <w:t>Page Level Customizations</w:t>
        </w:r>
        <w:bookmarkEnd w:id="2938"/>
      </w:ins>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50"/>
        <w:gridCol w:w="1548"/>
        <w:gridCol w:w="1261"/>
        <w:gridCol w:w="3535"/>
        <w:gridCol w:w="1456"/>
      </w:tblGrid>
      <w:tr w:rsidR="00FB5332" w14:paraId="02DCC232" w14:textId="77777777" w:rsidTr="003344AF">
        <w:trPr>
          <w:cnfStyle w:val="100000000000" w:firstRow="1" w:lastRow="0" w:firstColumn="0" w:lastColumn="0" w:oddVBand="0" w:evenVBand="0" w:oddHBand="0" w:evenHBand="0" w:firstRowFirstColumn="0" w:firstRowLastColumn="0" w:lastRowFirstColumn="0" w:lastRowLastColumn="0"/>
          <w:trHeight w:val="436"/>
          <w:ins w:id="2940" w:author="Michael Petite" w:date="2017-02-22T18:17:00Z"/>
        </w:trPr>
        <w:tc>
          <w:tcPr>
            <w:cnfStyle w:val="001000000000" w:firstRow="0" w:lastRow="0" w:firstColumn="1" w:lastColumn="0" w:oddVBand="0" w:evenVBand="0" w:oddHBand="0" w:evenHBand="0" w:firstRowFirstColumn="0" w:firstRowLastColumn="0" w:lastRowFirstColumn="0" w:lastRowLastColumn="0"/>
            <w:tcW w:w="1550" w:type="dxa"/>
            <w:shd w:val="clear" w:color="auto" w:fill="367CC1"/>
            <w:vAlign w:val="center"/>
          </w:tcPr>
          <w:p w14:paraId="3F68B378" w14:textId="77777777" w:rsidR="00FB5332" w:rsidRPr="00612C84" w:rsidRDefault="00FB5332" w:rsidP="003344AF">
            <w:pPr>
              <w:rPr>
                <w:ins w:id="2941" w:author="Michael Petite" w:date="2017-02-22T18:17:00Z"/>
                <w:sz w:val="18"/>
                <w:szCs w:val="28"/>
              </w:rPr>
            </w:pPr>
            <w:ins w:id="2942" w:author="Michael Petite" w:date="2017-02-22T18:17:00Z">
              <w:r>
                <w:rPr>
                  <w:sz w:val="18"/>
                  <w:szCs w:val="28"/>
                </w:rPr>
                <w:t>Attribute Type</w:t>
              </w:r>
            </w:ins>
          </w:p>
        </w:tc>
        <w:tc>
          <w:tcPr>
            <w:tcW w:w="1548" w:type="dxa"/>
            <w:shd w:val="clear" w:color="auto" w:fill="367CC1"/>
            <w:vAlign w:val="center"/>
          </w:tcPr>
          <w:p w14:paraId="2EB9E760" w14:textId="77777777" w:rsidR="00FB5332" w:rsidRPr="00612C84" w:rsidRDefault="00FB5332" w:rsidP="003344AF">
            <w:pPr>
              <w:jc w:val="center"/>
              <w:cnfStyle w:val="100000000000" w:firstRow="1" w:lastRow="0" w:firstColumn="0" w:lastColumn="0" w:oddVBand="0" w:evenVBand="0" w:oddHBand="0" w:evenHBand="0" w:firstRowFirstColumn="0" w:firstRowLastColumn="0" w:lastRowFirstColumn="0" w:lastRowLastColumn="0"/>
              <w:rPr>
                <w:ins w:id="2943" w:author="Michael Petite" w:date="2017-02-22T18:17:00Z"/>
                <w:sz w:val="18"/>
                <w:szCs w:val="28"/>
              </w:rPr>
            </w:pPr>
            <w:ins w:id="2944" w:author="Michael Petite" w:date="2017-02-22T18:17:00Z">
              <w:r>
                <w:rPr>
                  <w:sz w:val="18"/>
                  <w:szCs w:val="28"/>
                </w:rPr>
                <w:t>Title</w:t>
              </w:r>
            </w:ins>
          </w:p>
        </w:tc>
        <w:tc>
          <w:tcPr>
            <w:tcW w:w="1261" w:type="dxa"/>
            <w:shd w:val="clear" w:color="auto" w:fill="367CC1"/>
            <w:vAlign w:val="center"/>
          </w:tcPr>
          <w:p w14:paraId="2CEE0D1E" w14:textId="77777777" w:rsidR="00FB5332" w:rsidRPr="00612C84" w:rsidRDefault="00FB5332" w:rsidP="003344AF">
            <w:pPr>
              <w:jc w:val="center"/>
              <w:cnfStyle w:val="100000000000" w:firstRow="1" w:lastRow="0" w:firstColumn="0" w:lastColumn="0" w:oddVBand="0" w:evenVBand="0" w:oddHBand="0" w:evenHBand="0" w:firstRowFirstColumn="0" w:firstRowLastColumn="0" w:lastRowFirstColumn="0" w:lastRowLastColumn="0"/>
              <w:rPr>
                <w:ins w:id="2945" w:author="Michael Petite" w:date="2017-02-22T18:17:00Z"/>
                <w:sz w:val="18"/>
                <w:szCs w:val="28"/>
              </w:rPr>
            </w:pPr>
            <w:ins w:id="2946" w:author="Michael Petite" w:date="2017-02-22T18:17:00Z">
              <w:r>
                <w:rPr>
                  <w:sz w:val="18"/>
                  <w:szCs w:val="28"/>
                </w:rPr>
                <w:t>Description</w:t>
              </w:r>
            </w:ins>
          </w:p>
        </w:tc>
        <w:tc>
          <w:tcPr>
            <w:tcW w:w="3535" w:type="dxa"/>
            <w:shd w:val="clear" w:color="auto" w:fill="367CC1"/>
            <w:vAlign w:val="center"/>
          </w:tcPr>
          <w:p w14:paraId="4379F710" w14:textId="77777777" w:rsidR="00FB5332" w:rsidRPr="00612C84" w:rsidRDefault="00FB5332" w:rsidP="003344AF">
            <w:pPr>
              <w:jc w:val="center"/>
              <w:cnfStyle w:val="100000000000" w:firstRow="1" w:lastRow="0" w:firstColumn="0" w:lastColumn="0" w:oddVBand="0" w:evenVBand="0" w:oddHBand="0" w:evenHBand="0" w:firstRowFirstColumn="0" w:firstRowLastColumn="0" w:lastRowFirstColumn="0" w:lastRowLastColumn="0"/>
              <w:rPr>
                <w:ins w:id="2947" w:author="Michael Petite" w:date="2017-02-22T18:17:00Z"/>
                <w:sz w:val="18"/>
                <w:szCs w:val="28"/>
              </w:rPr>
            </w:pPr>
            <w:ins w:id="2948" w:author="Michael Petite" w:date="2017-02-22T18:17:00Z">
              <w:r>
                <w:rPr>
                  <w:sz w:val="18"/>
                  <w:szCs w:val="28"/>
                </w:rPr>
                <w:t>Validation</w:t>
              </w:r>
            </w:ins>
          </w:p>
        </w:tc>
        <w:tc>
          <w:tcPr>
            <w:tcW w:w="1456" w:type="dxa"/>
            <w:shd w:val="clear" w:color="auto" w:fill="367CC1"/>
            <w:vAlign w:val="center"/>
          </w:tcPr>
          <w:p w14:paraId="3907FF5F" w14:textId="77777777" w:rsidR="00FB5332" w:rsidRDefault="00FB5332" w:rsidP="003344AF">
            <w:pPr>
              <w:jc w:val="center"/>
              <w:cnfStyle w:val="100000000000" w:firstRow="1" w:lastRow="0" w:firstColumn="0" w:lastColumn="0" w:oddVBand="0" w:evenVBand="0" w:oddHBand="0" w:evenHBand="0" w:firstRowFirstColumn="0" w:firstRowLastColumn="0" w:lastRowFirstColumn="0" w:lastRowLastColumn="0"/>
              <w:rPr>
                <w:ins w:id="2949" w:author="Michael Petite" w:date="2017-02-22T18:17:00Z"/>
                <w:sz w:val="18"/>
                <w:szCs w:val="28"/>
              </w:rPr>
            </w:pPr>
            <w:ins w:id="2950" w:author="Michael Petite" w:date="2017-02-22T18:17:00Z">
              <w:r>
                <w:rPr>
                  <w:sz w:val="18"/>
                  <w:szCs w:val="28"/>
                </w:rPr>
                <w:t>Customization</w:t>
              </w:r>
            </w:ins>
          </w:p>
        </w:tc>
      </w:tr>
      <w:tr w:rsidR="00FB5332" w14:paraId="413CC060" w14:textId="77777777" w:rsidTr="003344AF">
        <w:trPr>
          <w:cnfStyle w:val="000000100000" w:firstRow="0" w:lastRow="0" w:firstColumn="0" w:lastColumn="0" w:oddVBand="0" w:evenVBand="0" w:oddHBand="1" w:evenHBand="0" w:firstRowFirstColumn="0" w:firstRowLastColumn="0" w:lastRowFirstColumn="0" w:lastRowLastColumn="0"/>
          <w:trHeight w:val="436"/>
          <w:ins w:id="2951" w:author="Michael Petite" w:date="2017-02-22T18:17:00Z"/>
        </w:trPr>
        <w:tc>
          <w:tcPr>
            <w:cnfStyle w:val="001000000000" w:firstRow="0" w:lastRow="0" w:firstColumn="1" w:lastColumn="0" w:oddVBand="0" w:evenVBand="0" w:oddHBand="0" w:evenHBand="0" w:firstRowFirstColumn="0" w:firstRowLastColumn="0" w:lastRowFirstColumn="0" w:lastRowLastColumn="0"/>
            <w:tcW w:w="1550" w:type="dxa"/>
          </w:tcPr>
          <w:p w14:paraId="6A12B41B" w14:textId="7744AFC7" w:rsidR="00FB5332" w:rsidRPr="00037C5E" w:rsidRDefault="006752F0" w:rsidP="003344AF">
            <w:pPr>
              <w:rPr>
                <w:ins w:id="2952" w:author="Michael Petite" w:date="2017-02-22T18:17:00Z"/>
                <w:b w:val="0"/>
                <w:color w:val="000000" w:themeColor="text1"/>
              </w:rPr>
            </w:pPr>
            <w:ins w:id="2953" w:author="Michael Petite" w:date="2017-02-22T18:18:00Z">
              <w:r>
                <w:rPr>
                  <w:b w:val="0"/>
                  <w:color w:val="000000" w:themeColor="text1"/>
                </w:rPr>
                <w:t>Page Feature</w:t>
              </w:r>
            </w:ins>
          </w:p>
        </w:tc>
        <w:tc>
          <w:tcPr>
            <w:tcW w:w="1548" w:type="dxa"/>
          </w:tcPr>
          <w:p w14:paraId="6A9455A3" w14:textId="287DBDA2" w:rsidR="00FB5332" w:rsidRPr="00AC555A" w:rsidRDefault="006752F0" w:rsidP="003344AF">
            <w:pPr>
              <w:cnfStyle w:val="000000100000" w:firstRow="0" w:lastRow="0" w:firstColumn="0" w:lastColumn="0" w:oddVBand="0" w:evenVBand="0" w:oddHBand="1" w:evenHBand="0" w:firstRowFirstColumn="0" w:firstRowLastColumn="0" w:lastRowFirstColumn="0" w:lastRowLastColumn="0"/>
              <w:rPr>
                <w:ins w:id="2954" w:author="Michael Petite" w:date="2017-02-22T18:17:00Z"/>
                <w:color w:val="000000" w:themeColor="text1"/>
              </w:rPr>
            </w:pPr>
            <w:ins w:id="2955" w:author="Michael Petite" w:date="2017-02-22T18:18:00Z">
              <w:r>
                <w:rPr>
                  <w:color w:val="000000" w:themeColor="text1"/>
                </w:rPr>
                <w:t>Remove Contracting Tab from Inbox for all users</w:t>
              </w:r>
            </w:ins>
          </w:p>
        </w:tc>
        <w:tc>
          <w:tcPr>
            <w:tcW w:w="1261" w:type="dxa"/>
          </w:tcPr>
          <w:p w14:paraId="57A63949" w14:textId="1448DE03" w:rsidR="00FB5332" w:rsidRPr="00AC555A" w:rsidRDefault="006752F0" w:rsidP="003344AF">
            <w:pPr>
              <w:cnfStyle w:val="000000100000" w:firstRow="0" w:lastRow="0" w:firstColumn="0" w:lastColumn="0" w:oddVBand="0" w:evenVBand="0" w:oddHBand="1" w:evenHBand="0" w:firstRowFirstColumn="0" w:firstRowLastColumn="0" w:lastRowFirstColumn="0" w:lastRowLastColumn="0"/>
              <w:rPr>
                <w:ins w:id="2956" w:author="Michael Petite" w:date="2017-02-22T18:17:00Z"/>
                <w:color w:val="000000" w:themeColor="text1"/>
              </w:rPr>
            </w:pPr>
            <w:ins w:id="2957" w:author="Michael Petite" w:date="2017-02-22T18:18:00Z">
              <w:r>
                <w:rPr>
                  <w:color w:val="000000" w:themeColor="text1"/>
                </w:rPr>
                <w:t>Remove Tab</w:t>
              </w:r>
            </w:ins>
          </w:p>
        </w:tc>
        <w:tc>
          <w:tcPr>
            <w:tcW w:w="3535" w:type="dxa"/>
          </w:tcPr>
          <w:p w14:paraId="74498EC1" w14:textId="5038CE84" w:rsidR="00FB5332" w:rsidRPr="00AC555A" w:rsidRDefault="00FB5332" w:rsidP="003344AF">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ins w:id="2958" w:author="Michael Petite" w:date="2017-02-22T18:17:00Z"/>
                <w:color w:val="000000" w:themeColor="text1"/>
              </w:rPr>
            </w:pPr>
          </w:p>
        </w:tc>
        <w:tc>
          <w:tcPr>
            <w:tcW w:w="1456" w:type="dxa"/>
            <w:vAlign w:val="center"/>
          </w:tcPr>
          <w:p w14:paraId="44F68AEF" w14:textId="2607F6D6" w:rsidR="00FB5332" w:rsidRPr="00AC555A" w:rsidRDefault="006752F0" w:rsidP="003344AF">
            <w:pPr>
              <w:cnfStyle w:val="000000100000" w:firstRow="0" w:lastRow="0" w:firstColumn="0" w:lastColumn="0" w:oddVBand="0" w:evenVBand="0" w:oddHBand="1" w:evenHBand="0" w:firstRowFirstColumn="0" w:firstRowLastColumn="0" w:lastRowFirstColumn="0" w:lastRowLastColumn="0"/>
              <w:rPr>
                <w:ins w:id="2959" w:author="Michael Petite" w:date="2017-02-22T18:17:00Z"/>
                <w:color w:val="000000" w:themeColor="text1"/>
              </w:rPr>
            </w:pPr>
            <w:ins w:id="2960" w:author="Michael Petite" w:date="2017-02-22T18:18:00Z">
              <w:r>
                <w:rPr>
                  <w:color w:val="000000" w:themeColor="text1"/>
                </w:rPr>
                <w:t>Remove</w:t>
              </w:r>
            </w:ins>
          </w:p>
        </w:tc>
      </w:tr>
    </w:tbl>
    <w:p w14:paraId="44DF9900" w14:textId="4E8289F7" w:rsidR="00FB5332" w:rsidRDefault="00FB5332" w:rsidP="00FB5332">
      <w:pPr>
        <w:pStyle w:val="Heading5"/>
        <w:rPr>
          <w:ins w:id="2961" w:author="Michael Petite" w:date="2017-02-22T18:19:00Z"/>
        </w:rPr>
      </w:pPr>
      <w:bookmarkStart w:id="2962" w:name="_Toc475949416"/>
      <w:ins w:id="2963" w:author="Michael Petite" w:date="2017-02-22T18:17:00Z">
        <w:r>
          <w:t>Technical Specification Changes</w:t>
        </w:r>
      </w:ins>
      <w:bookmarkEnd w:id="2962"/>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6752F0" w:rsidRPr="00612C84" w14:paraId="59375516" w14:textId="77777777" w:rsidTr="003344AF">
        <w:trPr>
          <w:cnfStyle w:val="100000000000" w:firstRow="1" w:lastRow="0" w:firstColumn="0" w:lastColumn="0" w:oddVBand="0" w:evenVBand="0" w:oddHBand="0" w:evenHBand="0" w:firstRowFirstColumn="0" w:firstRowLastColumn="0" w:lastRowFirstColumn="0" w:lastRowLastColumn="0"/>
          <w:trHeight w:hRule="exact" w:val="550"/>
          <w:ins w:id="2964" w:author="Michael Petite" w:date="2017-02-22T18:19:00Z"/>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4FEC2182" w14:textId="77777777" w:rsidR="006752F0" w:rsidRDefault="006752F0" w:rsidP="003344AF">
            <w:pPr>
              <w:jc w:val="center"/>
              <w:rPr>
                <w:ins w:id="2965" w:author="Michael Petite" w:date="2017-02-22T18:19:00Z"/>
                <w:sz w:val="18"/>
                <w:szCs w:val="28"/>
              </w:rPr>
            </w:pPr>
            <w:ins w:id="2966" w:author="Michael Petite" w:date="2017-02-22T18:19:00Z">
              <w:r>
                <w:rPr>
                  <w:sz w:val="18"/>
                  <w:szCs w:val="28"/>
                </w:rPr>
                <w:t>BR ID</w:t>
              </w:r>
            </w:ins>
          </w:p>
        </w:tc>
        <w:tc>
          <w:tcPr>
            <w:tcW w:w="1929" w:type="dxa"/>
            <w:shd w:val="clear" w:color="auto" w:fill="367CC1"/>
            <w:vAlign w:val="center"/>
          </w:tcPr>
          <w:p w14:paraId="30CE4EC5" w14:textId="77777777" w:rsidR="006752F0" w:rsidRPr="00612C84" w:rsidRDefault="006752F0" w:rsidP="003344AF">
            <w:pPr>
              <w:jc w:val="center"/>
              <w:cnfStyle w:val="100000000000" w:firstRow="1" w:lastRow="0" w:firstColumn="0" w:lastColumn="0" w:oddVBand="0" w:evenVBand="0" w:oddHBand="0" w:evenHBand="0" w:firstRowFirstColumn="0" w:firstRowLastColumn="0" w:lastRowFirstColumn="0" w:lastRowLastColumn="0"/>
              <w:rPr>
                <w:ins w:id="2967" w:author="Michael Petite" w:date="2017-02-22T18:19:00Z"/>
                <w:sz w:val="18"/>
                <w:szCs w:val="28"/>
              </w:rPr>
            </w:pPr>
            <w:ins w:id="2968" w:author="Michael Petite" w:date="2017-02-22T18:19:00Z">
              <w:r>
                <w:rPr>
                  <w:sz w:val="18"/>
                  <w:szCs w:val="28"/>
                </w:rPr>
                <w:t>TR ID</w:t>
              </w:r>
            </w:ins>
          </w:p>
        </w:tc>
        <w:tc>
          <w:tcPr>
            <w:tcW w:w="2575" w:type="dxa"/>
            <w:shd w:val="clear" w:color="auto" w:fill="367CC1"/>
            <w:vAlign w:val="center"/>
          </w:tcPr>
          <w:p w14:paraId="75B0AD89" w14:textId="77777777" w:rsidR="006752F0" w:rsidRDefault="006752F0" w:rsidP="003344AF">
            <w:pPr>
              <w:jc w:val="center"/>
              <w:cnfStyle w:val="100000000000" w:firstRow="1" w:lastRow="0" w:firstColumn="0" w:lastColumn="0" w:oddVBand="0" w:evenVBand="0" w:oddHBand="0" w:evenHBand="0" w:firstRowFirstColumn="0" w:firstRowLastColumn="0" w:lastRowFirstColumn="0" w:lastRowLastColumn="0"/>
              <w:rPr>
                <w:ins w:id="2969" w:author="Michael Petite" w:date="2017-02-22T18:19:00Z"/>
                <w:sz w:val="18"/>
                <w:szCs w:val="28"/>
              </w:rPr>
            </w:pPr>
            <w:ins w:id="2970" w:author="Michael Petite" w:date="2017-02-22T18:19:00Z">
              <w:r>
                <w:rPr>
                  <w:sz w:val="18"/>
                  <w:szCs w:val="28"/>
                </w:rPr>
                <w:t>Section Reference</w:t>
              </w:r>
            </w:ins>
          </w:p>
        </w:tc>
        <w:tc>
          <w:tcPr>
            <w:tcW w:w="3229" w:type="dxa"/>
            <w:shd w:val="clear" w:color="auto" w:fill="367CC1"/>
            <w:vAlign w:val="center"/>
          </w:tcPr>
          <w:p w14:paraId="15FE5609" w14:textId="77777777" w:rsidR="006752F0" w:rsidRPr="00612C84" w:rsidRDefault="006752F0" w:rsidP="003344AF">
            <w:pPr>
              <w:jc w:val="center"/>
              <w:cnfStyle w:val="100000000000" w:firstRow="1" w:lastRow="0" w:firstColumn="0" w:lastColumn="0" w:oddVBand="0" w:evenVBand="0" w:oddHBand="0" w:evenHBand="0" w:firstRowFirstColumn="0" w:firstRowLastColumn="0" w:lastRowFirstColumn="0" w:lastRowLastColumn="0"/>
              <w:rPr>
                <w:ins w:id="2971" w:author="Michael Petite" w:date="2017-02-22T18:19:00Z"/>
                <w:sz w:val="18"/>
                <w:szCs w:val="28"/>
              </w:rPr>
            </w:pPr>
            <w:ins w:id="2972" w:author="Michael Petite" w:date="2017-02-22T18:19:00Z">
              <w:r>
                <w:rPr>
                  <w:sz w:val="18"/>
                  <w:szCs w:val="28"/>
                </w:rPr>
                <w:t>Customization Description</w:t>
              </w:r>
            </w:ins>
          </w:p>
        </w:tc>
      </w:tr>
      <w:tr w:rsidR="006752F0" w:rsidRPr="006B3718" w14:paraId="64627CEA" w14:textId="77777777" w:rsidTr="003344AF">
        <w:trPr>
          <w:cnfStyle w:val="000000100000" w:firstRow="0" w:lastRow="0" w:firstColumn="0" w:lastColumn="0" w:oddVBand="0" w:evenVBand="0" w:oddHBand="1" w:evenHBand="0" w:firstRowFirstColumn="0" w:firstRowLastColumn="0" w:lastRowFirstColumn="0" w:lastRowLastColumn="0"/>
          <w:trHeight w:val="656"/>
          <w:ins w:id="2973" w:author="Michael Petite" w:date="2017-02-22T18:19:00Z"/>
        </w:trPr>
        <w:tc>
          <w:tcPr>
            <w:cnfStyle w:val="001000000000" w:firstRow="0" w:lastRow="0" w:firstColumn="1" w:lastColumn="0" w:oddVBand="0" w:evenVBand="0" w:oddHBand="0" w:evenHBand="0" w:firstRowFirstColumn="0" w:firstRowLastColumn="0" w:lastRowFirstColumn="0" w:lastRowLastColumn="0"/>
            <w:tcW w:w="1617" w:type="dxa"/>
          </w:tcPr>
          <w:p w14:paraId="3AC80136" w14:textId="77777777" w:rsidR="006752F0" w:rsidRDefault="006752F0" w:rsidP="003344AF">
            <w:pPr>
              <w:rPr>
                <w:ins w:id="2974" w:author="Michael Petite" w:date="2017-02-22T18:19:00Z"/>
                <w:color w:val="FF0000"/>
              </w:rPr>
            </w:pPr>
          </w:p>
        </w:tc>
        <w:tc>
          <w:tcPr>
            <w:tcW w:w="1929" w:type="dxa"/>
          </w:tcPr>
          <w:p w14:paraId="25E354C1" w14:textId="77777777" w:rsidR="006752F0" w:rsidRPr="006B3718" w:rsidRDefault="006752F0" w:rsidP="003344AF">
            <w:pPr>
              <w:cnfStyle w:val="000000100000" w:firstRow="0" w:lastRow="0" w:firstColumn="0" w:lastColumn="0" w:oddVBand="0" w:evenVBand="0" w:oddHBand="1" w:evenHBand="0" w:firstRowFirstColumn="0" w:firstRowLastColumn="0" w:lastRowFirstColumn="0" w:lastRowLastColumn="0"/>
              <w:rPr>
                <w:ins w:id="2975" w:author="Michael Petite" w:date="2017-02-22T18:19:00Z"/>
                <w:color w:val="FF0000"/>
              </w:rPr>
            </w:pPr>
          </w:p>
        </w:tc>
        <w:tc>
          <w:tcPr>
            <w:tcW w:w="2575" w:type="dxa"/>
          </w:tcPr>
          <w:p w14:paraId="1D372551" w14:textId="77777777" w:rsidR="006752F0" w:rsidRPr="006B3718" w:rsidRDefault="006752F0" w:rsidP="003344AF">
            <w:pPr>
              <w:cnfStyle w:val="000000100000" w:firstRow="0" w:lastRow="0" w:firstColumn="0" w:lastColumn="0" w:oddVBand="0" w:evenVBand="0" w:oddHBand="1" w:evenHBand="0" w:firstRowFirstColumn="0" w:firstRowLastColumn="0" w:lastRowFirstColumn="0" w:lastRowLastColumn="0"/>
              <w:rPr>
                <w:ins w:id="2976" w:author="Michael Petite" w:date="2017-02-22T18:19:00Z"/>
                <w:color w:val="FF0000"/>
              </w:rPr>
            </w:pPr>
          </w:p>
        </w:tc>
        <w:tc>
          <w:tcPr>
            <w:tcW w:w="3229" w:type="dxa"/>
          </w:tcPr>
          <w:p w14:paraId="679F468D" w14:textId="77777777" w:rsidR="006752F0" w:rsidRPr="006B3718" w:rsidRDefault="006752F0" w:rsidP="003344AF">
            <w:pPr>
              <w:cnfStyle w:val="000000100000" w:firstRow="0" w:lastRow="0" w:firstColumn="0" w:lastColumn="0" w:oddVBand="0" w:evenVBand="0" w:oddHBand="1" w:evenHBand="0" w:firstRowFirstColumn="0" w:firstRowLastColumn="0" w:lastRowFirstColumn="0" w:lastRowLastColumn="0"/>
              <w:rPr>
                <w:ins w:id="2977" w:author="Michael Petite" w:date="2017-02-22T18:19:00Z"/>
                <w:color w:val="FF0000"/>
              </w:rPr>
            </w:pPr>
          </w:p>
        </w:tc>
      </w:tr>
    </w:tbl>
    <w:p w14:paraId="00F3B95A" w14:textId="77777777" w:rsidR="006752F0" w:rsidRPr="006752F0" w:rsidRDefault="006752F0">
      <w:pPr>
        <w:rPr>
          <w:ins w:id="2978" w:author="Michael Petite" w:date="2017-02-22T18:17:00Z"/>
        </w:rPr>
        <w:pPrChange w:id="2979" w:author="Michael Petite" w:date="2017-02-22T18:19:00Z">
          <w:pPr>
            <w:pStyle w:val="Heading5"/>
          </w:pPr>
        </w:pPrChange>
      </w:pPr>
    </w:p>
    <w:p w14:paraId="7B181748" w14:textId="3A52183E" w:rsidR="00FB5332" w:rsidRDefault="00FB5332">
      <w:pPr>
        <w:pStyle w:val="Heading4"/>
        <w:numPr>
          <w:ilvl w:val="2"/>
          <w:numId w:val="2"/>
        </w:numPr>
        <w:rPr>
          <w:ins w:id="2980" w:author="Michael Petite" w:date="2017-02-22T18:17:00Z"/>
        </w:rPr>
        <w:pPrChange w:id="2981" w:author="Michael Petite" w:date="2017-02-22T18:17:00Z">
          <w:pPr>
            <w:pStyle w:val="Heading4"/>
            <w:numPr>
              <w:ilvl w:val="3"/>
              <w:numId w:val="2"/>
            </w:numPr>
            <w:ind w:left="1440" w:hanging="1080"/>
          </w:pPr>
        </w:pPrChange>
      </w:pPr>
      <w:bookmarkStart w:id="2982" w:name="_Toc475949417"/>
      <w:commentRangeStart w:id="2983"/>
      <w:commentRangeStart w:id="2984"/>
      <w:ins w:id="2985" w:author="Michael Petite" w:date="2017-02-22T18:17:00Z">
        <w:r>
          <w:t>Wireframes</w:t>
        </w:r>
      </w:ins>
      <w:commentRangeEnd w:id="2983"/>
      <w:ins w:id="2986" w:author="Michael Petite" w:date="2017-02-22T18:20:00Z">
        <w:r w:rsidR="006752F0">
          <w:rPr>
            <w:rStyle w:val="CommentReference"/>
            <w:rFonts w:ascii="Calibri" w:eastAsia="Calibri" w:hAnsi="Calibri" w:cs="Times New Roman"/>
            <w:b w:val="0"/>
            <w:bCs w:val="0"/>
            <w:color w:val="auto"/>
          </w:rPr>
          <w:commentReference w:id="2983"/>
        </w:r>
      </w:ins>
      <w:commentRangeEnd w:id="2984"/>
      <w:r w:rsidR="003344AF">
        <w:rPr>
          <w:rStyle w:val="CommentReference"/>
          <w:rFonts w:ascii="Calibri" w:eastAsia="Calibri" w:hAnsi="Calibri" w:cs="Times New Roman"/>
          <w:b w:val="0"/>
          <w:bCs w:val="0"/>
          <w:color w:val="auto"/>
        </w:rPr>
        <w:commentReference w:id="2984"/>
      </w:r>
      <w:bookmarkEnd w:id="2982"/>
    </w:p>
    <w:p w14:paraId="767AAF6F" w14:textId="77777777" w:rsidR="00E73144" w:rsidRDefault="00E73144">
      <w:pPr>
        <w:rPr>
          <w:ins w:id="2987" w:author="Shawn Stickney" w:date="2017-02-23T11:39:00Z"/>
        </w:rPr>
        <w:pPrChange w:id="2988" w:author="Michael Petite" w:date="2017-02-22T18:17:00Z">
          <w:pPr>
            <w:pStyle w:val="Heading3"/>
          </w:pPr>
        </w:pPrChange>
      </w:pPr>
    </w:p>
    <w:p w14:paraId="25C93E30" w14:textId="7ED24763" w:rsidR="00E73144" w:rsidRDefault="00E73144">
      <w:pPr>
        <w:rPr>
          <w:ins w:id="2989" w:author="Shawn Stickney" w:date="2017-02-23T11:39:00Z"/>
        </w:rPr>
        <w:pPrChange w:id="2990" w:author="Michael Petite" w:date="2017-02-22T18:17:00Z">
          <w:pPr>
            <w:pStyle w:val="Heading3"/>
          </w:pPr>
        </w:pPrChange>
      </w:pPr>
      <w:ins w:id="2991" w:author="Shawn Stickney" w:date="2017-02-23T11:39:00Z">
        <w:r>
          <w:t>Submitter:</w:t>
        </w:r>
      </w:ins>
    </w:p>
    <w:p w14:paraId="712618F5" w14:textId="4796F180" w:rsidR="00FB5332" w:rsidRDefault="003344AF">
      <w:pPr>
        <w:rPr>
          <w:ins w:id="2992" w:author="Shawn Stickney" w:date="2017-02-23T11:39:00Z"/>
        </w:rPr>
        <w:pPrChange w:id="2993" w:author="Michael Petite" w:date="2017-02-22T18:17:00Z">
          <w:pPr>
            <w:pStyle w:val="Heading3"/>
          </w:pPr>
        </w:pPrChange>
      </w:pPr>
      <w:ins w:id="2994" w:author="Shawn Stickney" w:date="2017-02-23T11:30:00Z">
        <w:r>
          <w:rPr>
            <w:noProof/>
          </w:rPr>
          <w:lastRenderedPageBreak/>
          <w:drawing>
            <wp:inline distT="0" distB="0" distL="0" distR="0" wp14:anchorId="141C1CA0" wp14:editId="079322E2">
              <wp:extent cx="5943600"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02-23_1128.png"/>
                      <pic:cNvPicPr/>
                    </pic:nvPicPr>
                    <pic:blipFill>
                      <a:blip r:embed="rId14"/>
                      <a:stretch>
                        <a:fillRect/>
                      </a:stretch>
                    </pic:blipFill>
                    <pic:spPr>
                      <a:xfrm>
                        <a:off x="0" y="0"/>
                        <a:ext cx="5943600" cy="3723005"/>
                      </a:xfrm>
                      <a:prstGeom prst="rect">
                        <a:avLst/>
                      </a:prstGeom>
                    </pic:spPr>
                  </pic:pic>
                </a:graphicData>
              </a:graphic>
            </wp:inline>
          </w:drawing>
        </w:r>
      </w:ins>
    </w:p>
    <w:p w14:paraId="04BB938B" w14:textId="6574D37A" w:rsidR="00E73144" w:rsidRDefault="00E73144">
      <w:pPr>
        <w:rPr>
          <w:ins w:id="2995" w:author="Shawn Stickney" w:date="2017-02-23T11:39:00Z"/>
        </w:rPr>
        <w:pPrChange w:id="2996" w:author="Michael Petite" w:date="2017-02-22T18:17:00Z">
          <w:pPr>
            <w:pStyle w:val="Heading3"/>
          </w:pPr>
        </w:pPrChange>
      </w:pPr>
      <w:ins w:id="2997" w:author="Shawn Stickney" w:date="2017-02-23T11:39:00Z">
        <w:r>
          <w:t>Coordinator:</w:t>
        </w:r>
      </w:ins>
    </w:p>
    <w:p w14:paraId="4DE1EE79" w14:textId="228C0C3B" w:rsidR="00E73144" w:rsidRDefault="00E73144">
      <w:pPr>
        <w:rPr>
          <w:ins w:id="2998" w:author="Shawn Stickney" w:date="2017-02-23T11:39:00Z"/>
        </w:rPr>
        <w:pPrChange w:id="2999" w:author="Michael Petite" w:date="2017-02-22T18:17:00Z">
          <w:pPr>
            <w:pStyle w:val="Heading3"/>
          </w:pPr>
        </w:pPrChange>
      </w:pPr>
      <w:ins w:id="3000" w:author="Shawn Stickney" w:date="2017-02-23T11:39:00Z">
        <w:r>
          <w:rPr>
            <w:noProof/>
          </w:rPr>
          <w:drawing>
            <wp:inline distT="0" distB="0" distL="0" distR="0" wp14:anchorId="2AC28275" wp14:editId="4E5DB96F">
              <wp:extent cx="5943600" cy="3316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7-02-23_1138.png"/>
                      <pic:cNvPicPr/>
                    </pic:nvPicPr>
                    <pic:blipFill>
                      <a:blip r:embed="rId15"/>
                      <a:stretch>
                        <a:fillRect/>
                      </a:stretch>
                    </pic:blipFill>
                    <pic:spPr>
                      <a:xfrm>
                        <a:off x="0" y="0"/>
                        <a:ext cx="5943600" cy="3316605"/>
                      </a:xfrm>
                      <a:prstGeom prst="rect">
                        <a:avLst/>
                      </a:prstGeom>
                    </pic:spPr>
                  </pic:pic>
                </a:graphicData>
              </a:graphic>
            </wp:inline>
          </w:drawing>
        </w:r>
      </w:ins>
    </w:p>
    <w:p w14:paraId="71BDF7FE" w14:textId="0FC4DE95" w:rsidR="00E73144" w:rsidRDefault="00E73144">
      <w:pPr>
        <w:rPr>
          <w:ins w:id="3001" w:author="Shawn Stickney" w:date="2017-02-23T11:39:00Z"/>
        </w:rPr>
        <w:pPrChange w:id="3002" w:author="Michael Petite" w:date="2017-02-22T18:17:00Z">
          <w:pPr>
            <w:pStyle w:val="Heading3"/>
          </w:pPr>
        </w:pPrChange>
      </w:pPr>
      <w:ins w:id="3003" w:author="Shawn Stickney" w:date="2017-02-23T11:39:00Z">
        <w:r>
          <w:t>Approver:</w:t>
        </w:r>
      </w:ins>
    </w:p>
    <w:p w14:paraId="0E9BA18B" w14:textId="7C560F92" w:rsidR="00E73144" w:rsidRPr="00FB5332" w:rsidRDefault="00E73144">
      <w:pPr>
        <w:rPr>
          <w:ins w:id="3004" w:author="Michael Petite" w:date="2017-02-22T18:17:00Z"/>
        </w:rPr>
        <w:pPrChange w:id="3005" w:author="Michael Petite" w:date="2017-02-22T18:17:00Z">
          <w:pPr>
            <w:pStyle w:val="Heading3"/>
          </w:pPr>
        </w:pPrChange>
      </w:pPr>
      <w:ins w:id="3006" w:author="Shawn Stickney" w:date="2017-02-23T11:40:00Z">
        <w:r>
          <w:rPr>
            <w:noProof/>
          </w:rPr>
          <w:lastRenderedPageBreak/>
          <w:drawing>
            <wp:inline distT="0" distB="0" distL="0" distR="0" wp14:anchorId="0CA05452" wp14:editId="24097FED">
              <wp:extent cx="5943600" cy="3227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7-02-23_1140.png"/>
                      <pic:cNvPicPr/>
                    </pic:nvPicPr>
                    <pic:blipFill>
                      <a:blip r:embed="rId16"/>
                      <a:stretch>
                        <a:fillRect/>
                      </a:stretch>
                    </pic:blipFill>
                    <pic:spPr>
                      <a:xfrm>
                        <a:off x="0" y="0"/>
                        <a:ext cx="5943600" cy="3227070"/>
                      </a:xfrm>
                      <a:prstGeom prst="rect">
                        <a:avLst/>
                      </a:prstGeom>
                    </pic:spPr>
                  </pic:pic>
                </a:graphicData>
              </a:graphic>
            </wp:inline>
          </w:drawing>
        </w:r>
      </w:ins>
    </w:p>
    <w:p w14:paraId="7876A970" w14:textId="5C0A6BB3" w:rsidR="00AC555A" w:rsidRPr="00AC555A" w:rsidRDefault="00AC555A" w:rsidP="004A46CC">
      <w:pPr>
        <w:pStyle w:val="Heading3"/>
      </w:pPr>
      <w:bookmarkStart w:id="3007" w:name="_Toc475949418"/>
      <w:r>
        <w:t>Activity Overview</w:t>
      </w:r>
      <w:bookmarkEnd w:id="3007"/>
      <w:r>
        <w:t xml:space="preserve"> </w:t>
      </w:r>
    </w:p>
    <w:p w14:paraId="7B4F36F4" w14:textId="4C294F3F" w:rsidR="007D4386" w:rsidRPr="007D4386" w:rsidRDefault="00AC555A" w:rsidP="007D4386">
      <w:pPr>
        <w:pStyle w:val="Heading4"/>
        <w:numPr>
          <w:ilvl w:val="2"/>
          <w:numId w:val="2"/>
        </w:numPr>
      </w:pPr>
      <w:bookmarkStart w:id="3008" w:name="_Toc475949419"/>
      <w:r>
        <w:t>Business Requirement Changes</w:t>
      </w:r>
      <w:bookmarkEnd w:id="3008"/>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AC555A" w14:paraId="2C940976" w14:textId="77777777" w:rsidTr="00A31917">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28FC25DA" w14:textId="77777777" w:rsidR="00AC555A" w:rsidRPr="00612C84" w:rsidRDefault="00AC555A" w:rsidP="00A31917">
            <w:pPr>
              <w:jc w:val="center"/>
              <w:rPr>
                <w:sz w:val="18"/>
                <w:szCs w:val="28"/>
              </w:rPr>
            </w:pPr>
            <w:r>
              <w:rPr>
                <w:sz w:val="18"/>
                <w:szCs w:val="28"/>
              </w:rPr>
              <w:t>Original BR ID</w:t>
            </w:r>
          </w:p>
        </w:tc>
        <w:tc>
          <w:tcPr>
            <w:tcW w:w="7200" w:type="dxa"/>
            <w:shd w:val="clear" w:color="auto" w:fill="367CC1"/>
            <w:vAlign w:val="center"/>
          </w:tcPr>
          <w:p w14:paraId="6C44F5BB" w14:textId="77777777" w:rsidR="00AC555A" w:rsidRPr="00612C84" w:rsidRDefault="00AC555A"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AC555A" w14:paraId="2348415A" w14:textId="77777777" w:rsidTr="00A31917">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63BB787" w14:textId="77777777" w:rsidR="00AC555A" w:rsidRPr="00D07AFF" w:rsidRDefault="00AC555A" w:rsidP="00A31917">
            <w:pPr>
              <w:rPr>
                <w:color w:val="FF0000"/>
              </w:rPr>
            </w:pPr>
          </w:p>
        </w:tc>
        <w:tc>
          <w:tcPr>
            <w:tcW w:w="7200" w:type="dxa"/>
          </w:tcPr>
          <w:p w14:paraId="7BFC90B4" w14:textId="77777777" w:rsidR="00AC555A" w:rsidRPr="00D07AFF" w:rsidRDefault="00AC555A" w:rsidP="00A31917">
            <w:pPr>
              <w:cnfStyle w:val="000000100000" w:firstRow="0" w:lastRow="0" w:firstColumn="0" w:lastColumn="0" w:oddVBand="0" w:evenVBand="0" w:oddHBand="1" w:evenHBand="0" w:firstRowFirstColumn="0" w:firstRowLastColumn="0" w:lastRowFirstColumn="0" w:lastRowLastColumn="0"/>
              <w:rPr>
                <w:color w:val="FF0000"/>
              </w:rPr>
            </w:pPr>
          </w:p>
        </w:tc>
      </w:tr>
      <w:tr w:rsidR="00AC555A" w14:paraId="4BD95F28" w14:textId="77777777" w:rsidTr="00A31917">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25FFEC31" w14:textId="77777777" w:rsidR="00AC555A" w:rsidRDefault="00AC555A" w:rsidP="00A31917"/>
        </w:tc>
        <w:tc>
          <w:tcPr>
            <w:tcW w:w="7200" w:type="dxa"/>
          </w:tcPr>
          <w:p w14:paraId="6614ED1D" w14:textId="77777777" w:rsidR="00AC555A" w:rsidRDefault="00AC555A" w:rsidP="00A31917">
            <w:pPr>
              <w:cnfStyle w:val="000000000000" w:firstRow="0" w:lastRow="0" w:firstColumn="0" w:lastColumn="0" w:oddVBand="0" w:evenVBand="0" w:oddHBand="0" w:evenHBand="0" w:firstRowFirstColumn="0" w:firstRowLastColumn="0" w:lastRowFirstColumn="0" w:lastRowLastColumn="0"/>
            </w:pPr>
          </w:p>
        </w:tc>
      </w:tr>
    </w:tbl>
    <w:p w14:paraId="6D245167" w14:textId="77777777" w:rsidR="00AC555A" w:rsidRPr="0059144E" w:rsidRDefault="00AC555A" w:rsidP="00AC555A">
      <w:pPr>
        <w:tabs>
          <w:tab w:val="left" w:pos="90"/>
        </w:tabs>
        <w:spacing w:before="120" w:after="0"/>
        <w:ind w:left="1350"/>
        <w:rPr>
          <w:color w:val="0070C0"/>
        </w:rPr>
      </w:pPr>
    </w:p>
    <w:p w14:paraId="2553CE63" w14:textId="77777777" w:rsidR="007D4386" w:rsidRPr="007D4386" w:rsidRDefault="00AC555A" w:rsidP="007D4386">
      <w:pPr>
        <w:pStyle w:val="Heading4"/>
        <w:numPr>
          <w:ilvl w:val="2"/>
          <w:numId w:val="2"/>
        </w:numPr>
      </w:pPr>
      <w:bookmarkStart w:id="3009" w:name="_Toc475949420"/>
      <w:r>
        <w:t>Technical Customizations</w:t>
      </w:r>
      <w:bookmarkEnd w:id="3009"/>
    </w:p>
    <w:p w14:paraId="1B216A15" w14:textId="77777777" w:rsidR="00AC555A" w:rsidRPr="00AC555A" w:rsidRDefault="00AC555A" w:rsidP="007D4386">
      <w:pPr>
        <w:pStyle w:val="Heading5"/>
      </w:pPr>
      <w:bookmarkStart w:id="3010" w:name="_Toc475949421"/>
      <w:r>
        <w:t>Page Level Customizations</w:t>
      </w:r>
      <w:bookmarkEnd w:id="3010"/>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98"/>
        <w:gridCol w:w="1710"/>
        <w:gridCol w:w="1261"/>
        <w:gridCol w:w="3425"/>
        <w:gridCol w:w="1456"/>
      </w:tblGrid>
      <w:tr w:rsidR="004709F3" w14:paraId="5A25106A" w14:textId="77777777" w:rsidTr="000C5351">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550" w:type="dxa"/>
            <w:shd w:val="clear" w:color="auto" w:fill="367CC1"/>
            <w:vAlign w:val="center"/>
          </w:tcPr>
          <w:p w14:paraId="6BEF715B" w14:textId="77777777" w:rsidR="00AC555A" w:rsidRPr="00612C84" w:rsidRDefault="00AC555A" w:rsidP="00A31917">
            <w:pPr>
              <w:rPr>
                <w:sz w:val="18"/>
                <w:szCs w:val="28"/>
              </w:rPr>
            </w:pPr>
            <w:r>
              <w:rPr>
                <w:sz w:val="18"/>
                <w:szCs w:val="28"/>
              </w:rPr>
              <w:t>Attribute Type</w:t>
            </w:r>
          </w:p>
        </w:tc>
        <w:tc>
          <w:tcPr>
            <w:tcW w:w="1548" w:type="dxa"/>
            <w:shd w:val="clear" w:color="auto" w:fill="367CC1"/>
            <w:vAlign w:val="center"/>
          </w:tcPr>
          <w:p w14:paraId="5BDCA612" w14:textId="77777777" w:rsidR="00AC555A" w:rsidRPr="00612C84" w:rsidRDefault="00AC555A"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261" w:type="dxa"/>
            <w:shd w:val="clear" w:color="auto" w:fill="367CC1"/>
            <w:vAlign w:val="center"/>
          </w:tcPr>
          <w:p w14:paraId="3ADBDDAD" w14:textId="77777777" w:rsidR="00AC555A" w:rsidRPr="00612C84" w:rsidRDefault="00AC555A"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3535" w:type="dxa"/>
            <w:shd w:val="clear" w:color="auto" w:fill="367CC1"/>
            <w:vAlign w:val="center"/>
          </w:tcPr>
          <w:p w14:paraId="1FD40739" w14:textId="77777777" w:rsidR="00AC555A" w:rsidRPr="00612C84" w:rsidRDefault="00AC555A"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2425D33A" w14:textId="77777777" w:rsidR="00AC555A" w:rsidRDefault="00AC555A"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F53D3A" w14:paraId="5251B7AA" w14:textId="77777777" w:rsidTr="000C535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550" w:type="dxa"/>
          </w:tcPr>
          <w:p w14:paraId="5AF3A320" w14:textId="77777777" w:rsidR="00AC555A" w:rsidRPr="00037C5E" w:rsidRDefault="00AC555A" w:rsidP="00A31917">
            <w:pPr>
              <w:rPr>
                <w:b w:val="0"/>
                <w:color w:val="000000" w:themeColor="text1"/>
              </w:rPr>
            </w:pPr>
            <w:r w:rsidRPr="00037C5E">
              <w:rPr>
                <w:b w:val="0"/>
                <w:color w:val="000000" w:themeColor="text1"/>
              </w:rPr>
              <w:t xml:space="preserve">Data Capture </w:t>
            </w:r>
          </w:p>
        </w:tc>
        <w:tc>
          <w:tcPr>
            <w:tcW w:w="1548" w:type="dxa"/>
          </w:tcPr>
          <w:p w14:paraId="4FC5DCB0" w14:textId="77777777" w:rsidR="00AC555A" w:rsidRPr="00AC555A" w:rsidRDefault="00F53D3A" w:rsidP="00A31917">
            <w:pPr>
              <w:cnfStyle w:val="000000100000" w:firstRow="0" w:lastRow="0" w:firstColumn="0" w:lastColumn="0" w:oddVBand="0" w:evenVBand="0" w:oddHBand="1" w:evenHBand="0" w:firstRowFirstColumn="0" w:firstRowLastColumn="0" w:lastRowFirstColumn="0" w:lastRowLastColumn="0"/>
              <w:rPr>
                <w:color w:val="000000" w:themeColor="text1"/>
              </w:rPr>
            </w:pPr>
            <w:r w:rsidRPr="00F53D3A">
              <w:rPr>
                <w:color w:val="000000" w:themeColor="text1"/>
              </w:rPr>
              <w:t>I hereby certify that I am trained on the appropriate Polaris policies and procedures that are required to conduct engagements with the Service Provider(s)</w:t>
            </w:r>
          </w:p>
        </w:tc>
        <w:tc>
          <w:tcPr>
            <w:tcW w:w="1261" w:type="dxa"/>
          </w:tcPr>
          <w:p w14:paraId="74B03283" w14:textId="77777777" w:rsidR="00AC555A" w:rsidRPr="00AC555A" w:rsidRDefault="00F87E70" w:rsidP="00A3191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Reword check box to table in validation</w:t>
            </w:r>
            <w:r w:rsidR="00F53D3A">
              <w:rPr>
                <w:color w:val="000000" w:themeColor="text1"/>
              </w:rPr>
              <w:t xml:space="preserve"> “ </w:t>
            </w:r>
          </w:p>
        </w:tc>
        <w:tc>
          <w:tcPr>
            <w:tcW w:w="3535" w:type="dxa"/>
          </w:tcPr>
          <w:p w14:paraId="268EBEFB" w14:textId="77777777" w:rsidR="008575E1" w:rsidRPr="008575E1" w:rsidRDefault="00F53D3A" w:rsidP="008575E1">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Pr>
                <w:color w:val="000000" w:themeColor="text1"/>
              </w:rPr>
              <w:t xml:space="preserve">Field Label: </w:t>
            </w:r>
            <w:r w:rsidR="008575E1" w:rsidRPr="008575E1">
              <w:t xml:space="preserve">“I have reviewed Teva’s Code of Conduct, Compliance Principles, Policy on the Prevention of Corruption, applicable function, regional or local policies / SOPs, and any other company standards relating to this activity (e.g., travel requirements, meal and gift limits, due diligence  procedures).  </w:t>
            </w:r>
          </w:p>
          <w:p w14:paraId="4D417288" w14:textId="77777777" w:rsidR="008575E1" w:rsidRPr="008575E1" w:rsidRDefault="008575E1" w:rsidP="00FF5F22">
            <w:pPr>
              <w:cnfStyle w:val="000000100000" w:firstRow="0" w:lastRow="0" w:firstColumn="0" w:lastColumn="0" w:oddVBand="0" w:evenVBand="0" w:oddHBand="1" w:evenHBand="0" w:firstRowFirstColumn="0" w:firstRowLastColumn="0" w:lastRowFirstColumn="0" w:lastRowLastColumn="0"/>
            </w:pPr>
          </w:p>
          <w:p w14:paraId="62D3B2F5" w14:textId="77777777" w:rsidR="008575E1" w:rsidRPr="008575E1" w:rsidRDefault="008575E1" w:rsidP="00FF5F22">
            <w:pPr>
              <w:pStyle w:val="ListParagraph"/>
              <w:ind w:left="360"/>
              <w:cnfStyle w:val="000000100000" w:firstRow="0" w:lastRow="0" w:firstColumn="0" w:lastColumn="0" w:oddVBand="0" w:evenVBand="0" w:oddHBand="1" w:evenHBand="0" w:firstRowFirstColumn="0" w:firstRowLastColumn="0" w:lastRowFirstColumn="0" w:lastRowLastColumn="0"/>
            </w:pPr>
            <w:r w:rsidRPr="008575E1">
              <w:t>I certify that the proposed activity is for a legitimate purpose, and is in compliance with Teva standards and applicable laws and codes.</w:t>
            </w:r>
          </w:p>
          <w:p w14:paraId="6E853BE4" w14:textId="77777777" w:rsidR="008575E1" w:rsidRPr="008575E1" w:rsidRDefault="008575E1" w:rsidP="00FF5F22">
            <w:pPr>
              <w:cnfStyle w:val="000000100000" w:firstRow="0" w:lastRow="0" w:firstColumn="0" w:lastColumn="0" w:oddVBand="0" w:evenVBand="0" w:oddHBand="1" w:evenHBand="0" w:firstRowFirstColumn="0" w:firstRowLastColumn="0" w:lastRowFirstColumn="0" w:lastRowLastColumn="0"/>
            </w:pPr>
          </w:p>
          <w:p w14:paraId="08578055" w14:textId="77777777" w:rsidR="004709F3" w:rsidRPr="001664BC" w:rsidRDefault="008575E1" w:rsidP="00FF5F22">
            <w:pPr>
              <w:pStyle w:val="ListParagraph"/>
              <w:ind w:left="360"/>
              <w:cnfStyle w:val="000000100000" w:firstRow="0" w:lastRow="0" w:firstColumn="0" w:lastColumn="0" w:oddVBand="0" w:evenVBand="0" w:oddHBand="1" w:evenHBand="0" w:firstRowFirstColumn="0" w:firstRowLastColumn="0" w:lastRowFirstColumn="0" w:lastRowLastColumn="0"/>
              <w:rPr>
                <w:color w:val="000000" w:themeColor="text1"/>
              </w:rPr>
            </w:pPr>
            <w:r w:rsidRPr="008575E1">
              <w:t>I affirm that this submission and supporting documentation are accurate and complete.”</w:t>
            </w:r>
          </w:p>
          <w:p w14:paraId="1FE302F0" w14:textId="77777777" w:rsidR="001664BC" w:rsidRPr="001664BC" w:rsidRDefault="001664BC" w:rsidP="00AC555A">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t>Required: Yes</w:t>
            </w:r>
          </w:p>
          <w:p w14:paraId="62F484A8" w14:textId="77777777" w:rsidR="001664BC" w:rsidRPr="00AC555A" w:rsidRDefault="001664BC" w:rsidP="00AC555A">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t>Validation:</w:t>
            </w:r>
            <w:r w:rsidR="008575E1">
              <w:t xml:space="preserve"> Use Default</w:t>
            </w:r>
          </w:p>
        </w:tc>
        <w:tc>
          <w:tcPr>
            <w:tcW w:w="1456" w:type="dxa"/>
            <w:vAlign w:val="center"/>
          </w:tcPr>
          <w:p w14:paraId="59920835" w14:textId="77777777" w:rsidR="00AC555A" w:rsidRPr="00AC555A" w:rsidRDefault="00AC555A" w:rsidP="00A31917">
            <w:pPr>
              <w:cnfStyle w:val="000000100000" w:firstRow="0" w:lastRow="0" w:firstColumn="0" w:lastColumn="0" w:oddVBand="0" w:evenVBand="0" w:oddHBand="1" w:evenHBand="0" w:firstRowFirstColumn="0" w:firstRowLastColumn="0" w:lastRowFirstColumn="0" w:lastRowLastColumn="0"/>
              <w:rPr>
                <w:color w:val="000000" w:themeColor="text1"/>
              </w:rPr>
            </w:pPr>
            <w:r w:rsidRPr="00AC555A">
              <w:rPr>
                <w:color w:val="000000" w:themeColor="text1"/>
              </w:rPr>
              <w:lastRenderedPageBreak/>
              <w:t xml:space="preserve">Rename </w:t>
            </w:r>
          </w:p>
        </w:tc>
      </w:tr>
      <w:tr w:rsidR="00F53D3A" w14:paraId="0942946D" w14:textId="77777777" w:rsidTr="000C5351">
        <w:trPr>
          <w:trHeight w:val="436"/>
        </w:trPr>
        <w:tc>
          <w:tcPr>
            <w:cnfStyle w:val="001000000000" w:firstRow="0" w:lastRow="0" w:firstColumn="1" w:lastColumn="0" w:oddVBand="0" w:evenVBand="0" w:oddHBand="0" w:evenHBand="0" w:firstRowFirstColumn="0" w:firstRowLastColumn="0" w:lastRowFirstColumn="0" w:lastRowLastColumn="0"/>
            <w:tcW w:w="1550" w:type="dxa"/>
          </w:tcPr>
          <w:p w14:paraId="23FFC981" w14:textId="77777777" w:rsidR="00F53D3A" w:rsidRPr="00AC555A" w:rsidRDefault="00F53D3A" w:rsidP="00F53D3A">
            <w:pPr>
              <w:rPr>
                <w:b w:val="0"/>
                <w:color w:val="000000" w:themeColor="text1"/>
              </w:rPr>
            </w:pPr>
            <w:r w:rsidRPr="00AC555A">
              <w:rPr>
                <w:b w:val="0"/>
                <w:color w:val="000000" w:themeColor="text1"/>
              </w:rPr>
              <w:t xml:space="preserve">Data Capture </w:t>
            </w:r>
          </w:p>
        </w:tc>
        <w:tc>
          <w:tcPr>
            <w:tcW w:w="1548" w:type="dxa"/>
          </w:tcPr>
          <w:p w14:paraId="26E21E0D" w14:textId="77777777" w:rsidR="00F53D3A" w:rsidRPr="00AC555A" w:rsidRDefault="00F53D3A" w:rsidP="00F53D3A">
            <w:pPr>
              <w:cnfStyle w:val="000000000000" w:firstRow="0" w:lastRow="0" w:firstColumn="0" w:lastColumn="0" w:oddVBand="0" w:evenVBand="0" w:oddHBand="0" w:evenHBand="0" w:firstRowFirstColumn="0" w:firstRowLastColumn="0" w:lastRowFirstColumn="0" w:lastRowLastColumn="0"/>
              <w:rPr>
                <w:color w:val="000000" w:themeColor="text1"/>
              </w:rPr>
            </w:pPr>
            <w:r w:rsidRPr="00AC555A">
              <w:rPr>
                <w:color w:val="000000" w:themeColor="text1"/>
              </w:rPr>
              <w:t xml:space="preserve">Country of Requestor </w:t>
            </w:r>
          </w:p>
        </w:tc>
        <w:tc>
          <w:tcPr>
            <w:tcW w:w="1261" w:type="dxa"/>
          </w:tcPr>
          <w:p w14:paraId="4BA79770" w14:textId="77777777" w:rsidR="00F53D3A" w:rsidRPr="00AC555A" w:rsidRDefault="00F53D3A" w:rsidP="00F53D3A">
            <w:pPr>
              <w:cnfStyle w:val="000000000000" w:firstRow="0" w:lastRow="0" w:firstColumn="0" w:lastColumn="0" w:oddVBand="0" w:evenVBand="0" w:oddHBand="0" w:evenHBand="0" w:firstRowFirstColumn="0" w:firstRowLastColumn="0" w:lastRowFirstColumn="0" w:lastRowLastColumn="0"/>
              <w:rPr>
                <w:color w:val="000000" w:themeColor="text1"/>
              </w:rPr>
            </w:pPr>
            <w:r w:rsidRPr="00AC555A">
              <w:rPr>
                <w:color w:val="000000" w:themeColor="text1"/>
              </w:rPr>
              <w:t xml:space="preserve">Rename field Transaction owner country to “Country of Requestor” </w:t>
            </w:r>
          </w:p>
        </w:tc>
        <w:tc>
          <w:tcPr>
            <w:tcW w:w="3535" w:type="dxa"/>
          </w:tcPr>
          <w:p w14:paraId="77697ECC" w14:textId="77777777" w:rsidR="00F53D3A" w:rsidRPr="00F33323" w:rsidRDefault="00F53D3A" w:rsidP="00F53D3A">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commentRangeStart w:id="3011"/>
            <w:r w:rsidRPr="00F33323">
              <w:t>Field Control: Drop-down</w:t>
            </w:r>
            <w:commentRangeEnd w:id="3011"/>
            <w:r w:rsidR="00811F2E" w:rsidRPr="00F33323">
              <w:rPr>
                <w:rStyle w:val="CommentReference"/>
                <w:rFonts w:ascii="Calibri" w:eastAsia="Calibri" w:hAnsi="Calibri" w:cs="Times New Roman"/>
              </w:rPr>
              <w:commentReference w:id="3011"/>
            </w:r>
            <w:r w:rsidR="006C7BA2" w:rsidRPr="00F33323">
              <w:t>, ordered alphabetically</w:t>
            </w:r>
          </w:p>
          <w:p w14:paraId="25325385" w14:textId="77777777" w:rsidR="00F53D3A" w:rsidRPr="00F33323" w:rsidRDefault="00F53D3A" w:rsidP="00F53D3A">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List: Country List </w:t>
            </w:r>
          </w:p>
          <w:p w14:paraId="16BACF17" w14:textId="77777777" w:rsidR="00F53D3A" w:rsidRPr="00F33323" w:rsidRDefault="00F53D3A" w:rsidP="00F53D3A">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17A75A8F" w14:textId="77777777" w:rsidR="000C5351" w:rsidRPr="00F33323" w:rsidRDefault="001664BC" w:rsidP="006C7BA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r w:rsidR="006C7BA2" w:rsidRPr="00F33323">
              <w:t xml:space="preserve"> </w:t>
            </w:r>
            <w:r w:rsidR="00F33323">
              <w:t>Once picked</w:t>
            </w:r>
            <w:r w:rsidR="0019589E">
              <w:t xml:space="preserve"> and the Activity </w:t>
            </w:r>
            <w:commentRangeStart w:id="3012"/>
            <w:commentRangeStart w:id="3013"/>
            <w:r w:rsidR="0019589E">
              <w:t>Overview</w:t>
            </w:r>
            <w:commentRangeEnd w:id="3012"/>
            <w:r w:rsidR="000D2553">
              <w:rPr>
                <w:rStyle w:val="CommentReference"/>
                <w:rFonts w:ascii="Calibri" w:eastAsia="Calibri" w:hAnsi="Calibri" w:cs="Times New Roman"/>
              </w:rPr>
              <w:commentReference w:id="3012"/>
            </w:r>
            <w:commentRangeEnd w:id="3013"/>
            <w:r w:rsidR="00BD511C">
              <w:rPr>
                <w:rStyle w:val="CommentReference"/>
                <w:rFonts w:ascii="Calibri" w:eastAsia="Calibri" w:hAnsi="Calibri" w:cs="Times New Roman"/>
              </w:rPr>
              <w:commentReference w:id="3013"/>
            </w:r>
            <w:r w:rsidR="0019589E">
              <w:t xml:space="preserve"> section is complete, this selection is </w:t>
            </w:r>
            <w:commentRangeStart w:id="3014"/>
            <w:commentRangeStart w:id="3015"/>
            <w:r w:rsidR="0019589E">
              <w:t>locked</w:t>
            </w:r>
            <w:commentRangeEnd w:id="3014"/>
            <w:r w:rsidR="00BD1889">
              <w:rPr>
                <w:rStyle w:val="CommentReference"/>
                <w:rFonts w:ascii="Calibri" w:eastAsia="Calibri" w:hAnsi="Calibri" w:cs="Times New Roman"/>
              </w:rPr>
              <w:commentReference w:id="3014"/>
            </w:r>
            <w:commentRangeEnd w:id="3015"/>
            <w:r w:rsidR="00BD511C">
              <w:rPr>
                <w:rStyle w:val="CommentReference"/>
                <w:rFonts w:ascii="Calibri" w:eastAsia="Calibri" w:hAnsi="Calibri" w:cs="Times New Roman"/>
              </w:rPr>
              <w:commentReference w:id="3015"/>
            </w:r>
            <w:r w:rsidR="0019589E">
              <w:t>.</w:t>
            </w:r>
          </w:p>
          <w:p w14:paraId="0A49D214" w14:textId="77777777" w:rsidR="006C7BA2" w:rsidRPr="00F33323" w:rsidRDefault="000C5351" w:rsidP="006C7BA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Help text: </w:t>
            </w:r>
            <w:r w:rsidR="006C7BA2" w:rsidRPr="00F33323">
              <w:t>Please select the appropriate country the submitter is from</w:t>
            </w:r>
          </w:p>
        </w:tc>
        <w:tc>
          <w:tcPr>
            <w:tcW w:w="1456" w:type="dxa"/>
            <w:vAlign w:val="center"/>
          </w:tcPr>
          <w:p w14:paraId="4D0D1099" w14:textId="77777777" w:rsidR="00F53D3A" w:rsidRPr="00AC555A" w:rsidRDefault="00F53D3A" w:rsidP="00F53D3A">
            <w:pPr>
              <w:cnfStyle w:val="000000000000" w:firstRow="0" w:lastRow="0" w:firstColumn="0" w:lastColumn="0" w:oddVBand="0" w:evenVBand="0" w:oddHBand="0" w:evenHBand="0" w:firstRowFirstColumn="0" w:firstRowLastColumn="0" w:lastRowFirstColumn="0" w:lastRowLastColumn="0"/>
              <w:rPr>
                <w:color w:val="000000" w:themeColor="text1"/>
              </w:rPr>
            </w:pPr>
            <w:r w:rsidRPr="00AC555A">
              <w:rPr>
                <w:color w:val="000000" w:themeColor="text1"/>
              </w:rPr>
              <w:t xml:space="preserve">Rename </w:t>
            </w:r>
          </w:p>
        </w:tc>
      </w:tr>
      <w:tr w:rsidR="00733653" w14:paraId="4BEB29F1" w14:textId="77777777" w:rsidTr="000C535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550" w:type="dxa"/>
          </w:tcPr>
          <w:p w14:paraId="1CDD8DF2" w14:textId="77777777" w:rsidR="00733653" w:rsidRDefault="00733653" w:rsidP="00733653">
            <w:pPr>
              <w:rPr>
                <w:b w:val="0"/>
                <w:color w:val="000000" w:themeColor="text1"/>
              </w:rPr>
            </w:pPr>
            <w:r>
              <w:rPr>
                <w:b w:val="0"/>
                <w:color w:val="000000" w:themeColor="text1"/>
              </w:rPr>
              <w:t>Data Capture</w:t>
            </w:r>
          </w:p>
        </w:tc>
        <w:tc>
          <w:tcPr>
            <w:tcW w:w="1548" w:type="dxa"/>
          </w:tcPr>
          <w:p w14:paraId="7A9B41FF" w14:textId="77777777" w:rsidR="00733653" w:rsidRDefault="00733653" w:rsidP="00733653">
            <w:pPr>
              <w:cnfStyle w:val="000000100000" w:firstRow="0" w:lastRow="0" w:firstColumn="0" w:lastColumn="0" w:oddVBand="0" w:evenVBand="0" w:oddHBand="1" w:evenHBand="0" w:firstRowFirstColumn="0" w:firstRowLastColumn="0" w:lastRowFirstColumn="0" w:lastRowLastColumn="0"/>
              <w:rPr>
                <w:color w:val="000000" w:themeColor="text1"/>
              </w:rPr>
            </w:pPr>
            <w:r w:rsidRPr="00733653">
              <w:rPr>
                <w:color w:val="000000" w:themeColor="text1"/>
              </w:rPr>
              <w:t>Are there any Co-owners for this activity?</w:t>
            </w:r>
          </w:p>
        </w:tc>
        <w:tc>
          <w:tcPr>
            <w:tcW w:w="1261" w:type="dxa"/>
          </w:tcPr>
          <w:p w14:paraId="313FBF9C" w14:textId="77777777" w:rsidR="00733653" w:rsidRDefault="00AB6014" w:rsidP="0073365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Remove field and its preceding related fields</w:t>
            </w:r>
          </w:p>
        </w:tc>
        <w:tc>
          <w:tcPr>
            <w:tcW w:w="3535" w:type="dxa"/>
          </w:tcPr>
          <w:p w14:paraId="75A693C4" w14:textId="77777777" w:rsidR="001664BC" w:rsidRPr="001664BC" w:rsidRDefault="00F22CAB" w:rsidP="001664BC">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Field Control: Yes/No Radio Button </w:t>
            </w:r>
          </w:p>
        </w:tc>
        <w:tc>
          <w:tcPr>
            <w:tcW w:w="1456" w:type="dxa"/>
            <w:vAlign w:val="center"/>
          </w:tcPr>
          <w:p w14:paraId="127FCD14" w14:textId="77777777" w:rsidR="00733653" w:rsidRDefault="00733653" w:rsidP="0073365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Remove </w:t>
            </w:r>
          </w:p>
        </w:tc>
      </w:tr>
      <w:tr w:rsidR="00733653" w14:paraId="4118AA18" w14:textId="77777777" w:rsidTr="000C5351">
        <w:trPr>
          <w:trHeight w:val="436"/>
        </w:trPr>
        <w:tc>
          <w:tcPr>
            <w:cnfStyle w:val="001000000000" w:firstRow="0" w:lastRow="0" w:firstColumn="1" w:lastColumn="0" w:oddVBand="0" w:evenVBand="0" w:oddHBand="0" w:evenHBand="0" w:firstRowFirstColumn="0" w:firstRowLastColumn="0" w:lastRowFirstColumn="0" w:lastRowLastColumn="0"/>
            <w:tcW w:w="1550" w:type="dxa"/>
          </w:tcPr>
          <w:p w14:paraId="17B4ECCD" w14:textId="77777777" w:rsidR="00733653" w:rsidRDefault="00733653" w:rsidP="00733653">
            <w:pPr>
              <w:rPr>
                <w:b w:val="0"/>
                <w:color w:val="000000" w:themeColor="text1"/>
              </w:rPr>
            </w:pPr>
            <w:r>
              <w:rPr>
                <w:b w:val="0"/>
                <w:color w:val="000000" w:themeColor="text1"/>
              </w:rPr>
              <w:t>Data Capture</w:t>
            </w:r>
          </w:p>
        </w:tc>
        <w:tc>
          <w:tcPr>
            <w:tcW w:w="1548" w:type="dxa"/>
          </w:tcPr>
          <w:p w14:paraId="12ED3DAE" w14:textId="77777777" w:rsidR="00733653" w:rsidRPr="00733653" w:rsidRDefault="00733653" w:rsidP="00733653">
            <w:pPr>
              <w:cnfStyle w:val="000000000000" w:firstRow="0" w:lastRow="0" w:firstColumn="0" w:lastColumn="0" w:oddVBand="0" w:evenVBand="0" w:oddHBand="0" w:evenHBand="0" w:firstRowFirstColumn="0" w:firstRowLastColumn="0" w:lastRowFirstColumn="0" w:lastRowLastColumn="0"/>
              <w:rPr>
                <w:color w:val="000000" w:themeColor="text1"/>
              </w:rPr>
            </w:pPr>
            <w:commentRangeStart w:id="3016"/>
            <w:commentRangeStart w:id="3017"/>
            <w:r w:rsidRPr="00733653">
              <w:rPr>
                <w:color w:val="000000" w:themeColor="text1"/>
              </w:rPr>
              <w:t>Cost Center/Project Code:</w:t>
            </w:r>
            <w:commentRangeEnd w:id="3016"/>
            <w:r w:rsidR="00811F2E">
              <w:rPr>
                <w:rStyle w:val="CommentReference"/>
                <w:rFonts w:ascii="Calibri" w:eastAsia="Calibri" w:hAnsi="Calibri" w:cs="Times New Roman"/>
              </w:rPr>
              <w:commentReference w:id="3016"/>
            </w:r>
            <w:commentRangeEnd w:id="3017"/>
            <w:r w:rsidR="00FC32FE">
              <w:rPr>
                <w:rStyle w:val="CommentReference"/>
                <w:rFonts w:ascii="Calibri" w:eastAsia="Calibri" w:hAnsi="Calibri" w:cs="Times New Roman"/>
              </w:rPr>
              <w:commentReference w:id="3017"/>
            </w:r>
          </w:p>
        </w:tc>
        <w:tc>
          <w:tcPr>
            <w:tcW w:w="1261" w:type="dxa"/>
          </w:tcPr>
          <w:p w14:paraId="32640172" w14:textId="77777777" w:rsidR="00733653" w:rsidRDefault="00733653" w:rsidP="0073365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Remove field and its </w:t>
            </w:r>
            <w:r w:rsidR="00AB6014">
              <w:rPr>
                <w:color w:val="000000" w:themeColor="text1"/>
              </w:rPr>
              <w:t xml:space="preserve">preceding </w:t>
            </w:r>
            <w:r>
              <w:rPr>
                <w:color w:val="000000" w:themeColor="text1"/>
              </w:rPr>
              <w:t>related fields</w:t>
            </w:r>
          </w:p>
        </w:tc>
        <w:tc>
          <w:tcPr>
            <w:tcW w:w="3535" w:type="dxa"/>
          </w:tcPr>
          <w:p w14:paraId="419845F6" w14:textId="77777777" w:rsidR="00733653" w:rsidRDefault="00F22CAB" w:rsidP="0073365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Field Control: Radio Button </w:t>
            </w:r>
          </w:p>
        </w:tc>
        <w:tc>
          <w:tcPr>
            <w:tcW w:w="1456" w:type="dxa"/>
            <w:vAlign w:val="center"/>
          </w:tcPr>
          <w:p w14:paraId="09C0B627" w14:textId="77777777" w:rsidR="00733653" w:rsidRDefault="00733653" w:rsidP="0073365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Remove</w:t>
            </w:r>
          </w:p>
        </w:tc>
      </w:tr>
      <w:tr w:rsidR="00733653" w14:paraId="1247414B" w14:textId="77777777" w:rsidTr="000C535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550" w:type="dxa"/>
          </w:tcPr>
          <w:p w14:paraId="6A422FD6" w14:textId="77777777" w:rsidR="00733653" w:rsidRDefault="00733653" w:rsidP="00733653">
            <w:pPr>
              <w:rPr>
                <w:b w:val="0"/>
                <w:color w:val="000000" w:themeColor="text1"/>
              </w:rPr>
            </w:pPr>
            <w:r>
              <w:rPr>
                <w:b w:val="0"/>
                <w:color w:val="000000" w:themeColor="text1"/>
              </w:rPr>
              <w:t>Data Capture</w:t>
            </w:r>
          </w:p>
        </w:tc>
        <w:tc>
          <w:tcPr>
            <w:tcW w:w="1548" w:type="dxa"/>
          </w:tcPr>
          <w:p w14:paraId="08320BC6" w14:textId="77777777" w:rsidR="00733653" w:rsidRPr="00733653" w:rsidRDefault="00733653" w:rsidP="00733653">
            <w:pPr>
              <w:cnfStyle w:val="000000100000" w:firstRow="0" w:lastRow="0" w:firstColumn="0" w:lastColumn="0" w:oddVBand="0" w:evenVBand="0" w:oddHBand="1" w:evenHBand="0" w:firstRowFirstColumn="0" w:firstRowLastColumn="0" w:lastRowFirstColumn="0" w:lastRowLastColumn="0"/>
              <w:rPr>
                <w:color w:val="000000" w:themeColor="text1"/>
              </w:rPr>
            </w:pPr>
            <w:r w:rsidRPr="00733653">
              <w:rPr>
                <w:color w:val="000000" w:themeColor="text1"/>
              </w:rPr>
              <w:t>Disease State:</w:t>
            </w:r>
          </w:p>
        </w:tc>
        <w:tc>
          <w:tcPr>
            <w:tcW w:w="1261" w:type="dxa"/>
          </w:tcPr>
          <w:p w14:paraId="02FA550B" w14:textId="77777777" w:rsidR="00733653" w:rsidRDefault="00733653" w:rsidP="00733653">
            <w:pPr>
              <w:cnfStyle w:val="000000100000" w:firstRow="0" w:lastRow="0" w:firstColumn="0" w:lastColumn="0" w:oddVBand="0" w:evenVBand="0" w:oddHBand="1" w:evenHBand="0" w:firstRowFirstColumn="0" w:firstRowLastColumn="0" w:lastRowFirstColumn="0" w:lastRowLastColumn="0"/>
              <w:rPr>
                <w:color w:val="000000" w:themeColor="text1"/>
              </w:rPr>
            </w:pPr>
            <w:r w:rsidRPr="007A079A">
              <w:rPr>
                <w:color w:val="000000" w:themeColor="text1"/>
              </w:rPr>
              <w:t xml:space="preserve">Remove field </w:t>
            </w:r>
          </w:p>
        </w:tc>
        <w:tc>
          <w:tcPr>
            <w:tcW w:w="3535" w:type="dxa"/>
          </w:tcPr>
          <w:p w14:paraId="589D3D9E" w14:textId="77777777" w:rsidR="00733653" w:rsidRDefault="00F22CAB" w:rsidP="00733653">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Field Control: Multi-select list </w:t>
            </w:r>
          </w:p>
        </w:tc>
        <w:tc>
          <w:tcPr>
            <w:tcW w:w="1456" w:type="dxa"/>
            <w:vAlign w:val="center"/>
          </w:tcPr>
          <w:p w14:paraId="2351C034" w14:textId="77777777" w:rsidR="00733653" w:rsidRDefault="00733653" w:rsidP="0073365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Remove</w:t>
            </w:r>
          </w:p>
        </w:tc>
      </w:tr>
      <w:tr w:rsidR="00433314" w14:paraId="397D25AA" w14:textId="77777777" w:rsidTr="0007061C">
        <w:trPr>
          <w:trHeight w:val="1329"/>
        </w:trPr>
        <w:tc>
          <w:tcPr>
            <w:cnfStyle w:val="001000000000" w:firstRow="0" w:lastRow="0" w:firstColumn="1" w:lastColumn="0" w:oddVBand="0" w:evenVBand="0" w:oddHBand="0" w:evenHBand="0" w:firstRowFirstColumn="0" w:firstRowLastColumn="0" w:lastRowFirstColumn="0" w:lastRowLastColumn="0"/>
            <w:tcW w:w="1550" w:type="dxa"/>
          </w:tcPr>
          <w:p w14:paraId="3B333031" w14:textId="27CEFB37" w:rsidR="00433314" w:rsidRDefault="00742E5D" w:rsidP="00733653">
            <w:pPr>
              <w:rPr>
                <w:b w:val="0"/>
                <w:color w:val="000000" w:themeColor="text1"/>
              </w:rPr>
            </w:pPr>
            <w:r>
              <w:rPr>
                <w:b w:val="0"/>
                <w:color w:val="000000" w:themeColor="text1"/>
              </w:rPr>
              <w:t>Data Capture</w:t>
            </w:r>
          </w:p>
        </w:tc>
        <w:tc>
          <w:tcPr>
            <w:tcW w:w="1548" w:type="dxa"/>
          </w:tcPr>
          <w:p w14:paraId="35CCAB9B" w14:textId="0E717B5E" w:rsidR="00433314" w:rsidRPr="00733653" w:rsidRDefault="00742E5D" w:rsidP="0073365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Please State</w:t>
            </w:r>
          </w:p>
        </w:tc>
        <w:tc>
          <w:tcPr>
            <w:tcW w:w="1261" w:type="dxa"/>
          </w:tcPr>
          <w:p w14:paraId="07E0310E" w14:textId="29C3C2F7" w:rsidR="00433314" w:rsidRPr="007A079A" w:rsidRDefault="00742E5D" w:rsidP="0073365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w:t>
            </w:r>
          </w:p>
        </w:tc>
        <w:tc>
          <w:tcPr>
            <w:tcW w:w="3535" w:type="dxa"/>
          </w:tcPr>
          <w:p w14:paraId="5FA08092" w14:textId="77777777" w:rsidR="00433314" w:rsidRDefault="002723CE" w:rsidP="0073365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Control: Free Text Box</w:t>
            </w:r>
          </w:p>
          <w:p w14:paraId="4D324ACB" w14:textId="7EA90DC0" w:rsidR="002723CE" w:rsidRDefault="002723CE" w:rsidP="0073365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3681743D" w14:textId="6C771C2D" w:rsidR="002723CE" w:rsidRDefault="002723CE" w:rsidP="0073365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Position: Below “Product” field</w:t>
            </w:r>
          </w:p>
          <w:p w14:paraId="3EC68E19" w14:textId="70632F8B" w:rsidR="002723CE" w:rsidRDefault="002723CE" w:rsidP="0073365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Validation: This </w:t>
            </w:r>
            <w:commentRangeStart w:id="3018"/>
            <w:commentRangeStart w:id="3019"/>
            <w:r>
              <w:rPr>
                <w:color w:val="000000" w:themeColor="text1"/>
              </w:rPr>
              <w:t>field</w:t>
            </w:r>
            <w:commentRangeEnd w:id="3018"/>
            <w:r w:rsidR="0007061C">
              <w:rPr>
                <w:rStyle w:val="CommentReference"/>
                <w:rFonts w:ascii="Calibri" w:eastAsia="Calibri" w:hAnsi="Calibri" w:cs="Times New Roman"/>
              </w:rPr>
              <w:commentReference w:id="3018"/>
            </w:r>
            <w:commentRangeEnd w:id="3019"/>
            <w:r w:rsidR="00312D78">
              <w:rPr>
                <w:rStyle w:val="CommentReference"/>
                <w:rFonts w:ascii="Calibri" w:eastAsia="Calibri" w:hAnsi="Calibri" w:cs="Times New Roman"/>
              </w:rPr>
              <w:commentReference w:id="3019"/>
            </w:r>
            <w:r>
              <w:rPr>
                <w:color w:val="000000" w:themeColor="text1"/>
              </w:rPr>
              <w:t xml:space="preserve"> should only be displayed if “Other” is selected under “Product”</w:t>
            </w:r>
          </w:p>
        </w:tc>
        <w:tc>
          <w:tcPr>
            <w:tcW w:w="1456" w:type="dxa"/>
            <w:vAlign w:val="center"/>
          </w:tcPr>
          <w:p w14:paraId="62462EC5" w14:textId="0C1FFFC9" w:rsidR="00433314" w:rsidRDefault="002723CE" w:rsidP="0073365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bl>
    <w:p w14:paraId="52A088C7" w14:textId="77777777" w:rsidR="007D4386" w:rsidRDefault="007D4386" w:rsidP="007D4386">
      <w:pPr>
        <w:pStyle w:val="Heading5"/>
      </w:pPr>
      <w:bookmarkStart w:id="3020" w:name="_Toc475949422"/>
      <w:r>
        <w:t>Technical Specification Changes</w:t>
      </w:r>
      <w:bookmarkEnd w:id="3020"/>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7D4386" w14:paraId="54BA2F57" w14:textId="77777777" w:rsidTr="007D4386">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73AC0C69" w14:textId="77777777" w:rsidR="007D4386" w:rsidRDefault="007D4386" w:rsidP="007D4386">
            <w:pPr>
              <w:jc w:val="center"/>
              <w:rPr>
                <w:sz w:val="18"/>
                <w:szCs w:val="28"/>
              </w:rPr>
            </w:pPr>
            <w:r>
              <w:rPr>
                <w:sz w:val="18"/>
                <w:szCs w:val="28"/>
              </w:rPr>
              <w:t>BR ID</w:t>
            </w:r>
          </w:p>
        </w:tc>
        <w:tc>
          <w:tcPr>
            <w:tcW w:w="1929" w:type="dxa"/>
            <w:shd w:val="clear" w:color="auto" w:fill="367CC1"/>
            <w:vAlign w:val="center"/>
          </w:tcPr>
          <w:p w14:paraId="2A651B58" w14:textId="77777777" w:rsidR="007D4386" w:rsidRPr="00612C84" w:rsidRDefault="007D4386" w:rsidP="007D4386">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03D6DAE9" w14:textId="77777777" w:rsidR="007D4386" w:rsidRDefault="007D4386" w:rsidP="007D4386">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6498CB3F" w14:textId="77777777" w:rsidR="007D4386" w:rsidRPr="00612C84" w:rsidRDefault="007D4386" w:rsidP="007D4386">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7D4386" w:rsidRPr="006B3718" w14:paraId="3BAEC13C" w14:textId="77777777" w:rsidTr="007D4386">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05B6F553" w14:textId="77777777" w:rsidR="007D4386" w:rsidRDefault="007D4386" w:rsidP="007D4386">
            <w:pPr>
              <w:rPr>
                <w:color w:val="FF0000"/>
              </w:rPr>
            </w:pPr>
          </w:p>
        </w:tc>
        <w:tc>
          <w:tcPr>
            <w:tcW w:w="1929" w:type="dxa"/>
          </w:tcPr>
          <w:p w14:paraId="56EE2706" w14:textId="77777777" w:rsidR="007D4386" w:rsidRPr="006B3718" w:rsidRDefault="007D4386" w:rsidP="007D4386">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095C0206" w14:textId="77777777" w:rsidR="007D4386" w:rsidRPr="006B3718" w:rsidRDefault="007D4386" w:rsidP="007D4386">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29C668C9" w14:textId="77777777" w:rsidR="007D4386" w:rsidRPr="006B3718" w:rsidRDefault="007D4386" w:rsidP="007D4386">
            <w:pPr>
              <w:cnfStyle w:val="000000100000" w:firstRow="0" w:lastRow="0" w:firstColumn="0" w:lastColumn="0" w:oddVBand="0" w:evenVBand="0" w:oddHBand="1" w:evenHBand="0" w:firstRowFirstColumn="0" w:firstRowLastColumn="0" w:lastRowFirstColumn="0" w:lastRowLastColumn="0"/>
              <w:rPr>
                <w:color w:val="FF0000"/>
              </w:rPr>
            </w:pPr>
          </w:p>
        </w:tc>
      </w:tr>
    </w:tbl>
    <w:p w14:paraId="3A37E8F3" w14:textId="77777777" w:rsidR="00AC555A" w:rsidRDefault="00AC555A">
      <w:pPr>
        <w:pStyle w:val="Heading4"/>
        <w:numPr>
          <w:ilvl w:val="2"/>
          <w:numId w:val="2"/>
        </w:numPr>
        <w:pPrChange w:id="3021" w:author="Michael Petite" w:date="2017-02-23T18:18:00Z">
          <w:pPr>
            <w:pStyle w:val="Heading4"/>
            <w:numPr>
              <w:ilvl w:val="3"/>
              <w:numId w:val="2"/>
            </w:numPr>
            <w:ind w:left="1440" w:hanging="1080"/>
          </w:pPr>
        </w:pPrChange>
      </w:pPr>
      <w:bookmarkStart w:id="3022" w:name="_Toc475949423"/>
      <w:r>
        <w:t>Wireframes</w:t>
      </w:r>
      <w:bookmarkEnd w:id="3022"/>
    </w:p>
    <w:p w14:paraId="0DF07711" w14:textId="65E83E45" w:rsidR="008C2298" w:rsidRPr="008C2298" w:rsidRDefault="008F76AE" w:rsidP="008C2298">
      <w:r>
        <w:rPr>
          <w:noProof/>
        </w:rPr>
        <w:lastRenderedPageBreak/>
        <w:drawing>
          <wp:inline distT="0" distB="0" distL="0" distR="0" wp14:anchorId="19A9D1CF" wp14:editId="58D30DEC">
            <wp:extent cx="5943600" cy="55765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d_Act_Overview.png"/>
                    <pic:cNvPicPr/>
                  </pic:nvPicPr>
                  <pic:blipFill>
                    <a:blip r:embed="rId17"/>
                    <a:stretch>
                      <a:fillRect/>
                    </a:stretch>
                  </pic:blipFill>
                  <pic:spPr>
                    <a:xfrm>
                      <a:off x="0" y="0"/>
                      <a:ext cx="5943600" cy="5576570"/>
                    </a:xfrm>
                    <a:prstGeom prst="rect">
                      <a:avLst/>
                    </a:prstGeom>
                  </pic:spPr>
                </pic:pic>
              </a:graphicData>
            </a:graphic>
          </wp:inline>
        </w:drawing>
      </w:r>
    </w:p>
    <w:p w14:paraId="5D1470E9" w14:textId="77777777" w:rsidR="008C2298" w:rsidRDefault="008C2298" w:rsidP="004A46CC">
      <w:pPr>
        <w:pStyle w:val="Heading3"/>
      </w:pPr>
      <w:bookmarkStart w:id="3023" w:name="_Toc475949424"/>
      <w:r>
        <w:t>General</w:t>
      </w:r>
      <w:bookmarkEnd w:id="3023"/>
      <w:r>
        <w:t xml:space="preserve"> </w:t>
      </w:r>
    </w:p>
    <w:p w14:paraId="743C7B26" w14:textId="3C581D35" w:rsidR="007D4386" w:rsidRPr="007D4386" w:rsidRDefault="008C2298" w:rsidP="007D4386">
      <w:pPr>
        <w:pStyle w:val="Heading4"/>
        <w:numPr>
          <w:ilvl w:val="2"/>
          <w:numId w:val="2"/>
        </w:numPr>
      </w:pPr>
      <w:bookmarkStart w:id="3024" w:name="_Toc475949425"/>
      <w:r>
        <w:t>Business Requirement Changes</w:t>
      </w:r>
      <w:bookmarkEnd w:id="3024"/>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8C2298" w14:paraId="4E1B23F0" w14:textId="77777777" w:rsidTr="00A31917">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4F4D5F35" w14:textId="77777777" w:rsidR="008C2298" w:rsidRPr="00612C84" w:rsidRDefault="008C2298" w:rsidP="00A31917">
            <w:pPr>
              <w:jc w:val="center"/>
              <w:rPr>
                <w:sz w:val="18"/>
                <w:szCs w:val="28"/>
              </w:rPr>
            </w:pPr>
            <w:r>
              <w:rPr>
                <w:sz w:val="18"/>
                <w:szCs w:val="28"/>
              </w:rPr>
              <w:t>Original BR ID</w:t>
            </w:r>
          </w:p>
        </w:tc>
        <w:tc>
          <w:tcPr>
            <w:tcW w:w="7200" w:type="dxa"/>
            <w:shd w:val="clear" w:color="auto" w:fill="367CC1"/>
            <w:vAlign w:val="center"/>
          </w:tcPr>
          <w:p w14:paraId="664A5E93" w14:textId="77777777" w:rsidR="008C2298" w:rsidRPr="00612C84" w:rsidRDefault="008C2298"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8C2298" w14:paraId="49A2CD79" w14:textId="77777777" w:rsidTr="00A31917">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023E95AB" w14:textId="135243C5" w:rsidR="008C2298" w:rsidRPr="00A476A6" w:rsidRDefault="00A476A6" w:rsidP="00A31917">
            <w:pPr>
              <w:rPr>
                <w:rPrChange w:id="3025" w:author="Michael Petite" w:date="2017-02-27T09:27:00Z">
                  <w:rPr>
                    <w:color w:val="FF0000"/>
                  </w:rPr>
                </w:rPrChange>
              </w:rPr>
            </w:pPr>
            <w:ins w:id="3026" w:author="Michael Petite" w:date="2017-02-27T09:26:00Z">
              <w:r w:rsidRPr="00A476A6">
                <w:rPr>
                  <w:rPrChange w:id="3027" w:author="Michael Petite" w:date="2017-02-27T09:27:00Z">
                    <w:rPr>
                      <w:color w:val="FF0000"/>
                    </w:rPr>
                  </w:rPrChange>
                </w:rPr>
                <w:t>BR-GEN-01</w:t>
              </w:r>
            </w:ins>
          </w:p>
        </w:tc>
        <w:tc>
          <w:tcPr>
            <w:tcW w:w="7200" w:type="dxa"/>
          </w:tcPr>
          <w:p w14:paraId="36006EAE" w14:textId="23C3DF22" w:rsidR="008C2298" w:rsidRPr="00A476A6" w:rsidRDefault="00002FAD" w:rsidP="00A31917">
            <w:pPr>
              <w:cnfStyle w:val="000000100000" w:firstRow="0" w:lastRow="0" w:firstColumn="0" w:lastColumn="0" w:oddVBand="0" w:evenVBand="0" w:oddHBand="1" w:evenHBand="0" w:firstRowFirstColumn="0" w:firstRowLastColumn="0" w:lastRowFirstColumn="0" w:lastRowLastColumn="0"/>
              <w:rPr>
                <w:rPrChange w:id="3028" w:author="Michael Petite" w:date="2017-02-27T09:27:00Z">
                  <w:rPr>
                    <w:color w:val="FF0000"/>
                  </w:rPr>
                </w:rPrChange>
              </w:rPr>
            </w:pPr>
            <w:ins w:id="3029" w:author="Michael Petite" w:date="2017-02-27T09:27:00Z">
              <w:r>
                <w:t xml:space="preserve">Filter </w:t>
              </w:r>
            </w:ins>
            <w:ins w:id="3030" w:author="Michael Petite" w:date="2017-02-27T09:28:00Z">
              <w:r>
                <w:t>Activity Types</w:t>
              </w:r>
            </w:ins>
            <w:ins w:id="3031" w:author="Michael Petite" w:date="2017-02-27T09:27:00Z">
              <w:r>
                <w:t xml:space="preserve"> based on selection of Activity Country</w:t>
              </w:r>
            </w:ins>
            <w:ins w:id="3032" w:author="Michael Petite" w:date="2017-02-27T09:28:00Z">
              <w:r>
                <w:t xml:space="preserve"> in this section</w:t>
              </w:r>
            </w:ins>
          </w:p>
        </w:tc>
      </w:tr>
    </w:tbl>
    <w:p w14:paraId="05B177A6" w14:textId="77777777" w:rsidR="008C2298" w:rsidRPr="0059144E" w:rsidRDefault="008C2298" w:rsidP="008C2298">
      <w:pPr>
        <w:tabs>
          <w:tab w:val="left" w:pos="90"/>
        </w:tabs>
        <w:spacing w:before="120" w:after="0"/>
        <w:ind w:left="1350"/>
        <w:rPr>
          <w:color w:val="0070C0"/>
        </w:rPr>
      </w:pPr>
    </w:p>
    <w:p w14:paraId="0447C2DF" w14:textId="77777777" w:rsidR="007D4386" w:rsidRPr="007D4386" w:rsidRDefault="008C2298" w:rsidP="007D4386">
      <w:pPr>
        <w:pStyle w:val="Heading4"/>
        <w:numPr>
          <w:ilvl w:val="2"/>
          <w:numId w:val="2"/>
        </w:numPr>
      </w:pPr>
      <w:bookmarkStart w:id="3033" w:name="_Toc475949426"/>
      <w:r>
        <w:t>Technical Customizations</w:t>
      </w:r>
      <w:bookmarkEnd w:id="3033"/>
    </w:p>
    <w:p w14:paraId="500B94E4" w14:textId="77777777" w:rsidR="008C2298" w:rsidRPr="00AC555A" w:rsidRDefault="008C2298" w:rsidP="007D4386">
      <w:pPr>
        <w:pStyle w:val="Heading5"/>
      </w:pPr>
      <w:bookmarkStart w:id="3034" w:name="_Toc475949427"/>
      <w:r>
        <w:t>Page Level Customizations</w:t>
      </w:r>
      <w:bookmarkEnd w:id="3034"/>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6"/>
        <w:gridCol w:w="2066"/>
        <w:gridCol w:w="2251"/>
        <w:gridCol w:w="2611"/>
        <w:gridCol w:w="1456"/>
      </w:tblGrid>
      <w:tr w:rsidR="008C2298" w14:paraId="29E77531" w14:textId="77777777" w:rsidTr="0053208A">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56" w:type="dxa"/>
            <w:shd w:val="clear" w:color="auto" w:fill="367CC1"/>
            <w:vAlign w:val="center"/>
          </w:tcPr>
          <w:p w14:paraId="675BCB4A" w14:textId="77777777" w:rsidR="008C2298" w:rsidRPr="00612C84" w:rsidRDefault="008C2298" w:rsidP="00A31917">
            <w:pPr>
              <w:rPr>
                <w:sz w:val="18"/>
                <w:szCs w:val="28"/>
              </w:rPr>
            </w:pPr>
            <w:r>
              <w:rPr>
                <w:sz w:val="18"/>
                <w:szCs w:val="28"/>
              </w:rPr>
              <w:lastRenderedPageBreak/>
              <w:t>Attribute Type</w:t>
            </w:r>
          </w:p>
        </w:tc>
        <w:tc>
          <w:tcPr>
            <w:tcW w:w="2156" w:type="dxa"/>
            <w:shd w:val="clear" w:color="auto" w:fill="367CC1"/>
            <w:vAlign w:val="center"/>
          </w:tcPr>
          <w:p w14:paraId="4792B544" w14:textId="77777777" w:rsidR="008C2298" w:rsidRPr="00612C84" w:rsidRDefault="008C2298"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2222" w:type="dxa"/>
            <w:shd w:val="clear" w:color="auto" w:fill="367CC1"/>
            <w:vAlign w:val="center"/>
          </w:tcPr>
          <w:p w14:paraId="6240D44F" w14:textId="77777777" w:rsidR="008C2298" w:rsidRPr="00612C84" w:rsidRDefault="008C2298"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2577" w:type="dxa"/>
            <w:shd w:val="clear" w:color="auto" w:fill="367CC1"/>
            <w:vAlign w:val="center"/>
          </w:tcPr>
          <w:p w14:paraId="6C1DB609" w14:textId="77777777" w:rsidR="008C2298" w:rsidRPr="00612C84" w:rsidRDefault="008C2298"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39" w:type="dxa"/>
            <w:shd w:val="clear" w:color="auto" w:fill="367CC1"/>
            <w:vAlign w:val="center"/>
          </w:tcPr>
          <w:p w14:paraId="4ADD6138" w14:textId="77777777" w:rsidR="008C2298" w:rsidRDefault="008C2298"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12735E" w14:paraId="1FD78481" w14:textId="77777777" w:rsidTr="0053208A">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56" w:type="dxa"/>
          </w:tcPr>
          <w:p w14:paraId="2F879618" w14:textId="77777777" w:rsidR="0012735E" w:rsidRPr="001F1481" w:rsidRDefault="0012735E" w:rsidP="00A31917">
            <w:pPr>
              <w:rPr>
                <w:b w:val="0"/>
                <w:color w:val="000000" w:themeColor="text1"/>
              </w:rPr>
            </w:pPr>
            <w:r>
              <w:rPr>
                <w:b w:val="0"/>
                <w:color w:val="000000" w:themeColor="text1"/>
              </w:rPr>
              <w:t>Data Capture</w:t>
            </w:r>
          </w:p>
        </w:tc>
        <w:tc>
          <w:tcPr>
            <w:tcW w:w="2156" w:type="dxa"/>
          </w:tcPr>
          <w:p w14:paraId="7F95E085" w14:textId="0F7EE3F0" w:rsidR="0012735E" w:rsidRPr="001F1481" w:rsidRDefault="0012735E" w:rsidP="00A3191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Expected Deliverables/</w:t>
            </w:r>
            <w:ins w:id="3035" w:author="Michael Petite" w:date="2017-02-23T18:19:00Z">
              <w:r w:rsidR="000A3B82">
                <w:rPr>
                  <w:color w:val="000000" w:themeColor="text1"/>
                </w:rPr>
                <w:t xml:space="preserve"> </w:t>
              </w:r>
            </w:ins>
            <w:r>
              <w:rPr>
                <w:color w:val="000000" w:themeColor="text1"/>
              </w:rPr>
              <w:t>Outcome</w:t>
            </w:r>
          </w:p>
        </w:tc>
        <w:tc>
          <w:tcPr>
            <w:tcW w:w="2222" w:type="dxa"/>
          </w:tcPr>
          <w:p w14:paraId="33D34B4C" w14:textId="77777777" w:rsidR="0012735E" w:rsidRPr="001F1481" w:rsidRDefault="00F71078" w:rsidP="00A3191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“Expected Deliverables/Outcome”</w:t>
            </w:r>
          </w:p>
        </w:tc>
        <w:tc>
          <w:tcPr>
            <w:tcW w:w="2577" w:type="dxa"/>
          </w:tcPr>
          <w:p w14:paraId="4BFC7B8D" w14:textId="77777777" w:rsidR="0012735E" w:rsidRDefault="00F71078" w:rsidP="008C229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Control: Free text box</w:t>
            </w:r>
          </w:p>
          <w:p w14:paraId="301C9B01" w14:textId="77777777" w:rsidR="00F71078" w:rsidRDefault="00F71078" w:rsidP="008C229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Yes</w:t>
            </w:r>
          </w:p>
          <w:p w14:paraId="5473337A" w14:textId="77777777" w:rsidR="00F71078" w:rsidRDefault="00F71078" w:rsidP="008C229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Position: Below “Main Objective(s)”</w:t>
            </w:r>
          </w:p>
          <w:p w14:paraId="628ABF69" w14:textId="17C72DB7" w:rsidR="000C5351" w:rsidRPr="000C5351" w:rsidRDefault="00FC32FE" w:rsidP="00FC32FE">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Validation: </w:t>
            </w:r>
            <w:ins w:id="3036" w:author="Michael Petite" w:date="2017-02-23T18:20:00Z">
              <w:r w:rsidR="000A3B82">
                <w:rPr>
                  <w:color w:val="000000" w:themeColor="text1"/>
                </w:rPr>
                <w:t>Field must have text in it</w:t>
              </w:r>
            </w:ins>
            <w:del w:id="3037" w:author="Michael Petite" w:date="2017-02-23T18:19:00Z">
              <w:r w:rsidDel="000A3B82">
                <w:delText xml:space="preserve"> </w:delText>
              </w:r>
            </w:del>
          </w:p>
          <w:p w14:paraId="7FDE1527" w14:textId="77777777" w:rsidR="00FC32FE" w:rsidRDefault="000C5351" w:rsidP="00FC32FE">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t xml:space="preserve">Help text: </w:t>
            </w:r>
            <w:r w:rsidR="00FC32FE" w:rsidRPr="00FC32FE">
              <w:rPr>
                <w:color w:val="000000" w:themeColor="text1"/>
              </w:rPr>
              <w:t>What deliverables, outcomes or benefits does Teva expect to receive as part of this activity?</w:t>
            </w:r>
          </w:p>
          <w:p w14:paraId="05DE7C99" w14:textId="77777777" w:rsidR="00FC32FE" w:rsidRPr="001F1481" w:rsidRDefault="00FC32FE" w:rsidP="008C229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Length: 2000 characters</w:t>
            </w:r>
          </w:p>
        </w:tc>
        <w:tc>
          <w:tcPr>
            <w:tcW w:w="1439" w:type="dxa"/>
            <w:vAlign w:val="center"/>
          </w:tcPr>
          <w:p w14:paraId="435E9DC6" w14:textId="77777777" w:rsidR="0012735E" w:rsidRPr="001F1481" w:rsidRDefault="00F71078" w:rsidP="00A3191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1F1481" w14:paraId="6FEEA3FD" w14:textId="77777777" w:rsidTr="0053208A">
        <w:trPr>
          <w:trHeight w:val="436"/>
        </w:trPr>
        <w:tc>
          <w:tcPr>
            <w:cnfStyle w:val="001000000000" w:firstRow="0" w:lastRow="0" w:firstColumn="1" w:lastColumn="0" w:oddVBand="0" w:evenVBand="0" w:oddHBand="0" w:evenHBand="0" w:firstRowFirstColumn="0" w:firstRowLastColumn="0" w:lastRowFirstColumn="0" w:lastRowLastColumn="0"/>
            <w:tcW w:w="956" w:type="dxa"/>
          </w:tcPr>
          <w:p w14:paraId="2A031EF5" w14:textId="77777777" w:rsidR="008C2298" w:rsidRPr="001F1481" w:rsidRDefault="008C2298" w:rsidP="00A31917">
            <w:pPr>
              <w:rPr>
                <w:b w:val="0"/>
                <w:color w:val="000000" w:themeColor="text1"/>
              </w:rPr>
            </w:pPr>
            <w:r w:rsidRPr="001F1481">
              <w:rPr>
                <w:b w:val="0"/>
                <w:color w:val="000000" w:themeColor="text1"/>
              </w:rPr>
              <w:t xml:space="preserve">Data Capture </w:t>
            </w:r>
          </w:p>
        </w:tc>
        <w:tc>
          <w:tcPr>
            <w:tcW w:w="2156" w:type="dxa"/>
          </w:tcPr>
          <w:p w14:paraId="54C76B87" w14:textId="77777777" w:rsidR="008C2298" w:rsidRPr="001F1481" w:rsidRDefault="008C2298" w:rsidP="00A31917">
            <w:pPr>
              <w:cnfStyle w:val="000000000000" w:firstRow="0" w:lastRow="0" w:firstColumn="0" w:lastColumn="0" w:oddVBand="0" w:evenVBand="0" w:oddHBand="0" w:evenHBand="0" w:firstRowFirstColumn="0" w:firstRowLastColumn="0" w:lastRowFirstColumn="0" w:lastRowLastColumn="0"/>
              <w:rPr>
                <w:color w:val="000000" w:themeColor="text1"/>
              </w:rPr>
            </w:pPr>
            <w:r w:rsidRPr="001F1481">
              <w:rPr>
                <w:color w:val="000000" w:themeColor="text1"/>
              </w:rPr>
              <w:t>Is anyone affiliated with the request a Government Official?</w:t>
            </w:r>
          </w:p>
        </w:tc>
        <w:tc>
          <w:tcPr>
            <w:tcW w:w="2222" w:type="dxa"/>
          </w:tcPr>
          <w:p w14:paraId="017501AC" w14:textId="77777777" w:rsidR="008C2298" w:rsidRPr="001F1481" w:rsidRDefault="008C2298" w:rsidP="00A31917">
            <w:pPr>
              <w:cnfStyle w:val="000000000000" w:firstRow="0" w:lastRow="0" w:firstColumn="0" w:lastColumn="0" w:oddVBand="0" w:evenVBand="0" w:oddHBand="0" w:evenHBand="0" w:firstRowFirstColumn="0" w:firstRowLastColumn="0" w:lastRowFirstColumn="0" w:lastRowLastColumn="0"/>
              <w:rPr>
                <w:color w:val="000000" w:themeColor="text1"/>
              </w:rPr>
            </w:pPr>
            <w:r w:rsidRPr="001F1481">
              <w:rPr>
                <w:color w:val="000000" w:themeColor="text1"/>
              </w:rPr>
              <w:t>Add new field “Is anyone affiliated with the request a Government Official?”</w:t>
            </w:r>
          </w:p>
        </w:tc>
        <w:tc>
          <w:tcPr>
            <w:tcW w:w="2577" w:type="dxa"/>
          </w:tcPr>
          <w:p w14:paraId="00CDDEFB" w14:textId="77777777" w:rsidR="008C2298" w:rsidRPr="001F1481" w:rsidRDefault="008C2298" w:rsidP="008C2298">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sidRPr="001F1481">
              <w:rPr>
                <w:color w:val="000000" w:themeColor="text1"/>
              </w:rPr>
              <w:t xml:space="preserve">Field Control: Yes/No Radio Button </w:t>
            </w:r>
          </w:p>
          <w:p w14:paraId="74EFFF33" w14:textId="77777777" w:rsidR="008C2298" w:rsidRPr="001F1481" w:rsidRDefault="001F1481" w:rsidP="008C2298">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sidRPr="001F1481">
              <w:rPr>
                <w:color w:val="000000" w:themeColor="text1"/>
              </w:rPr>
              <w:t xml:space="preserve">Required: Yes </w:t>
            </w:r>
          </w:p>
          <w:p w14:paraId="361E3FD3" w14:textId="77777777" w:rsidR="001F1481" w:rsidRDefault="001F1481" w:rsidP="008C2298">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sidRPr="001F1481">
              <w:rPr>
                <w:color w:val="000000" w:themeColor="text1"/>
              </w:rPr>
              <w:t>Position: Below “</w:t>
            </w:r>
            <w:r w:rsidR="00F71078">
              <w:rPr>
                <w:color w:val="000000" w:themeColor="text1"/>
              </w:rPr>
              <w:t>Expected Deliverables/Outcome”</w:t>
            </w:r>
          </w:p>
          <w:p w14:paraId="4183495C" w14:textId="68D65A4D" w:rsidR="000C5351" w:rsidRDefault="001F1481" w:rsidP="008C2298">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Validation: </w:t>
            </w:r>
            <w:ins w:id="3038" w:author="Michael Petite" w:date="2017-02-23T18:20:00Z">
              <w:r w:rsidR="000A3B82">
                <w:rPr>
                  <w:color w:val="000000" w:themeColor="text1"/>
                </w:rPr>
                <w:t>Yes or No must be selected</w:t>
              </w:r>
            </w:ins>
          </w:p>
          <w:p w14:paraId="64A221BD" w14:textId="77777777" w:rsidR="001F1481" w:rsidRPr="001F1481" w:rsidRDefault="000C5351" w:rsidP="008C2298">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Help text: </w:t>
            </w:r>
            <w:r w:rsidR="001F1481">
              <w:rPr>
                <w:color w:val="000000" w:themeColor="text1"/>
              </w:rPr>
              <w:t xml:space="preserve">“Please Explain” free text box should be displayed when user selects “Yes” </w:t>
            </w:r>
          </w:p>
        </w:tc>
        <w:tc>
          <w:tcPr>
            <w:tcW w:w="1439" w:type="dxa"/>
            <w:vAlign w:val="center"/>
          </w:tcPr>
          <w:p w14:paraId="3AF54F43" w14:textId="77777777" w:rsidR="008C2298" w:rsidRPr="001F1481" w:rsidRDefault="008C2298" w:rsidP="00A31917">
            <w:pPr>
              <w:cnfStyle w:val="000000000000" w:firstRow="0" w:lastRow="0" w:firstColumn="0" w:lastColumn="0" w:oddVBand="0" w:evenVBand="0" w:oddHBand="0" w:evenHBand="0" w:firstRowFirstColumn="0" w:firstRowLastColumn="0" w:lastRowFirstColumn="0" w:lastRowLastColumn="0"/>
              <w:rPr>
                <w:color w:val="000000" w:themeColor="text1"/>
              </w:rPr>
            </w:pPr>
            <w:r w:rsidRPr="001F1481">
              <w:rPr>
                <w:color w:val="000000" w:themeColor="text1"/>
              </w:rPr>
              <w:t xml:space="preserve">New </w:t>
            </w:r>
          </w:p>
        </w:tc>
      </w:tr>
      <w:tr w:rsidR="001F1481" w14:paraId="0B1842FB" w14:textId="77777777" w:rsidTr="0053208A">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56" w:type="dxa"/>
          </w:tcPr>
          <w:p w14:paraId="31161B45" w14:textId="77777777" w:rsidR="001F1481" w:rsidRPr="001F1481" w:rsidRDefault="001F1481" w:rsidP="00A31917">
            <w:pPr>
              <w:rPr>
                <w:b w:val="0"/>
                <w:color w:val="000000" w:themeColor="text1"/>
              </w:rPr>
            </w:pPr>
            <w:r>
              <w:rPr>
                <w:b w:val="0"/>
                <w:color w:val="000000" w:themeColor="text1"/>
              </w:rPr>
              <w:t xml:space="preserve">Data Capture </w:t>
            </w:r>
          </w:p>
        </w:tc>
        <w:tc>
          <w:tcPr>
            <w:tcW w:w="2156" w:type="dxa"/>
          </w:tcPr>
          <w:p w14:paraId="3820F15F" w14:textId="77777777" w:rsidR="001F1481" w:rsidRPr="001F1481" w:rsidRDefault="001F1481" w:rsidP="00A3191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Please Explain </w:t>
            </w:r>
          </w:p>
        </w:tc>
        <w:tc>
          <w:tcPr>
            <w:tcW w:w="2222" w:type="dxa"/>
          </w:tcPr>
          <w:p w14:paraId="62D8920A" w14:textId="77777777" w:rsidR="001F1481" w:rsidRPr="001F1481" w:rsidRDefault="001F1481" w:rsidP="00A3191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Display field “Please Explain” </w:t>
            </w:r>
          </w:p>
        </w:tc>
        <w:tc>
          <w:tcPr>
            <w:tcW w:w="2577" w:type="dxa"/>
          </w:tcPr>
          <w:p w14:paraId="2967833E" w14:textId="77777777" w:rsidR="001F1481" w:rsidRDefault="001F1481" w:rsidP="008C229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Field Control: Free text box </w:t>
            </w:r>
          </w:p>
          <w:p w14:paraId="0322B3CC" w14:textId="77777777" w:rsidR="00AF4888" w:rsidRDefault="00AF4888" w:rsidP="00AF488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Yes, if Yes is selected for “</w:t>
            </w:r>
            <w:r>
              <w:t xml:space="preserve"> </w:t>
            </w:r>
            <w:r w:rsidRPr="00AF4888">
              <w:rPr>
                <w:color w:val="000000" w:themeColor="text1"/>
              </w:rPr>
              <w:t>Is anyone affiliated with the request a Government Official?</w:t>
            </w:r>
            <w:r>
              <w:rPr>
                <w:color w:val="000000" w:themeColor="text1"/>
              </w:rPr>
              <w:t>”, otherwise no</w:t>
            </w:r>
          </w:p>
          <w:p w14:paraId="65585D84" w14:textId="77777777" w:rsidR="001F1481" w:rsidRDefault="001F1481" w:rsidP="008C229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Field Format: Alphanumeric </w:t>
            </w:r>
          </w:p>
          <w:p w14:paraId="0A088AF1" w14:textId="77777777" w:rsidR="001F1481" w:rsidRDefault="001F1481" w:rsidP="008C229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Position: Below “</w:t>
            </w:r>
            <w:r w:rsidRPr="001F1481">
              <w:rPr>
                <w:color w:val="000000" w:themeColor="text1"/>
              </w:rPr>
              <w:t>Is anyone affiliated with the request a Government Official?</w:t>
            </w:r>
            <w:r>
              <w:rPr>
                <w:color w:val="000000" w:themeColor="text1"/>
              </w:rPr>
              <w:t xml:space="preserve">” </w:t>
            </w:r>
          </w:p>
          <w:p w14:paraId="04C6FEF2" w14:textId="77777777" w:rsidR="00FC32FE" w:rsidRDefault="001F1481" w:rsidP="008C229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 This field should be displayed on when “Yes” is selected for “</w:t>
            </w:r>
            <w:r w:rsidRPr="001F1481">
              <w:rPr>
                <w:color w:val="000000" w:themeColor="text1"/>
              </w:rPr>
              <w:t>Is anyone affiliated with the request a Government Official?</w:t>
            </w:r>
            <w:r>
              <w:rPr>
                <w:color w:val="000000" w:themeColor="text1"/>
              </w:rPr>
              <w:t>”</w:t>
            </w:r>
          </w:p>
          <w:p w14:paraId="612F30A6" w14:textId="77777777" w:rsidR="001F1481" w:rsidRPr="001F1481" w:rsidRDefault="00FC32FE" w:rsidP="008C229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length: 2000 characters</w:t>
            </w:r>
            <w:r w:rsidR="001F1481">
              <w:rPr>
                <w:color w:val="000000" w:themeColor="text1"/>
              </w:rPr>
              <w:t xml:space="preserve"> </w:t>
            </w:r>
          </w:p>
        </w:tc>
        <w:tc>
          <w:tcPr>
            <w:tcW w:w="1439" w:type="dxa"/>
            <w:vAlign w:val="center"/>
          </w:tcPr>
          <w:p w14:paraId="6A6A4CFC" w14:textId="77777777" w:rsidR="001F1481" w:rsidRPr="001F1481" w:rsidRDefault="001F1481" w:rsidP="00A3191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New </w:t>
            </w:r>
          </w:p>
        </w:tc>
      </w:tr>
      <w:tr w:rsidR="00A476A6" w14:paraId="1DBB62BC" w14:textId="77777777" w:rsidTr="0053208A">
        <w:trPr>
          <w:trHeight w:val="436"/>
          <w:ins w:id="3039" w:author="Michael Petite" w:date="2017-02-27T09:19:00Z"/>
        </w:trPr>
        <w:tc>
          <w:tcPr>
            <w:cnfStyle w:val="001000000000" w:firstRow="0" w:lastRow="0" w:firstColumn="1" w:lastColumn="0" w:oddVBand="0" w:evenVBand="0" w:oddHBand="0" w:evenHBand="0" w:firstRowFirstColumn="0" w:firstRowLastColumn="0" w:lastRowFirstColumn="0" w:lastRowLastColumn="0"/>
            <w:tcW w:w="956" w:type="dxa"/>
          </w:tcPr>
          <w:p w14:paraId="1570D8E9" w14:textId="39DEFC3D" w:rsidR="00A476A6" w:rsidRDefault="00A476A6" w:rsidP="00755C90">
            <w:pPr>
              <w:rPr>
                <w:ins w:id="3040" w:author="Michael Petite" w:date="2017-02-27T09:19:00Z"/>
                <w:b w:val="0"/>
                <w:color w:val="000000" w:themeColor="text1"/>
              </w:rPr>
            </w:pPr>
            <w:ins w:id="3041" w:author="Michael Petite" w:date="2017-02-27T09:19:00Z">
              <w:r>
                <w:rPr>
                  <w:b w:val="0"/>
                  <w:color w:val="000000" w:themeColor="text1"/>
                </w:rPr>
                <w:lastRenderedPageBreak/>
                <w:t>Data Capture</w:t>
              </w:r>
            </w:ins>
          </w:p>
        </w:tc>
        <w:tc>
          <w:tcPr>
            <w:tcW w:w="2156" w:type="dxa"/>
          </w:tcPr>
          <w:p w14:paraId="253E313F" w14:textId="38683C00" w:rsidR="00A476A6" w:rsidRDefault="00A476A6" w:rsidP="00755C90">
            <w:pPr>
              <w:cnfStyle w:val="000000000000" w:firstRow="0" w:lastRow="0" w:firstColumn="0" w:lastColumn="0" w:oddVBand="0" w:evenVBand="0" w:oddHBand="0" w:evenHBand="0" w:firstRowFirstColumn="0" w:firstRowLastColumn="0" w:lastRowFirstColumn="0" w:lastRowLastColumn="0"/>
              <w:rPr>
                <w:ins w:id="3042" w:author="Michael Petite" w:date="2017-02-27T09:19:00Z"/>
                <w:color w:val="000000" w:themeColor="text1"/>
              </w:rPr>
            </w:pPr>
            <w:ins w:id="3043" w:author="Michael Petite" w:date="2017-02-27T09:19:00Z">
              <w:r>
                <w:rPr>
                  <w:color w:val="000000" w:themeColor="text1"/>
                </w:rPr>
                <w:t>Activity Country</w:t>
              </w:r>
            </w:ins>
          </w:p>
        </w:tc>
        <w:tc>
          <w:tcPr>
            <w:tcW w:w="2222" w:type="dxa"/>
          </w:tcPr>
          <w:p w14:paraId="5DF4061E" w14:textId="44F7912C" w:rsidR="00A476A6" w:rsidRDefault="00A476A6" w:rsidP="00755C90">
            <w:pPr>
              <w:cnfStyle w:val="000000000000" w:firstRow="0" w:lastRow="0" w:firstColumn="0" w:lastColumn="0" w:oddVBand="0" w:evenVBand="0" w:oddHBand="0" w:evenHBand="0" w:firstRowFirstColumn="0" w:firstRowLastColumn="0" w:lastRowFirstColumn="0" w:lastRowLastColumn="0"/>
              <w:rPr>
                <w:ins w:id="3044" w:author="Michael Petite" w:date="2017-02-27T09:19:00Z"/>
                <w:color w:val="000000" w:themeColor="text1"/>
              </w:rPr>
            </w:pPr>
            <w:ins w:id="3045" w:author="Michael Petite" w:date="2017-02-27T09:20:00Z">
              <w:r>
                <w:rPr>
                  <w:color w:val="000000" w:themeColor="text1"/>
                </w:rPr>
                <w:t xml:space="preserve">Activity country will lock upon selection of </w:t>
              </w:r>
            </w:ins>
            <w:ins w:id="3046" w:author="Michael Petite" w:date="2017-02-27T09:21:00Z">
              <w:r>
                <w:rPr>
                  <w:color w:val="000000" w:themeColor="text1"/>
                </w:rPr>
                <w:t>“Save and Advance”</w:t>
              </w:r>
            </w:ins>
          </w:p>
        </w:tc>
        <w:tc>
          <w:tcPr>
            <w:tcW w:w="2577" w:type="dxa"/>
          </w:tcPr>
          <w:p w14:paraId="759B8AA1" w14:textId="64D66C29" w:rsidR="00A476A6" w:rsidRDefault="00A476A6" w:rsidP="00755C90">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ins w:id="3047" w:author="Michael Petite" w:date="2017-02-27T09:19:00Z"/>
                <w:color w:val="000000" w:themeColor="text1"/>
              </w:rPr>
            </w:pPr>
            <w:ins w:id="3048" w:author="Michael Petite" w:date="2017-02-27T09:21:00Z">
              <w:r>
                <w:rPr>
                  <w:color w:val="000000" w:themeColor="text1"/>
                </w:rPr>
                <w:t>Validation: Field will no longer be changeable once “Save and Advance” is selected</w:t>
              </w:r>
            </w:ins>
          </w:p>
        </w:tc>
        <w:tc>
          <w:tcPr>
            <w:tcW w:w="1439" w:type="dxa"/>
            <w:vAlign w:val="center"/>
          </w:tcPr>
          <w:p w14:paraId="6B224B9B" w14:textId="77DC40A4" w:rsidR="00A476A6" w:rsidRDefault="00A476A6" w:rsidP="00755C90">
            <w:pPr>
              <w:cnfStyle w:val="000000000000" w:firstRow="0" w:lastRow="0" w:firstColumn="0" w:lastColumn="0" w:oddVBand="0" w:evenVBand="0" w:oddHBand="0" w:evenHBand="0" w:firstRowFirstColumn="0" w:firstRowLastColumn="0" w:lastRowFirstColumn="0" w:lastRowLastColumn="0"/>
              <w:rPr>
                <w:ins w:id="3049" w:author="Michael Petite" w:date="2017-02-27T09:19:00Z"/>
                <w:color w:val="000000" w:themeColor="text1"/>
              </w:rPr>
            </w:pPr>
            <w:ins w:id="3050" w:author="Michael Petite" w:date="2017-02-27T09:21:00Z">
              <w:r>
                <w:rPr>
                  <w:color w:val="000000" w:themeColor="text1"/>
                </w:rPr>
                <w:t>Validation Change</w:t>
              </w:r>
            </w:ins>
          </w:p>
        </w:tc>
      </w:tr>
      <w:tr w:rsidR="00C23B9D" w14:paraId="03527C3E" w14:textId="77777777" w:rsidTr="0053208A">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56" w:type="dxa"/>
          </w:tcPr>
          <w:p w14:paraId="1F063BA3" w14:textId="4BF385CE" w:rsidR="00C23B9D" w:rsidRPr="00C23B9D" w:rsidRDefault="00C23B9D" w:rsidP="00755C90">
            <w:pPr>
              <w:rPr>
                <w:b w:val="0"/>
                <w:color w:val="000000" w:themeColor="text1"/>
              </w:rPr>
            </w:pPr>
            <w:r>
              <w:rPr>
                <w:b w:val="0"/>
                <w:color w:val="000000" w:themeColor="text1"/>
              </w:rPr>
              <w:t>Data Capture</w:t>
            </w:r>
          </w:p>
        </w:tc>
        <w:tc>
          <w:tcPr>
            <w:tcW w:w="2156" w:type="dxa"/>
          </w:tcPr>
          <w:p w14:paraId="4D2A90BD" w14:textId="5B412D1A" w:rsidR="00C23B9D" w:rsidRDefault="00C23B9D" w:rsidP="00755C90">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Activity Category</w:t>
            </w:r>
          </w:p>
        </w:tc>
        <w:tc>
          <w:tcPr>
            <w:tcW w:w="2222" w:type="dxa"/>
          </w:tcPr>
          <w:p w14:paraId="74FF8929" w14:textId="2737D638" w:rsidR="00C23B9D" w:rsidRDefault="00C23B9D" w:rsidP="00755C90">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Rename Activity Category to Activity Type</w:t>
            </w:r>
          </w:p>
        </w:tc>
        <w:tc>
          <w:tcPr>
            <w:tcW w:w="2577" w:type="dxa"/>
          </w:tcPr>
          <w:p w14:paraId="0A3DD652" w14:textId="235327A0" w:rsidR="00C23B9D" w:rsidRDefault="00C23B9D" w:rsidP="00755C90">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Label: Activity Type</w:t>
            </w:r>
          </w:p>
        </w:tc>
        <w:tc>
          <w:tcPr>
            <w:tcW w:w="1439" w:type="dxa"/>
            <w:vAlign w:val="center"/>
          </w:tcPr>
          <w:p w14:paraId="0153B4FA" w14:textId="6F319C60" w:rsidR="00C23B9D" w:rsidRDefault="00C23B9D" w:rsidP="00755C90">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Rename</w:t>
            </w:r>
          </w:p>
        </w:tc>
      </w:tr>
      <w:tr w:rsidR="00C23B9D" w14:paraId="13021C00" w14:textId="77777777" w:rsidTr="0053208A">
        <w:trPr>
          <w:trHeight w:val="436"/>
        </w:trPr>
        <w:tc>
          <w:tcPr>
            <w:cnfStyle w:val="001000000000" w:firstRow="0" w:lastRow="0" w:firstColumn="1" w:lastColumn="0" w:oddVBand="0" w:evenVBand="0" w:oddHBand="0" w:evenHBand="0" w:firstRowFirstColumn="0" w:firstRowLastColumn="0" w:lastRowFirstColumn="0" w:lastRowLastColumn="0"/>
            <w:tcW w:w="956" w:type="dxa"/>
          </w:tcPr>
          <w:p w14:paraId="1426F10C" w14:textId="3FCCBD19" w:rsidR="00C23B9D" w:rsidRPr="00C23B9D" w:rsidRDefault="00C23B9D" w:rsidP="00755C90">
            <w:pPr>
              <w:rPr>
                <w:b w:val="0"/>
                <w:color w:val="000000" w:themeColor="text1"/>
              </w:rPr>
            </w:pPr>
            <w:r w:rsidRPr="00C23B9D">
              <w:rPr>
                <w:b w:val="0"/>
                <w:color w:val="000000" w:themeColor="text1"/>
              </w:rPr>
              <w:t>Data Capture</w:t>
            </w:r>
          </w:p>
        </w:tc>
        <w:tc>
          <w:tcPr>
            <w:tcW w:w="2156" w:type="dxa"/>
          </w:tcPr>
          <w:p w14:paraId="34FA0711" w14:textId="01266582" w:rsidR="00C23B9D" w:rsidRPr="00755C90" w:rsidRDefault="00C23B9D" w:rsidP="00755C9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Sub Category</w:t>
            </w:r>
          </w:p>
        </w:tc>
        <w:tc>
          <w:tcPr>
            <w:tcW w:w="2222" w:type="dxa"/>
          </w:tcPr>
          <w:p w14:paraId="76EDE95E" w14:textId="0263874B" w:rsidR="00C23B9D" w:rsidRDefault="00C23B9D" w:rsidP="00755C9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Remove Field</w:t>
            </w:r>
          </w:p>
        </w:tc>
        <w:tc>
          <w:tcPr>
            <w:tcW w:w="2577" w:type="dxa"/>
          </w:tcPr>
          <w:p w14:paraId="201EC552" w14:textId="0AECD45D" w:rsidR="00C23B9D" w:rsidRDefault="00C23B9D" w:rsidP="00755C90">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control: drop down</w:t>
            </w:r>
          </w:p>
        </w:tc>
        <w:tc>
          <w:tcPr>
            <w:tcW w:w="1439" w:type="dxa"/>
            <w:vAlign w:val="center"/>
          </w:tcPr>
          <w:p w14:paraId="57848C2A" w14:textId="2B5CB6F5" w:rsidR="00C23B9D" w:rsidRDefault="00C23B9D" w:rsidP="00755C9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Remove</w:t>
            </w:r>
          </w:p>
        </w:tc>
      </w:tr>
      <w:tr w:rsidR="00755C90" w14:paraId="2EA026AF" w14:textId="77777777" w:rsidTr="0053208A">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56" w:type="dxa"/>
          </w:tcPr>
          <w:p w14:paraId="3CCE4C15" w14:textId="77777777" w:rsidR="00755C90" w:rsidRDefault="00755C90" w:rsidP="00755C90">
            <w:pPr>
              <w:rPr>
                <w:b w:val="0"/>
                <w:color w:val="000000" w:themeColor="text1"/>
              </w:rPr>
            </w:pPr>
            <w:r w:rsidRPr="00F836B5">
              <w:rPr>
                <w:b w:val="0"/>
                <w:color w:val="000000" w:themeColor="text1"/>
              </w:rPr>
              <w:t xml:space="preserve">Data Capture </w:t>
            </w:r>
          </w:p>
        </w:tc>
        <w:tc>
          <w:tcPr>
            <w:tcW w:w="2156" w:type="dxa"/>
          </w:tcPr>
          <w:p w14:paraId="5149A49C" w14:textId="77777777" w:rsidR="00755C90" w:rsidRDefault="00755C90" w:rsidP="00755C90">
            <w:pPr>
              <w:cnfStyle w:val="000000100000" w:firstRow="0" w:lastRow="0" w:firstColumn="0" w:lastColumn="0" w:oddVBand="0" w:evenVBand="0" w:oddHBand="1" w:evenHBand="0" w:firstRowFirstColumn="0" w:firstRowLastColumn="0" w:lastRowFirstColumn="0" w:lastRowLastColumn="0"/>
              <w:rPr>
                <w:color w:val="000000" w:themeColor="text1"/>
              </w:rPr>
            </w:pPr>
            <w:r w:rsidRPr="00755C90">
              <w:rPr>
                <w:color w:val="000000" w:themeColor="text1"/>
              </w:rPr>
              <w:t>Selection criteria &amp; rationale for the Service Provider:</w:t>
            </w:r>
          </w:p>
        </w:tc>
        <w:tc>
          <w:tcPr>
            <w:tcW w:w="2222" w:type="dxa"/>
          </w:tcPr>
          <w:p w14:paraId="113CCC7E" w14:textId="77777777" w:rsidR="00755C90" w:rsidRDefault="00755C90" w:rsidP="00755C90">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Remove field </w:t>
            </w:r>
          </w:p>
        </w:tc>
        <w:tc>
          <w:tcPr>
            <w:tcW w:w="2577" w:type="dxa"/>
          </w:tcPr>
          <w:p w14:paraId="647DACC0" w14:textId="77777777" w:rsidR="00755C90" w:rsidRDefault="00AE3739" w:rsidP="00755C90">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Control: Text field</w:t>
            </w:r>
          </w:p>
        </w:tc>
        <w:tc>
          <w:tcPr>
            <w:tcW w:w="1439" w:type="dxa"/>
            <w:vAlign w:val="center"/>
          </w:tcPr>
          <w:p w14:paraId="44593DAE" w14:textId="77777777" w:rsidR="00755C90" w:rsidRDefault="00755C90" w:rsidP="00755C90">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Remove </w:t>
            </w:r>
          </w:p>
        </w:tc>
      </w:tr>
      <w:tr w:rsidR="00755C90" w14:paraId="34AF1575" w14:textId="77777777" w:rsidTr="0053208A">
        <w:trPr>
          <w:trHeight w:val="436"/>
        </w:trPr>
        <w:tc>
          <w:tcPr>
            <w:cnfStyle w:val="001000000000" w:firstRow="0" w:lastRow="0" w:firstColumn="1" w:lastColumn="0" w:oddVBand="0" w:evenVBand="0" w:oddHBand="0" w:evenHBand="0" w:firstRowFirstColumn="0" w:firstRowLastColumn="0" w:lastRowFirstColumn="0" w:lastRowLastColumn="0"/>
            <w:tcW w:w="956" w:type="dxa"/>
          </w:tcPr>
          <w:p w14:paraId="50F8E5AF" w14:textId="77777777" w:rsidR="00755C90" w:rsidRDefault="00755C90" w:rsidP="00755C90">
            <w:pPr>
              <w:rPr>
                <w:b w:val="0"/>
                <w:color w:val="000000" w:themeColor="text1"/>
              </w:rPr>
            </w:pPr>
            <w:r w:rsidRPr="00F836B5">
              <w:rPr>
                <w:b w:val="0"/>
                <w:color w:val="000000" w:themeColor="text1"/>
              </w:rPr>
              <w:t xml:space="preserve">Data Capture </w:t>
            </w:r>
          </w:p>
        </w:tc>
        <w:tc>
          <w:tcPr>
            <w:tcW w:w="2156" w:type="dxa"/>
          </w:tcPr>
          <w:p w14:paraId="779049CE" w14:textId="77777777" w:rsidR="00755C90" w:rsidRPr="00755C90" w:rsidRDefault="00755C90" w:rsidP="00755C90">
            <w:pPr>
              <w:cnfStyle w:val="000000000000" w:firstRow="0" w:lastRow="0" w:firstColumn="0" w:lastColumn="0" w:oddVBand="0" w:evenVBand="0" w:oddHBand="0" w:evenHBand="0" w:firstRowFirstColumn="0" w:firstRowLastColumn="0" w:lastRowFirstColumn="0" w:lastRowLastColumn="0"/>
              <w:rPr>
                <w:color w:val="000000" w:themeColor="text1"/>
              </w:rPr>
            </w:pPr>
            <w:r w:rsidRPr="00755C90">
              <w:rPr>
                <w:color w:val="000000" w:themeColor="text1"/>
              </w:rPr>
              <w:t>Service Provider scope of service:</w:t>
            </w:r>
          </w:p>
        </w:tc>
        <w:tc>
          <w:tcPr>
            <w:tcW w:w="2222" w:type="dxa"/>
          </w:tcPr>
          <w:p w14:paraId="756C5EDE" w14:textId="77777777" w:rsidR="00755C90" w:rsidRDefault="00755C90" w:rsidP="00755C90">
            <w:pPr>
              <w:cnfStyle w:val="000000000000" w:firstRow="0" w:lastRow="0" w:firstColumn="0" w:lastColumn="0" w:oddVBand="0" w:evenVBand="0" w:oddHBand="0" w:evenHBand="0" w:firstRowFirstColumn="0" w:firstRowLastColumn="0" w:lastRowFirstColumn="0" w:lastRowLastColumn="0"/>
              <w:rPr>
                <w:color w:val="000000" w:themeColor="text1"/>
              </w:rPr>
            </w:pPr>
            <w:r w:rsidRPr="00A266E1">
              <w:rPr>
                <w:color w:val="000000" w:themeColor="text1"/>
              </w:rPr>
              <w:t xml:space="preserve">Remove field </w:t>
            </w:r>
          </w:p>
        </w:tc>
        <w:tc>
          <w:tcPr>
            <w:tcW w:w="2577" w:type="dxa"/>
          </w:tcPr>
          <w:p w14:paraId="59804E60" w14:textId="77777777" w:rsidR="00755C90" w:rsidRDefault="00AE3739" w:rsidP="00755C90">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Control: Text field</w:t>
            </w:r>
          </w:p>
        </w:tc>
        <w:tc>
          <w:tcPr>
            <w:tcW w:w="1439" w:type="dxa"/>
          </w:tcPr>
          <w:p w14:paraId="2A4BB016" w14:textId="77777777" w:rsidR="00755C90" w:rsidRDefault="00755C90" w:rsidP="00755C90">
            <w:pPr>
              <w:cnfStyle w:val="000000000000" w:firstRow="0" w:lastRow="0" w:firstColumn="0" w:lastColumn="0" w:oddVBand="0" w:evenVBand="0" w:oddHBand="0" w:evenHBand="0" w:firstRowFirstColumn="0" w:firstRowLastColumn="0" w:lastRowFirstColumn="0" w:lastRowLastColumn="0"/>
              <w:rPr>
                <w:color w:val="000000" w:themeColor="text1"/>
              </w:rPr>
            </w:pPr>
            <w:r w:rsidRPr="00D46430">
              <w:rPr>
                <w:color w:val="000000" w:themeColor="text1"/>
              </w:rPr>
              <w:t xml:space="preserve">Remove </w:t>
            </w:r>
          </w:p>
        </w:tc>
      </w:tr>
      <w:tr w:rsidR="00755C90" w14:paraId="3EEA7946" w14:textId="77777777" w:rsidTr="0053208A">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56" w:type="dxa"/>
          </w:tcPr>
          <w:p w14:paraId="3BD6FEB3" w14:textId="77777777" w:rsidR="00755C90" w:rsidRDefault="00755C90" w:rsidP="00755C90">
            <w:pPr>
              <w:rPr>
                <w:b w:val="0"/>
                <w:color w:val="000000" w:themeColor="text1"/>
              </w:rPr>
            </w:pPr>
            <w:r w:rsidRPr="00F836B5">
              <w:rPr>
                <w:b w:val="0"/>
                <w:color w:val="000000" w:themeColor="text1"/>
              </w:rPr>
              <w:t xml:space="preserve">Data Capture </w:t>
            </w:r>
          </w:p>
        </w:tc>
        <w:tc>
          <w:tcPr>
            <w:tcW w:w="2156" w:type="dxa"/>
          </w:tcPr>
          <w:p w14:paraId="41F5E0A9" w14:textId="77777777" w:rsidR="00755C90" w:rsidRPr="00755C90" w:rsidRDefault="00755C90" w:rsidP="00755C90">
            <w:pPr>
              <w:cnfStyle w:val="000000100000" w:firstRow="0" w:lastRow="0" w:firstColumn="0" w:lastColumn="0" w:oddVBand="0" w:evenVBand="0" w:oddHBand="1" w:evenHBand="0" w:firstRowFirstColumn="0" w:firstRowLastColumn="0" w:lastRowFirstColumn="0" w:lastRowLastColumn="0"/>
              <w:rPr>
                <w:color w:val="000000" w:themeColor="text1"/>
              </w:rPr>
            </w:pPr>
            <w:r w:rsidRPr="00755C90">
              <w:rPr>
                <w:color w:val="000000" w:themeColor="text1"/>
              </w:rPr>
              <w:t>Describe the activity materials that will be provided, including the pre-activity:</w:t>
            </w:r>
          </w:p>
        </w:tc>
        <w:tc>
          <w:tcPr>
            <w:tcW w:w="2222" w:type="dxa"/>
          </w:tcPr>
          <w:p w14:paraId="10B87FC0" w14:textId="77777777" w:rsidR="00755C90" w:rsidRDefault="00755C90" w:rsidP="00755C90">
            <w:pPr>
              <w:cnfStyle w:val="000000100000" w:firstRow="0" w:lastRow="0" w:firstColumn="0" w:lastColumn="0" w:oddVBand="0" w:evenVBand="0" w:oddHBand="1" w:evenHBand="0" w:firstRowFirstColumn="0" w:firstRowLastColumn="0" w:lastRowFirstColumn="0" w:lastRowLastColumn="0"/>
              <w:rPr>
                <w:color w:val="000000" w:themeColor="text1"/>
              </w:rPr>
            </w:pPr>
            <w:r w:rsidRPr="00A266E1">
              <w:rPr>
                <w:color w:val="000000" w:themeColor="text1"/>
              </w:rPr>
              <w:t xml:space="preserve">Remove field </w:t>
            </w:r>
          </w:p>
        </w:tc>
        <w:tc>
          <w:tcPr>
            <w:tcW w:w="2577" w:type="dxa"/>
          </w:tcPr>
          <w:p w14:paraId="11099FC0" w14:textId="77777777" w:rsidR="00755C90" w:rsidRDefault="00AE3739" w:rsidP="00755C90">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Control: Text field</w:t>
            </w:r>
          </w:p>
        </w:tc>
        <w:tc>
          <w:tcPr>
            <w:tcW w:w="1439" w:type="dxa"/>
          </w:tcPr>
          <w:p w14:paraId="394248AA" w14:textId="77777777" w:rsidR="00755C90" w:rsidRDefault="00755C90" w:rsidP="00755C90">
            <w:pPr>
              <w:cnfStyle w:val="000000100000" w:firstRow="0" w:lastRow="0" w:firstColumn="0" w:lastColumn="0" w:oddVBand="0" w:evenVBand="0" w:oddHBand="1" w:evenHBand="0" w:firstRowFirstColumn="0" w:firstRowLastColumn="0" w:lastRowFirstColumn="0" w:lastRowLastColumn="0"/>
              <w:rPr>
                <w:color w:val="000000" w:themeColor="text1"/>
              </w:rPr>
            </w:pPr>
            <w:r w:rsidRPr="00D46430">
              <w:rPr>
                <w:color w:val="000000" w:themeColor="text1"/>
              </w:rPr>
              <w:t xml:space="preserve">Remove </w:t>
            </w:r>
          </w:p>
        </w:tc>
      </w:tr>
      <w:tr w:rsidR="00755C90" w14:paraId="101F2567" w14:textId="77777777" w:rsidTr="0053208A">
        <w:trPr>
          <w:trHeight w:val="436"/>
        </w:trPr>
        <w:tc>
          <w:tcPr>
            <w:cnfStyle w:val="001000000000" w:firstRow="0" w:lastRow="0" w:firstColumn="1" w:lastColumn="0" w:oddVBand="0" w:evenVBand="0" w:oddHBand="0" w:evenHBand="0" w:firstRowFirstColumn="0" w:firstRowLastColumn="0" w:lastRowFirstColumn="0" w:lastRowLastColumn="0"/>
            <w:tcW w:w="956" w:type="dxa"/>
          </w:tcPr>
          <w:p w14:paraId="443B5243" w14:textId="77777777" w:rsidR="00755C90" w:rsidRDefault="00755C90" w:rsidP="00755C90">
            <w:pPr>
              <w:rPr>
                <w:b w:val="0"/>
                <w:color w:val="000000" w:themeColor="text1"/>
              </w:rPr>
            </w:pPr>
            <w:r w:rsidRPr="00F836B5">
              <w:rPr>
                <w:b w:val="0"/>
                <w:color w:val="000000" w:themeColor="text1"/>
              </w:rPr>
              <w:t xml:space="preserve">Data Capture </w:t>
            </w:r>
          </w:p>
        </w:tc>
        <w:tc>
          <w:tcPr>
            <w:tcW w:w="2156" w:type="dxa"/>
          </w:tcPr>
          <w:p w14:paraId="32CFBA65" w14:textId="77777777" w:rsidR="00755C90" w:rsidRPr="00755C90" w:rsidRDefault="00755C90" w:rsidP="00755C90">
            <w:pPr>
              <w:cnfStyle w:val="000000000000" w:firstRow="0" w:lastRow="0" w:firstColumn="0" w:lastColumn="0" w:oddVBand="0" w:evenVBand="0" w:oddHBand="0" w:evenHBand="0" w:firstRowFirstColumn="0" w:firstRowLastColumn="0" w:lastRowFirstColumn="0" w:lastRowLastColumn="0"/>
              <w:rPr>
                <w:color w:val="000000" w:themeColor="text1"/>
              </w:rPr>
            </w:pPr>
            <w:r w:rsidRPr="00755C90">
              <w:rPr>
                <w:color w:val="000000" w:themeColor="text1"/>
              </w:rPr>
              <w:t>Are there advisors/consultants currently under contract to provide the required information to adequately address the business need stated above?</w:t>
            </w:r>
          </w:p>
        </w:tc>
        <w:tc>
          <w:tcPr>
            <w:tcW w:w="2222" w:type="dxa"/>
          </w:tcPr>
          <w:p w14:paraId="662E774D" w14:textId="77777777" w:rsidR="00755C90" w:rsidRDefault="00755C90" w:rsidP="00755C9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Remove field and preceding related fields</w:t>
            </w:r>
          </w:p>
        </w:tc>
        <w:tc>
          <w:tcPr>
            <w:tcW w:w="2577" w:type="dxa"/>
          </w:tcPr>
          <w:p w14:paraId="1FA3B12C" w14:textId="77777777" w:rsidR="00755C90" w:rsidRDefault="00AE3739" w:rsidP="00755C90">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Field Control: Yes/No Radio button </w:t>
            </w:r>
          </w:p>
        </w:tc>
        <w:tc>
          <w:tcPr>
            <w:tcW w:w="1439" w:type="dxa"/>
          </w:tcPr>
          <w:p w14:paraId="65D0A38C" w14:textId="77777777" w:rsidR="00755C90" w:rsidRDefault="00755C90" w:rsidP="00755C90">
            <w:pPr>
              <w:cnfStyle w:val="000000000000" w:firstRow="0" w:lastRow="0" w:firstColumn="0" w:lastColumn="0" w:oddVBand="0" w:evenVBand="0" w:oddHBand="0" w:evenHBand="0" w:firstRowFirstColumn="0" w:firstRowLastColumn="0" w:lastRowFirstColumn="0" w:lastRowLastColumn="0"/>
              <w:rPr>
                <w:color w:val="000000" w:themeColor="text1"/>
              </w:rPr>
            </w:pPr>
            <w:r w:rsidRPr="00D46430">
              <w:rPr>
                <w:color w:val="000000" w:themeColor="text1"/>
              </w:rPr>
              <w:t xml:space="preserve">Remove </w:t>
            </w:r>
          </w:p>
        </w:tc>
      </w:tr>
      <w:tr w:rsidR="00755C90" w14:paraId="192911B5" w14:textId="77777777" w:rsidTr="0053208A">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56" w:type="dxa"/>
          </w:tcPr>
          <w:p w14:paraId="15EA9758" w14:textId="77777777" w:rsidR="00755C90" w:rsidRDefault="00755C90" w:rsidP="00755C90">
            <w:pPr>
              <w:rPr>
                <w:b w:val="0"/>
                <w:color w:val="000000" w:themeColor="text1"/>
              </w:rPr>
            </w:pPr>
            <w:r w:rsidRPr="00F836B5">
              <w:rPr>
                <w:b w:val="0"/>
                <w:color w:val="000000" w:themeColor="text1"/>
              </w:rPr>
              <w:t xml:space="preserve">Data Capture </w:t>
            </w:r>
          </w:p>
        </w:tc>
        <w:tc>
          <w:tcPr>
            <w:tcW w:w="2156" w:type="dxa"/>
          </w:tcPr>
          <w:p w14:paraId="63BCC3EA" w14:textId="77777777" w:rsidR="00755C90" w:rsidRPr="00755C90" w:rsidRDefault="00755C90" w:rsidP="00755C90">
            <w:pPr>
              <w:cnfStyle w:val="000000100000" w:firstRow="0" w:lastRow="0" w:firstColumn="0" w:lastColumn="0" w:oddVBand="0" w:evenVBand="0" w:oddHBand="1" w:evenHBand="0" w:firstRowFirstColumn="0" w:firstRowLastColumn="0" w:lastRowFirstColumn="0" w:lastRowLastColumn="0"/>
              <w:rPr>
                <w:color w:val="000000" w:themeColor="text1"/>
              </w:rPr>
            </w:pPr>
            <w:r w:rsidRPr="00755C90">
              <w:rPr>
                <w:color w:val="000000" w:themeColor="text1"/>
              </w:rPr>
              <w:t>Please select the Polaris contracting entity for this activity:</w:t>
            </w:r>
          </w:p>
        </w:tc>
        <w:tc>
          <w:tcPr>
            <w:tcW w:w="2222" w:type="dxa"/>
          </w:tcPr>
          <w:p w14:paraId="5BB4C3A5" w14:textId="77777777" w:rsidR="00755C90" w:rsidRDefault="00755C90" w:rsidP="00755C90">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Remove field</w:t>
            </w:r>
          </w:p>
        </w:tc>
        <w:tc>
          <w:tcPr>
            <w:tcW w:w="2577" w:type="dxa"/>
          </w:tcPr>
          <w:p w14:paraId="40C27066" w14:textId="77777777" w:rsidR="00755C90" w:rsidRDefault="00AE3739" w:rsidP="00755C90">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Field </w:t>
            </w:r>
            <w:r w:rsidR="00C23FEE">
              <w:rPr>
                <w:color w:val="000000" w:themeColor="text1"/>
              </w:rPr>
              <w:t>Control: Drop-down</w:t>
            </w:r>
          </w:p>
        </w:tc>
        <w:tc>
          <w:tcPr>
            <w:tcW w:w="1439" w:type="dxa"/>
          </w:tcPr>
          <w:p w14:paraId="7E5EE2A0" w14:textId="77777777" w:rsidR="00755C90" w:rsidRDefault="00755C90" w:rsidP="00755C90">
            <w:pPr>
              <w:cnfStyle w:val="000000100000" w:firstRow="0" w:lastRow="0" w:firstColumn="0" w:lastColumn="0" w:oddVBand="0" w:evenVBand="0" w:oddHBand="1" w:evenHBand="0" w:firstRowFirstColumn="0" w:firstRowLastColumn="0" w:lastRowFirstColumn="0" w:lastRowLastColumn="0"/>
              <w:rPr>
                <w:color w:val="000000" w:themeColor="text1"/>
              </w:rPr>
            </w:pPr>
            <w:r w:rsidRPr="00D46430">
              <w:rPr>
                <w:color w:val="000000" w:themeColor="text1"/>
              </w:rPr>
              <w:t xml:space="preserve">Remove </w:t>
            </w:r>
          </w:p>
        </w:tc>
      </w:tr>
      <w:tr w:rsidR="00755C90" w14:paraId="2D27FF0B" w14:textId="77777777" w:rsidTr="0053208A">
        <w:trPr>
          <w:trHeight w:val="436"/>
        </w:trPr>
        <w:tc>
          <w:tcPr>
            <w:cnfStyle w:val="001000000000" w:firstRow="0" w:lastRow="0" w:firstColumn="1" w:lastColumn="0" w:oddVBand="0" w:evenVBand="0" w:oddHBand="0" w:evenHBand="0" w:firstRowFirstColumn="0" w:firstRowLastColumn="0" w:lastRowFirstColumn="0" w:lastRowLastColumn="0"/>
            <w:tcW w:w="956" w:type="dxa"/>
          </w:tcPr>
          <w:p w14:paraId="579910B6" w14:textId="77777777" w:rsidR="00755C90" w:rsidRDefault="00755C90" w:rsidP="00755C90">
            <w:pPr>
              <w:rPr>
                <w:b w:val="0"/>
                <w:color w:val="000000" w:themeColor="text1"/>
              </w:rPr>
            </w:pPr>
            <w:r w:rsidRPr="00F836B5">
              <w:rPr>
                <w:b w:val="0"/>
                <w:color w:val="000000" w:themeColor="text1"/>
              </w:rPr>
              <w:t xml:space="preserve">Data Capture </w:t>
            </w:r>
          </w:p>
        </w:tc>
        <w:tc>
          <w:tcPr>
            <w:tcW w:w="2156" w:type="dxa"/>
          </w:tcPr>
          <w:p w14:paraId="26230CA8" w14:textId="77777777" w:rsidR="00755C90" w:rsidRPr="00755C90" w:rsidRDefault="00755C90" w:rsidP="00755C90">
            <w:pPr>
              <w:cnfStyle w:val="000000000000" w:firstRow="0" w:lastRow="0" w:firstColumn="0" w:lastColumn="0" w:oddVBand="0" w:evenVBand="0" w:oddHBand="0" w:evenHBand="0" w:firstRowFirstColumn="0" w:firstRowLastColumn="0" w:lastRowFirstColumn="0" w:lastRowLastColumn="0"/>
              <w:rPr>
                <w:color w:val="000000" w:themeColor="text1"/>
              </w:rPr>
            </w:pPr>
            <w:r w:rsidRPr="00755C90">
              <w:rPr>
                <w:color w:val="000000" w:themeColor="text1"/>
              </w:rPr>
              <w:t>Choose an appropriate option for the Annual Operating Plan (AOP):</w:t>
            </w:r>
          </w:p>
        </w:tc>
        <w:tc>
          <w:tcPr>
            <w:tcW w:w="2222" w:type="dxa"/>
          </w:tcPr>
          <w:p w14:paraId="29A94A25" w14:textId="77777777" w:rsidR="00755C90" w:rsidRDefault="00755C90" w:rsidP="00755C9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Remove field and preceding related fields </w:t>
            </w:r>
          </w:p>
        </w:tc>
        <w:tc>
          <w:tcPr>
            <w:tcW w:w="2577" w:type="dxa"/>
          </w:tcPr>
          <w:p w14:paraId="5E8E415C" w14:textId="77777777" w:rsidR="00755C90" w:rsidRDefault="00C23FEE" w:rsidP="00755C90">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Control: Drop-down</w:t>
            </w:r>
          </w:p>
        </w:tc>
        <w:tc>
          <w:tcPr>
            <w:tcW w:w="1439" w:type="dxa"/>
          </w:tcPr>
          <w:p w14:paraId="126E510C" w14:textId="77777777" w:rsidR="00755C90" w:rsidRDefault="00755C90" w:rsidP="00755C90">
            <w:pPr>
              <w:cnfStyle w:val="000000000000" w:firstRow="0" w:lastRow="0" w:firstColumn="0" w:lastColumn="0" w:oddVBand="0" w:evenVBand="0" w:oddHBand="0" w:evenHBand="0" w:firstRowFirstColumn="0" w:firstRowLastColumn="0" w:lastRowFirstColumn="0" w:lastRowLastColumn="0"/>
              <w:rPr>
                <w:color w:val="000000" w:themeColor="text1"/>
              </w:rPr>
            </w:pPr>
            <w:r w:rsidRPr="00D46430">
              <w:rPr>
                <w:color w:val="000000" w:themeColor="text1"/>
              </w:rPr>
              <w:t xml:space="preserve">Remove </w:t>
            </w:r>
          </w:p>
        </w:tc>
      </w:tr>
      <w:tr w:rsidR="00755C90" w14:paraId="6D076EC0" w14:textId="77777777" w:rsidTr="0053208A">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56" w:type="dxa"/>
          </w:tcPr>
          <w:p w14:paraId="72701FFC" w14:textId="77777777" w:rsidR="00755C90" w:rsidRDefault="00755C90" w:rsidP="00755C90">
            <w:pPr>
              <w:rPr>
                <w:b w:val="0"/>
                <w:color w:val="000000" w:themeColor="text1"/>
              </w:rPr>
            </w:pPr>
            <w:r w:rsidRPr="00F836B5">
              <w:rPr>
                <w:b w:val="0"/>
                <w:color w:val="000000" w:themeColor="text1"/>
              </w:rPr>
              <w:t xml:space="preserve">Data Capture </w:t>
            </w:r>
          </w:p>
        </w:tc>
        <w:tc>
          <w:tcPr>
            <w:tcW w:w="2156" w:type="dxa"/>
          </w:tcPr>
          <w:p w14:paraId="52880254" w14:textId="77777777" w:rsidR="00755C90" w:rsidRPr="00755C90" w:rsidRDefault="00755C90" w:rsidP="00755C90">
            <w:pPr>
              <w:cnfStyle w:val="000000100000" w:firstRow="0" w:lastRow="0" w:firstColumn="0" w:lastColumn="0" w:oddVBand="0" w:evenVBand="0" w:oddHBand="1" w:evenHBand="0" w:firstRowFirstColumn="0" w:firstRowLastColumn="0" w:lastRowFirstColumn="0" w:lastRowLastColumn="0"/>
              <w:rPr>
                <w:color w:val="000000" w:themeColor="text1"/>
              </w:rPr>
            </w:pPr>
            <w:r w:rsidRPr="00755C90">
              <w:rPr>
                <w:color w:val="000000" w:themeColor="text1"/>
              </w:rPr>
              <w:t>Currency</w:t>
            </w:r>
          </w:p>
        </w:tc>
        <w:tc>
          <w:tcPr>
            <w:tcW w:w="2222" w:type="dxa"/>
          </w:tcPr>
          <w:p w14:paraId="46CE2D0D" w14:textId="77777777" w:rsidR="00755C90" w:rsidRDefault="00755C90" w:rsidP="00755C90">
            <w:pPr>
              <w:cnfStyle w:val="000000100000" w:firstRow="0" w:lastRow="0" w:firstColumn="0" w:lastColumn="0" w:oddVBand="0" w:evenVBand="0" w:oddHBand="1" w:evenHBand="0" w:firstRowFirstColumn="0" w:firstRowLastColumn="0" w:lastRowFirstColumn="0" w:lastRowLastColumn="0"/>
              <w:rPr>
                <w:color w:val="000000" w:themeColor="text1"/>
              </w:rPr>
            </w:pPr>
            <w:commentRangeStart w:id="3051"/>
            <w:commentRangeStart w:id="3052"/>
            <w:r w:rsidRPr="00044A1E">
              <w:rPr>
                <w:color w:val="000000" w:themeColor="text1"/>
              </w:rPr>
              <w:t>Remove</w:t>
            </w:r>
            <w:commentRangeEnd w:id="3051"/>
            <w:r w:rsidR="00771C9E">
              <w:rPr>
                <w:rStyle w:val="CommentReference"/>
                <w:rFonts w:ascii="Calibri" w:eastAsia="Calibri" w:hAnsi="Calibri" w:cs="Times New Roman"/>
              </w:rPr>
              <w:commentReference w:id="3051"/>
            </w:r>
            <w:commentRangeEnd w:id="3052"/>
            <w:r w:rsidR="00312D78">
              <w:rPr>
                <w:rStyle w:val="CommentReference"/>
                <w:rFonts w:ascii="Calibri" w:eastAsia="Calibri" w:hAnsi="Calibri" w:cs="Times New Roman"/>
              </w:rPr>
              <w:commentReference w:id="3052"/>
            </w:r>
            <w:r w:rsidRPr="00044A1E">
              <w:rPr>
                <w:color w:val="000000" w:themeColor="text1"/>
              </w:rPr>
              <w:t xml:space="preserve"> field </w:t>
            </w:r>
          </w:p>
        </w:tc>
        <w:tc>
          <w:tcPr>
            <w:tcW w:w="2577" w:type="dxa"/>
          </w:tcPr>
          <w:p w14:paraId="6EA33212" w14:textId="5B455700" w:rsidR="00755C90" w:rsidRDefault="00C23FEE" w:rsidP="00755C90">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Field Control: </w:t>
            </w:r>
            <w:r w:rsidR="00312D78">
              <w:rPr>
                <w:color w:val="000000" w:themeColor="text1"/>
              </w:rPr>
              <w:t>Dropdown</w:t>
            </w:r>
          </w:p>
        </w:tc>
        <w:tc>
          <w:tcPr>
            <w:tcW w:w="1439" w:type="dxa"/>
          </w:tcPr>
          <w:p w14:paraId="05C4E164" w14:textId="77777777" w:rsidR="00755C90" w:rsidRDefault="00755C90" w:rsidP="00755C90">
            <w:pPr>
              <w:cnfStyle w:val="000000100000" w:firstRow="0" w:lastRow="0" w:firstColumn="0" w:lastColumn="0" w:oddVBand="0" w:evenVBand="0" w:oddHBand="1" w:evenHBand="0" w:firstRowFirstColumn="0" w:firstRowLastColumn="0" w:lastRowFirstColumn="0" w:lastRowLastColumn="0"/>
              <w:rPr>
                <w:color w:val="000000" w:themeColor="text1"/>
              </w:rPr>
            </w:pPr>
            <w:r w:rsidRPr="00D46430">
              <w:rPr>
                <w:color w:val="000000" w:themeColor="text1"/>
              </w:rPr>
              <w:t xml:space="preserve">Remove </w:t>
            </w:r>
          </w:p>
        </w:tc>
      </w:tr>
      <w:tr w:rsidR="00312D78" w14:paraId="04729E4E" w14:textId="77777777" w:rsidTr="0053208A">
        <w:trPr>
          <w:trHeight w:val="436"/>
        </w:trPr>
        <w:tc>
          <w:tcPr>
            <w:cnfStyle w:val="001000000000" w:firstRow="0" w:lastRow="0" w:firstColumn="1" w:lastColumn="0" w:oddVBand="0" w:evenVBand="0" w:oddHBand="0" w:evenHBand="0" w:firstRowFirstColumn="0" w:firstRowLastColumn="0" w:lastRowFirstColumn="0" w:lastRowLastColumn="0"/>
            <w:tcW w:w="956" w:type="dxa"/>
          </w:tcPr>
          <w:p w14:paraId="5E4AD154" w14:textId="7C1980B8" w:rsidR="00312D78" w:rsidRPr="00F836B5" w:rsidRDefault="00312D78" w:rsidP="00312D78">
            <w:pPr>
              <w:rPr>
                <w:b w:val="0"/>
                <w:color w:val="000000" w:themeColor="text1"/>
              </w:rPr>
            </w:pPr>
            <w:r w:rsidRPr="00F836B5">
              <w:rPr>
                <w:b w:val="0"/>
                <w:color w:val="000000" w:themeColor="text1"/>
              </w:rPr>
              <w:t xml:space="preserve">Data Capture </w:t>
            </w:r>
          </w:p>
        </w:tc>
        <w:tc>
          <w:tcPr>
            <w:tcW w:w="2156" w:type="dxa"/>
          </w:tcPr>
          <w:p w14:paraId="774D67D7" w14:textId="2DB641A6" w:rsidR="00312D78" w:rsidRPr="00755C90" w:rsidRDefault="00312D78" w:rsidP="00312D7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Total estimated amount</w:t>
            </w:r>
            <w:bookmarkStart w:id="3053" w:name="_GoBack"/>
            <w:bookmarkEnd w:id="3053"/>
          </w:p>
        </w:tc>
        <w:tc>
          <w:tcPr>
            <w:tcW w:w="2222" w:type="dxa"/>
          </w:tcPr>
          <w:p w14:paraId="6F95AB9F" w14:textId="422B31CD" w:rsidR="00312D78" w:rsidRPr="00044A1E" w:rsidRDefault="00312D78" w:rsidP="00312D7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Remove Field</w:t>
            </w:r>
          </w:p>
        </w:tc>
        <w:tc>
          <w:tcPr>
            <w:tcW w:w="2577" w:type="dxa"/>
          </w:tcPr>
          <w:p w14:paraId="5BE5F12A" w14:textId="0529DBD1" w:rsidR="00312D78" w:rsidRDefault="00312D78" w:rsidP="00312D78">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Field Control: Numeric text box </w:t>
            </w:r>
          </w:p>
        </w:tc>
        <w:tc>
          <w:tcPr>
            <w:tcW w:w="1439" w:type="dxa"/>
          </w:tcPr>
          <w:p w14:paraId="1F61C295" w14:textId="6840E81B" w:rsidR="00312D78" w:rsidRPr="00D46430" w:rsidRDefault="00312D78" w:rsidP="00312D7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Remove</w:t>
            </w:r>
          </w:p>
        </w:tc>
      </w:tr>
    </w:tbl>
    <w:p w14:paraId="5130A925" w14:textId="77777777" w:rsidR="008C2298" w:rsidRDefault="008C2298" w:rsidP="00263AC3">
      <w:pPr>
        <w:pStyle w:val="Heading5"/>
      </w:pPr>
      <w:bookmarkStart w:id="3054" w:name="_Toc475949428"/>
      <w:r>
        <w:t>Technical Specification Changes</w:t>
      </w:r>
      <w:bookmarkEnd w:id="3054"/>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8C2298" w14:paraId="09186C41" w14:textId="77777777" w:rsidTr="00A31917">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52D5D1C6" w14:textId="77777777" w:rsidR="008C2298" w:rsidRDefault="008C2298" w:rsidP="00A31917">
            <w:pPr>
              <w:jc w:val="center"/>
              <w:rPr>
                <w:sz w:val="18"/>
                <w:szCs w:val="28"/>
              </w:rPr>
            </w:pPr>
            <w:r>
              <w:rPr>
                <w:sz w:val="18"/>
                <w:szCs w:val="28"/>
              </w:rPr>
              <w:t>BR ID</w:t>
            </w:r>
          </w:p>
        </w:tc>
        <w:tc>
          <w:tcPr>
            <w:tcW w:w="1929" w:type="dxa"/>
            <w:shd w:val="clear" w:color="auto" w:fill="367CC1"/>
            <w:vAlign w:val="center"/>
          </w:tcPr>
          <w:p w14:paraId="6FDD70E5" w14:textId="77777777" w:rsidR="008C2298" w:rsidRPr="00612C84" w:rsidRDefault="008C2298"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1D40E479" w14:textId="77777777" w:rsidR="008C2298" w:rsidRDefault="008C2298"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5D89C35B" w14:textId="77777777" w:rsidR="008C2298" w:rsidRPr="00612C84" w:rsidRDefault="008C2298"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8C2298" w:rsidRPr="006B3718" w14:paraId="7CA57986" w14:textId="77777777" w:rsidTr="00A31917">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08FDA633" w14:textId="77777777" w:rsidR="008C2298" w:rsidRDefault="008C2298" w:rsidP="00A31917">
            <w:pPr>
              <w:rPr>
                <w:color w:val="FF0000"/>
              </w:rPr>
            </w:pPr>
          </w:p>
        </w:tc>
        <w:tc>
          <w:tcPr>
            <w:tcW w:w="1929" w:type="dxa"/>
          </w:tcPr>
          <w:p w14:paraId="05DDA8EE" w14:textId="77777777" w:rsidR="008C2298" w:rsidRPr="006B3718" w:rsidRDefault="008C2298" w:rsidP="00A31917">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23A660FE" w14:textId="77777777" w:rsidR="008C2298" w:rsidRPr="006B3718" w:rsidRDefault="008C2298" w:rsidP="00A31917">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40E3C265" w14:textId="77777777" w:rsidR="008C2298" w:rsidRPr="006B3718" w:rsidRDefault="008C2298" w:rsidP="00A31917">
            <w:pPr>
              <w:cnfStyle w:val="000000100000" w:firstRow="0" w:lastRow="0" w:firstColumn="0" w:lastColumn="0" w:oddVBand="0" w:evenVBand="0" w:oddHBand="1" w:evenHBand="0" w:firstRowFirstColumn="0" w:firstRowLastColumn="0" w:lastRowFirstColumn="0" w:lastRowLastColumn="0"/>
              <w:rPr>
                <w:color w:val="FF0000"/>
              </w:rPr>
            </w:pPr>
          </w:p>
        </w:tc>
      </w:tr>
    </w:tbl>
    <w:p w14:paraId="73340BE7" w14:textId="77777777" w:rsidR="008C2298" w:rsidRPr="00942CE6" w:rsidRDefault="008C2298" w:rsidP="008C2298"/>
    <w:p w14:paraId="2EB9916F" w14:textId="77777777" w:rsidR="008C2298" w:rsidRDefault="008C2298" w:rsidP="00263AC3">
      <w:pPr>
        <w:pStyle w:val="Heading4"/>
        <w:numPr>
          <w:ilvl w:val="2"/>
          <w:numId w:val="2"/>
        </w:numPr>
      </w:pPr>
      <w:bookmarkStart w:id="3055" w:name="_Toc475949429"/>
      <w:r>
        <w:t>Wireframes</w:t>
      </w:r>
      <w:bookmarkEnd w:id="3055"/>
    </w:p>
    <w:p w14:paraId="200D1430" w14:textId="77777777" w:rsidR="002E2CE0" w:rsidRPr="002E2CE0" w:rsidRDefault="002E2CE0" w:rsidP="002E2CE0">
      <w:r>
        <w:rPr>
          <w:noProof/>
        </w:rPr>
        <w:lastRenderedPageBreak/>
        <w:drawing>
          <wp:inline distT="0" distB="0" distL="0" distR="0" wp14:anchorId="74F2013F" wp14:editId="0326C806">
            <wp:extent cx="562483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al_Wireframes.png"/>
                    <pic:cNvPicPr/>
                  </pic:nvPicPr>
                  <pic:blipFill>
                    <a:blip r:embed="rId18"/>
                    <a:stretch>
                      <a:fillRect/>
                    </a:stretch>
                  </pic:blipFill>
                  <pic:spPr>
                    <a:xfrm>
                      <a:off x="0" y="0"/>
                      <a:ext cx="5624830" cy="8229600"/>
                    </a:xfrm>
                    <a:prstGeom prst="rect">
                      <a:avLst/>
                    </a:prstGeom>
                  </pic:spPr>
                </pic:pic>
              </a:graphicData>
            </a:graphic>
          </wp:inline>
        </w:drawing>
      </w:r>
    </w:p>
    <w:p w14:paraId="30CC2624" w14:textId="77777777" w:rsidR="00A31917" w:rsidRDefault="00A31917" w:rsidP="004A46CC">
      <w:pPr>
        <w:pStyle w:val="Heading3"/>
      </w:pPr>
      <w:bookmarkStart w:id="3056" w:name="_Toc475949430"/>
      <w:r>
        <w:lastRenderedPageBreak/>
        <w:t xml:space="preserve">Activity Category </w:t>
      </w:r>
      <w:r w:rsidR="00CD2C62">
        <w:t xml:space="preserve">– Third Party </w:t>
      </w:r>
      <w:r w:rsidR="00FE76CB">
        <w:t xml:space="preserve">Service </w:t>
      </w:r>
      <w:r w:rsidR="00F71078">
        <w:t>Retention</w:t>
      </w:r>
      <w:bookmarkEnd w:id="3056"/>
      <w:r w:rsidR="00CD2C62">
        <w:t xml:space="preserve"> </w:t>
      </w:r>
    </w:p>
    <w:p w14:paraId="22E00F78" w14:textId="4EB99DCC" w:rsidR="00263AC3" w:rsidRPr="00263AC3" w:rsidRDefault="00A31917" w:rsidP="00263AC3">
      <w:pPr>
        <w:pStyle w:val="Heading4"/>
        <w:numPr>
          <w:ilvl w:val="2"/>
          <w:numId w:val="2"/>
        </w:numPr>
      </w:pPr>
      <w:bookmarkStart w:id="3057" w:name="_Toc475949431"/>
      <w:r>
        <w:t>Business Requirement Changes</w:t>
      </w:r>
      <w:bookmarkEnd w:id="3057"/>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A31917" w14:paraId="2878BB16" w14:textId="77777777" w:rsidTr="00A31917">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08BE20A6" w14:textId="77777777" w:rsidR="00A31917" w:rsidRPr="00612C84" w:rsidRDefault="00A31917" w:rsidP="00A31917">
            <w:pPr>
              <w:jc w:val="center"/>
              <w:rPr>
                <w:sz w:val="18"/>
                <w:szCs w:val="28"/>
              </w:rPr>
            </w:pPr>
            <w:r>
              <w:rPr>
                <w:sz w:val="18"/>
                <w:szCs w:val="28"/>
              </w:rPr>
              <w:t>Original BR ID</w:t>
            </w:r>
          </w:p>
        </w:tc>
        <w:tc>
          <w:tcPr>
            <w:tcW w:w="7200" w:type="dxa"/>
            <w:shd w:val="clear" w:color="auto" w:fill="367CC1"/>
            <w:vAlign w:val="center"/>
          </w:tcPr>
          <w:p w14:paraId="00F740AC" w14:textId="77777777" w:rsidR="00A31917" w:rsidRPr="00612C84" w:rsidRDefault="00A31917"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587E71" w14:paraId="72C4FC8E" w14:textId="77777777" w:rsidTr="00A31917">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3AAE021A" w14:textId="77777777" w:rsidR="00587E71" w:rsidRPr="00D07AFF" w:rsidRDefault="00587E71" w:rsidP="00587E71">
            <w:pPr>
              <w:rPr>
                <w:color w:val="FF0000"/>
              </w:rPr>
            </w:pPr>
            <w:r>
              <w:rPr>
                <w:color w:val="000000" w:themeColor="text1"/>
              </w:rPr>
              <w:t>BR-TPS</w:t>
            </w:r>
            <w:r w:rsidRPr="00B66624">
              <w:rPr>
                <w:color w:val="000000" w:themeColor="text1"/>
              </w:rPr>
              <w:t>-001</w:t>
            </w:r>
          </w:p>
        </w:tc>
        <w:tc>
          <w:tcPr>
            <w:tcW w:w="7200" w:type="dxa"/>
          </w:tcPr>
          <w:p w14:paraId="40936CE2" w14:textId="77777777" w:rsidR="00587E71" w:rsidRPr="00D07AFF" w:rsidRDefault="00587E71" w:rsidP="00587E71">
            <w:pPr>
              <w:cnfStyle w:val="000000100000" w:firstRow="0" w:lastRow="0" w:firstColumn="0" w:lastColumn="0" w:oddVBand="0" w:evenVBand="0" w:oddHBand="1" w:evenHBand="0" w:firstRowFirstColumn="0" w:firstRowLastColumn="0" w:lastRowFirstColumn="0" w:lastRowLastColumn="0"/>
              <w:rPr>
                <w:color w:val="FF0000"/>
              </w:rPr>
            </w:pPr>
            <w:r w:rsidRPr="00B66624">
              <w:rPr>
                <w:color w:val="000000" w:themeColor="text1"/>
              </w:rPr>
              <w:t xml:space="preserve">The request will follow the base grants and donations workflow </w:t>
            </w:r>
          </w:p>
        </w:tc>
      </w:tr>
      <w:tr w:rsidR="00587E71" w14:paraId="49882E7F" w14:textId="77777777" w:rsidTr="00A31917">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0A19C75B" w14:textId="77777777" w:rsidR="00587E71" w:rsidRDefault="00587E71" w:rsidP="00587E71">
            <w:r>
              <w:rPr>
                <w:color w:val="000000" w:themeColor="text1"/>
              </w:rPr>
              <w:t>BR-TPS</w:t>
            </w:r>
            <w:r w:rsidRPr="00B66624">
              <w:rPr>
                <w:color w:val="000000" w:themeColor="text1"/>
              </w:rPr>
              <w:t>-002</w:t>
            </w:r>
          </w:p>
        </w:tc>
        <w:tc>
          <w:tcPr>
            <w:tcW w:w="7200" w:type="dxa"/>
          </w:tcPr>
          <w:p w14:paraId="1A01939A" w14:textId="77777777" w:rsidR="00587E71" w:rsidRDefault="00587E71" w:rsidP="00587E71">
            <w:pPr>
              <w:cnfStyle w:val="000000000000" w:firstRow="0" w:lastRow="0" w:firstColumn="0" w:lastColumn="0" w:oddVBand="0" w:evenVBand="0" w:oddHBand="0" w:evenHBand="0" w:firstRowFirstColumn="0" w:firstRowLastColumn="0" w:lastRowFirstColumn="0" w:lastRowLastColumn="0"/>
            </w:pPr>
            <w:r w:rsidRPr="00B66624">
              <w:rPr>
                <w:color w:val="000000" w:themeColor="text1"/>
              </w:rPr>
              <w:t>The customizations should be added to the base grants and donations request -</w:t>
            </w:r>
            <w:r>
              <w:rPr>
                <w:color w:val="000000" w:themeColor="text1"/>
              </w:rPr>
              <w:t xml:space="preserve"> activity category form</w:t>
            </w:r>
          </w:p>
        </w:tc>
      </w:tr>
    </w:tbl>
    <w:p w14:paraId="086C96C8" w14:textId="77777777" w:rsidR="00A31917" w:rsidRPr="0059144E" w:rsidRDefault="00A31917" w:rsidP="00A31917">
      <w:pPr>
        <w:tabs>
          <w:tab w:val="left" w:pos="90"/>
        </w:tabs>
        <w:spacing w:before="120" w:after="0"/>
        <w:ind w:left="1350"/>
        <w:rPr>
          <w:color w:val="0070C0"/>
        </w:rPr>
      </w:pPr>
    </w:p>
    <w:p w14:paraId="48E12590" w14:textId="77777777" w:rsidR="00263AC3" w:rsidRPr="00263AC3" w:rsidRDefault="00A31917" w:rsidP="00263AC3">
      <w:pPr>
        <w:pStyle w:val="Heading4"/>
        <w:numPr>
          <w:ilvl w:val="2"/>
          <w:numId w:val="2"/>
        </w:numPr>
      </w:pPr>
      <w:bookmarkStart w:id="3058" w:name="_Toc475949432"/>
      <w:r>
        <w:t>Technical Customizations</w:t>
      </w:r>
      <w:bookmarkEnd w:id="3058"/>
    </w:p>
    <w:p w14:paraId="006AD3EB" w14:textId="77777777" w:rsidR="00A31917" w:rsidRPr="00AC555A" w:rsidRDefault="00A31917" w:rsidP="00263AC3">
      <w:pPr>
        <w:pStyle w:val="Heading5"/>
      </w:pPr>
      <w:bookmarkStart w:id="3059" w:name="_Toc475949433"/>
      <w:r>
        <w:t>Page Level Customizations</w:t>
      </w:r>
      <w:bookmarkEnd w:id="3059"/>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334"/>
        <w:gridCol w:w="1917"/>
        <w:gridCol w:w="1917"/>
        <w:gridCol w:w="2726"/>
        <w:gridCol w:w="1456"/>
      </w:tblGrid>
      <w:tr w:rsidR="00670A3E" w14:paraId="2AEF02F9" w14:textId="77777777" w:rsidTr="00592B3E">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4" w:type="dxa"/>
            <w:shd w:val="clear" w:color="auto" w:fill="367CC1"/>
            <w:vAlign w:val="center"/>
          </w:tcPr>
          <w:p w14:paraId="1D50803E" w14:textId="77777777" w:rsidR="00A31917" w:rsidRPr="00612C84" w:rsidRDefault="00A31917" w:rsidP="00A31917">
            <w:pPr>
              <w:rPr>
                <w:sz w:val="18"/>
                <w:szCs w:val="28"/>
              </w:rPr>
            </w:pPr>
            <w:r>
              <w:rPr>
                <w:sz w:val="18"/>
                <w:szCs w:val="28"/>
              </w:rPr>
              <w:t>Attribute Type</w:t>
            </w:r>
          </w:p>
        </w:tc>
        <w:tc>
          <w:tcPr>
            <w:tcW w:w="1917" w:type="dxa"/>
            <w:shd w:val="clear" w:color="auto" w:fill="367CC1"/>
            <w:vAlign w:val="center"/>
          </w:tcPr>
          <w:p w14:paraId="345481E6" w14:textId="77777777" w:rsidR="00A31917" w:rsidRPr="00612C84" w:rsidRDefault="00A31917"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917" w:type="dxa"/>
            <w:shd w:val="clear" w:color="auto" w:fill="367CC1"/>
            <w:vAlign w:val="center"/>
          </w:tcPr>
          <w:p w14:paraId="29081C73" w14:textId="77777777" w:rsidR="00A31917" w:rsidRPr="00612C84" w:rsidRDefault="00A31917"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2726" w:type="dxa"/>
            <w:shd w:val="clear" w:color="auto" w:fill="367CC1"/>
            <w:vAlign w:val="center"/>
          </w:tcPr>
          <w:p w14:paraId="37383956" w14:textId="77777777" w:rsidR="00A31917" w:rsidRPr="00612C84" w:rsidRDefault="00A31917"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02FC7A5D" w14:textId="77777777" w:rsidR="00A31917" w:rsidRDefault="00A31917"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670A3E" w14:paraId="137868DD" w14:textId="77777777" w:rsidTr="00592B3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4" w:type="dxa"/>
          </w:tcPr>
          <w:p w14:paraId="2E51E559" w14:textId="77777777" w:rsidR="00A31917" w:rsidRPr="00D07AFF" w:rsidRDefault="00670A3E" w:rsidP="00A31917">
            <w:pPr>
              <w:rPr>
                <w:b w:val="0"/>
                <w:color w:val="FF0000"/>
              </w:rPr>
            </w:pPr>
            <w:r w:rsidRPr="00670A3E">
              <w:rPr>
                <w:b w:val="0"/>
                <w:color w:val="000000" w:themeColor="text1"/>
              </w:rPr>
              <w:t xml:space="preserve">Data Capture </w:t>
            </w:r>
          </w:p>
        </w:tc>
        <w:tc>
          <w:tcPr>
            <w:tcW w:w="1917" w:type="dxa"/>
          </w:tcPr>
          <w:p w14:paraId="16D85E7A" w14:textId="77777777" w:rsidR="00A31917" w:rsidRPr="00174155" w:rsidRDefault="00174155" w:rsidP="00A31917">
            <w:pPr>
              <w:cnfStyle w:val="000000100000" w:firstRow="0" w:lastRow="0" w:firstColumn="0" w:lastColumn="0" w:oddVBand="0" w:evenVBand="0" w:oddHBand="1" w:evenHBand="0" w:firstRowFirstColumn="0" w:firstRowLastColumn="0" w:lastRowFirstColumn="0" w:lastRowLastColumn="0"/>
              <w:rPr>
                <w:color w:val="000000" w:themeColor="text1"/>
              </w:rPr>
            </w:pPr>
            <w:r w:rsidRPr="00174155">
              <w:rPr>
                <w:color w:val="000000" w:themeColor="text1"/>
              </w:rPr>
              <w:t>What Teva entity is the appointment for?</w:t>
            </w:r>
          </w:p>
        </w:tc>
        <w:tc>
          <w:tcPr>
            <w:tcW w:w="1917" w:type="dxa"/>
          </w:tcPr>
          <w:p w14:paraId="05AD2B51" w14:textId="77777777" w:rsidR="00A31917" w:rsidRPr="00D07AFF" w:rsidRDefault="00670A3E" w:rsidP="00A31917">
            <w:pPr>
              <w:cnfStyle w:val="000000100000" w:firstRow="0" w:lastRow="0" w:firstColumn="0" w:lastColumn="0" w:oddVBand="0" w:evenVBand="0" w:oddHBand="1" w:evenHBand="0" w:firstRowFirstColumn="0" w:firstRowLastColumn="0" w:lastRowFirstColumn="0" w:lastRowLastColumn="0"/>
              <w:rPr>
                <w:color w:val="FF0000"/>
              </w:rPr>
            </w:pPr>
            <w:r w:rsidRPr="00670A3E">
              <w:rPr>
                <w:color w:val="000000" w:themeColor="text1"/>
              </w:rPr>
              <w:t xml:space="preserve">Add new field -  What Teva entity is the </w:t>
            </w:r>
            <w:r w:rsidRPr="00174155">
              <w:rPr>
                <w:color w:val="000000" w:themeColor="text1"/>
              </w:rPr>
              <w:t>appointment for?</w:t>
            </w:r>
          </w:p>
        </w:tc>
        <w:tc>
          <w:tcPr>
            <w:tcW w:w="2726" w:type="dxa"/>
          </w:tcPr>
          <w:p w14:paraId="5F63705B" w14:textId="77777777" w:rsidR="00A31917" w:rsidRPr="00F33323" w:rsidRDefault="00174155" w:rsidP="00174155">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Control: Text box </w:t>
            </w:r>
          </w:p>
          <w:p w14:paraId="04DA3A2A" w14:textId="77777777" w:rsidR="001664BC" w:rsidRPr="00F33323" w:rsidRDefault="00670A3E" w:rsidP="00174155">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 Yes</w:t>
            </w:r>
          </w:p>
          <w:p w14:paraId="42F60E56" w14:textId="21334EB3" w:rsidR="00670A3E" w:rsidRPr="00F33323" w:rsidRDefault="001664BC" w:rsidP="00174155">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w:t>
            </w:r>
            <w:r w:rsidR="00670A3E" w:rsidRPr="00F33323">
              <w:t xml:space="preserve"> </w:t>
            </w:r>
            <w:del w:id="3060" w:author="Michael Petite" w:date="2017-02-23T18:20:00Z">
              <w:r w:rsidR="00F74E29" w:rsidRPr="00F33323" w:rsidDel="000A3B82">
                <w:delText>None</w:delText>
              </w:r>
            </w:del>
            <w:ins w:id="3061" w:author="Michael Petite" w:date="2017-02-23T18:20:00Z">
              <w:r w:rsidR="000A3B82">
                <w:t>Field must have text in it</w:t>
              </w:r>
            </w:ins>
          </w:p>
          <w:p w14:paraId="7490D21B" w14:textId="77777777" w:rsidR="0090047E" w:rsidRPr="00F33323" w:rsidRDefault="0090047E" w:rsidP="00174155">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length: 20</w:t>
            </w:r>
            <w:r w:rsidR="0080651D" w:rsidRPr="00F33323">
              <w:t>0</w:t>
            </w:r>
            <w:r w:rsidRPr="00F33323">
              <w:t>0 characters</w:t>
            </w:r>
          </w:p>
        </w:tc>
        <w:tc>
          <w:tcPr>
            <w:tcW w:w="1456" w:type="dxa"/>
            <w:vAlign w:val="center"/>
          </w:tcPr>
          <w:p w14:paraId="72D93FFB" w14:textId="77777777" w:rsidR="00A31917" w:rsidRPr="00174155" w:rsidRDefault="00670A3E" w:rsidP="00A3191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New </w:t>
            </w:r>
          </w:p>
        </w:tc>
      </w:tr>
      <w:tr w:rsidR="00670A3E" w14:paraId="61AFF218" w14:textId="77777777" w:rsidTr="00592B3E">
        <w:trPr>
          <w:trHeight w:val="436"/>
        </w:trPr>
        <w:tc>
          <w:tcPr>
            <w:cnfStyle w:val="001000000000" w:firstRow="0" w:lastRow="0" w:firstColumn="1" w:lastColumn="0" w:oddVBand="0" w:evenVBand="0" w:oddHBand="0" w:evenHBand="0" w:firstRowFirstColumn="0" w:firstRowLastColumn="0" w:lastRowFirstColumn="0" w:lastRowLastColumn="0"/>
            <w:tcW w:w="1334" w:type="dxa"/>
          </w:tcPr>
          <w:p w14:paraId="0D5B9053" w14:textId="77777777" w:rsidR="00670A3E" w:rsidRPr="00D07AFF" w:rsidRDefault="00670A3E" w:rsidP="00670A3E">
            <w:pPr>
              <w:rPr>
                <w:b w:val="0"/>
                <w:color w:val="FF0000"/>
              </w:rPr>
            </w:pPr>
            <w:r w:rsidRPr="004D113A">
              <w:rPr>
                <w:b w:val="0"/>
                <w:color w:val="000000" w:themeColor="text1"/>
              </w:rPr>
              <w:t xml:space="preserve">Data Capture </w:t>
            </w:r>
          </w:p>
        </w:tc>
        <w:tc>
          <w:tcPr>
            <w:tcW w:w="1917" w:type="dxa"/>
          </w:tcPr>
          <w:p w14:paraId="0CBC6FCF" w14:textId="77777777" w:rsidR="00670A3E" w:rsidRPr="00174155" w:rsidRDefault="00670A3E" w:rsidP="00670A3E">
            <w:pPr>
              <w:cnfStyle w:val="000000000000" w:firstRow="0" w:lastRow="0" w:firstColumn="0" w:lastColumn="0" w:oddVBand="0" w:evenVBand="0" w:oddHBand="0" w:evenHBand="0" w:firstRowFirstColumn="0" w:firstRowLastColumn="0" w:lastRowFirstColumn="0" w:lastRowLastColumn="0"/>
              <w:rPr>
                <w:color w:val="000000" w:themeColor="text1"/>
              </w:rPr>
            </w:pPr>
            <w:r w:rsidRPr="00174155">
              <w:rPr>
                <w:color w:val="000000" w:themeColor="text1"/>
              </w:rPr>
              <w:t>What countries/territories will the appointment cover?</w:t>
            </w:r>
          </w:p>
        </w:tc>
        <w:tc>
          <w:tcPr>
            <w:tcW w:w="1917" w:type="dxa"/>
          </w:tcPr>
          <w:p w14:paraId="341A1FC2" w14:textId="77777777" w:rsidR="00670A3E" w:rsidRPr="00D07AFF" w:rsidRDefault="00670A3E" w:rsidP="00670A3E">
            <w:pPr>
              <w:cnfStyle w:val="000000000000" w:firstRow="0" w:lastRow="0" w:firstColumn="0" w:lastColumn="0" w:oddVBand="0" w:evenVBand="0" w:oddHBand="0" w:evenHBand="0" w:firstRowFirstColumn="0" w:firstRowLastColumn="0" w:lastRowFirstColumn="0" w:lastRowLastColumn="0"/>
              <w:rPr>
                <w:color w:val="FF0000"/>
              </w:rPr>
            </w:pPr>
            <w:r w:rsidRPr="00670A3E">
              <w:rPr>
                <w:color w:val="000000" w:themeColor="text1"/>
              </w:rPr>
              <w:t>Add new field -  What countries/territories will the appointment cover?</w:t>
            </w:r>
          </w:p>
        </w:tc>
        <w:tc>
          <w:tcPr>
            <w:tcW w:w="2726" w:type="dxa"/>
          </w:tcPr>
          <w:p w14:paraId="69411ADC" w14:textId="77777777" w:rsidR="00670A3E" w:rsidRPr="00F33323" w:rsidRDefault="00670A3E"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Control: </w:t>
            </w:r>
            <w:r w:rsidR="00FA7EB3" w:rsidRPr="00F33323">
              <w:t>Mu</w:t>
            </w:r>
            <w:r w:rsidR="00811F2E" w:rsidRPr="00F33323">
              <w:t xml:space="preserve">lti-select </w:t>
            </w:r>
            <w:r w:rsidRPr="00F33323">
              <w:t xml:space="preserve">Drop-down </w:t>
            </w:r>
          </w:p>
          <w:p w14:paraId="01B04B68" w14:textId="77777777" w:rsidR="00670A3E" w:rsidRPr="00F33323" w:rsidRDefault="00670A3E"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Required: Yes</w:t>
            </w:r>
          </w:p>
          <w:p w14:paraId="63499452" w14:textId="41B9511A" w:rsidR="001664BC" w:rsidRPr="00F33323" w:rsidRDefault="001664BC"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r w:rsidR="00F74E29" w:rsidRPr="00F33323">
              <w:t xml:space="preserve"> </w:t>
            </w:r>
            <w:del w:id="3062" w:author="Michael Petite" w:date="2017-02-23T18:20:00Z">
              <w:r w:rsidR="00F45102" w:rsidDel="000A3B82">
                <w:delText>Please Select a Country</w:delText>
              </w:r>
              <w:r w:rsidR="003512FF" w:rsidDel="000A3B82">
                <w:rPr>
                  <w:rStyle w:val="CommentReference"/>
                  <w:rFonts w:ascii="Calibri" w:eastAsia="Calibri" w:hAnsi="Calibri" w:cs="Times New Roman"/>
                </w:rPr>
                <w:commentReference w:id="3063"/>
              </w:r>
              <w:r w:rsidR="00F45102" w:rsidDel="000A3B82">
                <w:rPr>
                  <w:rStyle w:val="CommentReference"/>
                  <w:rFonts w:ascii="Calibri" w:eastAsia="Calibri" w:hAnsi="Calibri" w:cs="Times New Roman"/>
                </w:rPr>
                <w:commentReference w:id="3064"/>
              </w:r>
            </w:del>
            <w:ins w:id="3065" w:author="Michael Petite" w:date="2017-02-23T18:20:00Z">
              <w:r w:rsidR="000A3B82">
                <w:t>At least one country must be selected</w:t>
              </w:r>
            </w:ins>
          </w:p>
        </w:tc>
        <w:tc>
          <w:tcPr>
            <w:tcW w:w="1456" w:type="dxa"/>
          </w:tcPr>
          <w:p w14:paraId="18CBE8D5" w14:textId="77777777" w:rsidR="00670A3E" w:rsidRPr="00D07AFF" w:rsidRDefault="00670A3E" w:rsidP="00670A3E">
            <w:pPr>
              <w:cnfStyle w:val="000000000000" w:firstRow="0" w:lastRow="0" w:firstColumn="0" w:lastColumn="0" w:oddVBand="0" w:evenVBand="0" w:oddHBand="0" w:evenHBand="0" w:firstRowFirstColumn="0" w:firstRowLastColumn="0" w:lastRowFirstColumn="0" w:lastRowLastColumn="0"/>
              <w:rPr>
                <w:color w:val="FF0000"/>
              </w:rPr>
            </w:pPr>
            <w:r w:rsidRPr="00BA4607">
              <w:rPr>
                <w:color w:val="000000" w:themeColor="text1"/>
              </w:rPr>
              <w:t xml:space="preserve">New </w:t>
            </w:r>
          </w:p>
        </w:tc>
      </w:tr>
      <w:tr w:rsidR="008F76AE" w14:paraId="0AADB622" w14:textId="77777777" w:rsidTr="00592B3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4" w:type="dxa"/>
          </w:tcPr>
          <w:p w14:paraId="169EF2C7" w14:textId="248C83E4" w:rsidR="008F76AE" w:rsidRPr="004D113A" w:rsidRDefault="005D1988" w:rsidP="00670A3E">
            <w:pPr>
              <w:rPr>
                <w:b w:val="0"/>
                <w:color w:val="000000" w:themeColor="text1"/>
              </w:rPr>
            </w:pPr>
            <w:r>
              <w:rPr>
                <w:b w:val="0"/>
                <w:color w:val="000000" w:themeColor="text1"/>
              </w:rPr>
              <w:t>Data Capture</w:t>
            </w:r>
          </w:p>
        </w:tc>
        <w:tc>
          <w:tcPr>
            <w:tcW w:w="1917" w:type="dxa"/>
          </w:tcPr>
          <w:p w14:paraId="6AD47C81" w14:textId="24166B90" w:rsidR="008F76AE" w:rsidRPr="00174155" w:rsidRDefault="005D1988" w:rsidP="00670A3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Please select the type of services to be provided</w:t>
            </w:r>
          </w:p>
        </w:tc>
        <w:tc>
          <w:tcPr>
            <w:tcW w:w="1917" w:type="dxa"/>
          </w:tcPr>
          <w:p w14:paraId="74B95440" w14:textId="70AC3E5F" w:rsidR="008F76AE" w:rsidRPr="00670A3E" w:rsidRDefault="005D1988" w:rsidP="00670A3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Please select the type of services to be provided</w:t>
            </w:r>
          </w:p>
        </w:tc>
        <w:tc>
          <w:tcPr>
            <w:tcW w:w="2726" w:type="dxa"/>
          </w:tcPr>
          <w:p w14:paraId="5D1EC380" w14:textId="77777777" w:rsidR="008F76AE" w:rsidRDefault="005D1988" w:rsidP="00670A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Field Control: Multi-select Drop-down</w:t>
            </w:r>
          </w:p>
          <w:p w14:paraId="79BA0B9D" w14:textId="77777777" w:rsidR="005D1988" w:rsidRDefault="005D1988" w:rsidP="00670A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Required: Yes</w:t>
            </w:r>
          </w:p>
          <w:p w14:paraId="04E210F7" w14:textId="4CAE4462" w:rsidR="005D1988" w:rsidRPr="00F33323" w:rsidRDefault="005D1988" w:rsidP="00670A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 xml:space="preserve">Validation: </w:t>
            </w:r>
            <w:del w:id="3066" w:author="Michael Petite" w:date="2017-02-23T18:21:00Z">
              <w:r w:rsidDel="000A3B82">
                <w:delText>None</w:delText>
              </w:r>
            </w:del>
            <w:ins w:id="3067" w:author="Michael Petite" w:date="2017-02-23T18:21:00Z">
              <w:r w:rsidR="000A3B82">
                <w:t>At least one service must be selected</w:t>
              </w:r>
            </w:ins>
          </w:p>
        </w:tc>
        <w:tc>
          <w:tcPr>
            <w:tcW w:w="1456" w:type="dxa"/>
          </w:tcPr>
          <w:p w14:paraId="6FB194FE" w14:textId="5FECA269" w:rsidR="008F76AE" w:rsidRPr="00BA4607" w:rsidRDefault="005D1988" w:rsidP="00670A3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8F76AE" w14:paraId="7A42D013" w14:textId="77777777" w:rsidTr="00592B3E">
        <w:trPr>
          <w:trHeight w:val="436"/>
        </w:trPr>
        <w:tc>
          <w:tcPr>
            <w:cnfStyle w:val="001000000000" w:firstRow="0" w:lastRow="0" w:firstColumn="1" w:lastColumn="0" w:oddVBand="0" w:evenVBand="0" w:oddHBand="0" w:evenHBand="0" w:firstRowFirstColumn="0" w:firstRowLastColumn="0" w:lastRowFirstColumn="0" w:lastRowLastColumn="0"/>
            <w:tcW w:w="1334" w:type="dxa"/>
          </w:tcPr>
          <w:p w14:paraId="398709CF" w14:textId="1D52F2B1" w:rsidR="008F76AE" w:rsidRPr="004D113A" w:rsidRDefault="005D1988" w:rsidP="00670A3E">
            <w:pPr>
              <w:rPr>
                <w:b w:val="0"/>
                <w:color w:val="000000" w:themeColor="text1"/>
              </w:rPr>
            </w:pPr>
            <w:r>
              <w:rPr>
                <w:b w:val="0"/>
                <w:color w:val="000000" w:themeColor="text1"/>
              </w:rPr>
              <w:t>Data Capture</w:t>
            </w:r>
          </w:p>
        </w:tc>
        <w:tc>
          <w:tcPr>
            <w:tcW w:w="1917" w:type="dxa"/>
          </w:tcPr>
          <w:p w14:paraId="0C901030" w14:textId="79CE6CCD" w:rsidR="008F76AE" w:rsidRPr="00174155" w:rsidRDefault="005D1988" w:rsidP="00670A3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Please Explain</w:t>
            </w:r>
          </w:p>
        </w:tc>
        <w:tc>
          <w:tcPr>
            <w:tcW w:w="1917" w:type="dxa"/>
          </w:tcPr>
          <w:p w14:paraId="0DC9A794" w14:textId="2672DE30" w:rsidR="008F76AE" w:rsidRPr="00670A3E" w:rsidRDefault="005D1988" w:rsidP="00670A3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Please Explain</w:t>
            </w:r>
          </w:p>
        </w:tc>
        <w:tc>
          <w:tcPr>
            <w:tcW w:w="2726" w:type="dxa"/>
          </w:tcPr>
          <w:p w14:paraId="12DFB579" w14:textId="77777777" w:rsidR="008F76AE" w:rsidRDefault="005D1988"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Field Control: Free Text box</w:t>
            </w:r>
          </w:p>
          <w:p w14:paraId="2C82D979" w14:textId="77777777" w:rsidR="005D1988" w:rsidRDefault="005D1988"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Required: Yes</w:t>
            </w:r>
          </w:p>
          <w:p w14:paraId="0C2E9DB4" w14:textId="14318873" w:rsidR="005D1988" w:rsidRPr="00F33323" w:rsidRDefault="005D1988"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Validation: This field will only appear if “Other” is selected for “Please select the type of services to be provided”</w:t>
            </w:r>
          </w:p>
        </w:tc>
        <w:tc>
          <w:tcPr>
            <w:tcW w:w="1456" w:type="dxa"/>
          </w:tcPr>
          <w:p w14:paraId="7364BA0F" w14:textId="12DE610E" w:rsidR="008F76AE" w:rsidRPr="00BA4607" w:rsidRDefault="005D1988" w:rsidP="00670A3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670A3E" w14:paraId="2786E4EC" w14:textId="77777777" w:rsidTr="00592B3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4" w:type="dxa"/>
          </w:tcPr>
          <w:p w14:paraId="35E75DD5" w14:textId="77777777" w:rsidR="00670A3E" w:rsidRPr="00D07AFF" w:rsidRDefault="00670A3E" w:rsidP="00670A3E">
            <w:pPr>
              <w:rPr>
                <w:b w:val="0"/>
                <w:color w:val="FF0000"/>
              </w:rPr>
            </w:pPr>
            <w:r w:rsidRPr="004D113A">
              <w:rPr>
                <w:b w:val="0"/>
                <w:color w:val="000000" w:themeColor="text1"/>
              </w:rPr>
              <w:t xml:space="preserve">Data Capture </w:t>
            </w:r>
          </w:p>
        </w:tc>
        <w:tc>
          <w:tcPr>
            <w:tcW w:w="1917" w:type="dxa"/>
          </w:tcPr>
          <w:p w14:paraId="0807896D" w14:textId="77777777" w:rsidR="00670A3E" w:rsidRPr="00174155" w:rsidRDefault="00670A3E" w:rsidP="00670A3E">
            <w:pPr>
              <w:cnfStyle w:val="000000100000" w:firstRow="0" w:lastRow="0" w:firstColumn="0" w:lastColumn="0" w:oddVBand="0" w:evenVBand="0" w:oddHBand="1" w:evenHBand="0" w:firstRowFirstColumn="0" w:firstRowLastColumn="0" w:lastRowFirstColumn="0" w:lastRowLastColumn="0"/>
              <w:rPr>
                <w:color w:val="000000" w:themeColor="text1"/>
              </w:rPr>
            </w:pPr>
            <w:r w:rsidRPr="00174155">
              <w:rPr>
                <w:color w:val="000000" w:themeColor="text1"/>
              </w:rPr>
              <w:t>Explain in detail why this appointment is required</w:t>
            </w:r>
          </w:p>
        </w:tc>
        <w:tc>
          <w:tcPr>
            <w:tcW w:w="1917" w:type="dxa"/>
          </w:tcPr>
          <w:p w14:paraId="242FD44B" w14:textId="77777777" w:rsidR="00670A3E" w:rsidRPr="00FB12CA" w:rsidRDefault="00670A3E" w:rsidP="00670A3E">
            <w:pPr>
              <w:cnfStyle w:val="000000100000" w:firstRow="0" w:lastRow="0" w:firstColumn="0" w:lastColumn="0" w:oddVBand="0" w:evenVBand="0" w:oddHBand="1" w:evenHBand="0" w:firstRowFirstColumn="0" w:firstRowLastColumn="0" w:lastRowFirstColumn="0" w:lastRowLastColumn="0"/>
              <w:rPr>
                <w:color w:val="000000" w:themeColor="text1"/>
              </w:rPr>
            </w:pPr>
            <w:r w:rsidRPr="00FB12CA">
              <w:rPr>
                <w:color w:val="000000" w:themeColor="text1"/>
              </w:rPr>
              <w:t>Add field -  Explain in detail why this appointment is required</w:t>
            </w:r>
          </w:p>
        </w:tc>
        <w:tc>
          <w:tcPr>
            <w:tcW w:w="2726" w:type="dxa"/>
          </w:tcPr>
          <w:p w14:paraId="59F015D7" w14:textId="77777777" w:rsidR="00670A3E" w:rsidRPr="00F33323" w:rsidRDefault="00670A3E" w:rsidP="00670A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Control: Free text box </w:t>
            </w:r>
          </w:p>
          <w:p w14:paraId="6A82B5B7" w14:textId="77777777" w:rsidR="00670A3E" w:rsidRPr="00F33323" w:rsidRDefault="00670A3E" w:rsidP="00670A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 Yes</w:t>
            </w:r>
          </w:p>
          <w:p w14:paraId="33821ACD" w14:textId="006DC92C" w:rsidR="001664BC" w:rsidRPr="00F33323" w:rsidRDefault="001664BC" w:rsidP="00670A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068" w:author="Michael Petite" w:date="2017-02-23T18:21:00Z">
              <w:r w:rsidR="000E327D" w:rsidRPr="00F33323" w:rsidDel="000A3B82">
                <w:delText>None</w:delText>
              </w:r>
            </w:del>
            <w:ins w:id="3069" w:author="Michael Petite" w:date="2017-02-23T18:21:00Z">
              <w:r w:rsidR="000A3B82">
                <w:t>Field must have text in it</w:t>
              </w:r>
            </w:ins>
          </w:p>
          <w:p w14:paraId="214B04D7" w14:textId="77777777" w:rsidR="00752584" w:rsidRPr="00F33323" w:rsidRDefault="00752584" w:rsidP="00670A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tcPr>
          <w:p w14:paraId="560561D4" w14:textId="77777777" w:rsidR="00670A3E" w:rsidRPr="00D07AFF" w:rsidRDefault="00670A3E" w:rsidP="00670A3E">
            <w:pPr>
              <w:cnfStyle w:val="000000100000" w:firstRow="0" w:lastRow="0" w:firstColumn="0" w:lastColumn="0" w:oddVBand="0" w:evenVBand="0" w:oddHBand="1" w:evenHBand="0" w:firstRowFirstColumn="0" w:firstRowLastColumn="0" w:lastRowFirstColumn="0" w:lastRowLastColumn="0"/>
              <w:rPr>
                <w:color w:val="FF0000"/>
              </w:rPr>
            </w:pPr>
            <w:r w:rsidRPr="00BA4607">
              <w:rPr>
                <w:color w:val="000000" w:themeColor="text1"/>
              </w:rPr>
              <w:t xml:space="preserve">New </w:t>
            </w:r>
          </w:p>
        </w:tc>
      </w:tr>
      <w:tr w:rsidR="00670A3E" w14:paraId="09740361" w14:textId="77777777" w:rsidTr="00592B3E">
        <w:trPr>
          <w:trHeight w:val="436"/>
        </w:trPr>
        <w:tc>
          <w:tcPr>
            <w:cnfStyle w:val="001000000000" w:firstRow="0" w:lastRow="0" w:firstColumn="1" w:lastColumn="0" w:oddVBand="0" w:evenVBand="0" w:oddHBand="0" w:evenHBand="0" w:firstRowFirstColumn="0" w:firstRowLastColumn="0" w:lastRowFirstColumn="0" w:lastRowLastColumn="0"/>
            <w:tcW w:w="1334" w:type="dxa"/>
          </w:tcPr>
          <w:p w14:paraId="7D090294" w14:textId="77777777" w:rsidR="00670A3E" w:rsidRPr="00D07AFF" w:rsidRDefault="00670A3E" w:rsidP="00670A3E">
            <w:pPr>
              <w:rPr>
                <w:b w:val="0"/>
                <w:color w:val="FF0000"/>
              </w:rPr>
            </w:pPr>
            <w:r w:rsidRPr="004D113A">
              <w:rPr>
                <w:b w:val="0"/>
                <w:color w:val="000000" w:themeColor="text1"/>
              </w:rPr>
              <w:lastRenderedPageBreak/>
              <w:t xml:space="preserve">Data Capture </w:t>
            </w:r>
          </w:p>
        </w:tc>
        <w:tc>
          <w:tcPr>
            <w:tcW w:w="1917" w:type="dxa"/>
          </w:tcPr>
          <w:p w14:paraId="5DB4E798" w14:textId="77777777" w:rsidR="00670A3E" w:rsidRPr="00174155" w:rsidRDefault="00670A3E" w:rsidP="00670A3E">
            <w:pPr>
              <w:cnfStyle w:val="000000000000" w:firstRow="0" w:lastRow="0" w:firstColumn="0" w:lastColumn="0" w:oddVBand="0" w:evenVBand="0" w:oddHBand="0" w:evenHBand="0" w:firstRowFirstColumn="0" w:firstRowLastColumn="0" w:lastRowFirstColumn="0" w:lastRowLastColumn="0"/>
              <w:rPr>
                <w:color w:val="000000" w:themeColor="text1"/>
              </w:rPr>
            </w:pPr>
            <w:r w:rsidRPr="00174155">
              <w:rPr>
                <w:color w:val="000000" w:themeColor="text1"/>
              </w:rPr>
              <w:t>What is the proposed term of the appointment?</w:t>
            </w:r>
          </w:p>
        </w:tc>
        <w:tc>
          <w:tcPr>
            <w:tcW w:w="1917" w:type="dxa"/>
          </w:tcPr>
          <w:p w14:paraId="00258791" w14:textId="77777777" w:rsidR="00670A3E" w:rsidRPr="00FB12CA" w:rsidRDefault="00670A3E" w:rsidP="00670A3E">
            <w:pPr>
              <w:cnfStyle w:val="000000000000" w:firstRow="0" w:lastRow="0" w:firstColumn="0" w:lastColumn="0" w:oddVBand="0" w:evenVBand="0" w:oddHBand="0" w:evenHBand="0" w:firstRowFirstColumn="0" w:firstRowLastColumn="0" w:lastRowFirstColumn="0" w:lastRowLastColumn="0"/>
              <w:rPr>
                <w:color w:val="000000" w:themeColor="text1"/>
              </w:rPr>
            </w:pPr>
            <w:r w:rsidRPr="00FB12CA">
              <w:rPr>
                <w:color w:val="000000" w:themeColor="text1"/>
              </w:rPr>
              <w:t>Add new field -   What is the proposed term of the appointment?</w:t>
            </w:r>
          </w:p>
        </w:tc>
        <w:tc>
          <w:tcPr>
            <w:tcW w:w="2726" w:type="dxa"/>
          </w:tcPr>
          <w:p w14:paraId="3ACE74E2" w14:textId="77777777" w:rsidR="00670A3E" w:rsidRPr="00F33323" w:rsidRDefault="00670A3E"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Control: Text box </w:t>
            </w:r>
          </w:p>
          <w:p w14:paraId="1D66C637" w14:textId="77777777" w:rsidR="00670A3E" w:rsidRPr="00F33323" w:rsidRDefault="00670A3E"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Required: Yes</w:t>
            </w:r>
          </w:p>
          <w:p w14:paraId="0ACEF21E" w14:textId="2B96E4A7" w:rsidR="001664BC" w:rsidRPr="00F33323" w:rsidRDefault="001664BC"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070" w:author="Michael Petite" w:date="2017-02-23T18:21:00Z">
              <w:r w:rsidR="000E327D" w:rsidRPr="00F33323" w:rsidDel="000A3B82">
                <w:delText>None</w:delText>
              </w:r>
            </w:del>
            <w:ins w:id="3071" w:author="Michael Petite" w:date="2017-02-23T18:21:00Z">
              <w:r w:rsidR="000A3B82">
                <w:t>Field must have text in it</w:t>
              </w:r>
            </w:ins>
          </w:p>
          <w:p w14:paraId="402B1CF9" w14:textId="77777777" w:rsidR="00752584" w:rsidRPr="00F33323" w:rsidRDefault="00752584"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Field length: 20</w:t>
            </w:r>
            <w:r w:rsidR="0080651D" w:rsidRPr="00F33323">
              <w:t>0</w:t>
            </w:r>
            <w:r w:rsidRPr="00F33323">
              <w:t>0 characters</w:t>
            </w:r>
          </w:p>
        </w:tc>
        <w:tc>
          <w:tcPr>
            <w:tcW w:w="1456" w:type="dxa"/>
          </w:tcPr>
          <w:p w14:paraId="51035F83" w14:textId="77777777" w:rsidR="00670A3E" w:rsidRPr="00D07AFF" w:rsidRDefault="00670A3E" w:rsidP="00670A3E">
            <w:pPr>
              <w:cnfStyle w:val="000000000000" w:firstRow="0" w:lastRow="0" w:firstColumn="0" w:lastColumn="0" w:oddVBand="0" w:evenVBand="0" w:oddHBand="0" w:evenHBand="0" w:firstRowFirstColumn="0" w:firstRowLastColumn="0" w:lastRowFirstColumn="0" w:lastRowLastColumn="0"/>
              <w:rPr>
                <w:color w:val="FF0000"/>
              </w:rPr>
            </w:pPr>
            <w:r w:rsidRPr="00BA4607">
              <w:rPr>
                <w:color w:val="000000" w:themeColor="text1"/>
              </w:rPr>
              <w:t xml:space="preserve">New </w:t>
            </w:r>
          </w:p>
        </w:tc>
      </w:tr>
      <w:tr w:rsidR="00670A3E" w14:paraId="28B797C4" w14:textId="77777777" w:rsidTr="00592B3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4" w:type="dxa"/>
          </w:tcPr>
          <w:p w14:paraId="42B24B19" w14:textId="77777777" w:rsidR="00670A3E" w:rsidRPr="00D07AFF" w:rsidRDefault="00670A3E" w:rsidP="00670A3E">
            <w:pPr>
              <w:rPr>
                <w:b w:val="0"/>
                <w:color w:val="FF0000"/>
              </w:rPr>
            </w:pPr>
            <w:r w:rsidRPr="004D113A">
              <w:rPr>
                <w:b w:val="0"/>
                <w:color w:val="000000" w:themeColor="text1"/>
              </w:rPr>
              <w:t xml:space="preserve">Data Capture </w:t>
            </w:r>
          </w:p>
        </w:tc>
        <w:tc>
          <w:tcPr>
            <w:tcW w:w="1917" w:type="dxa"/>
          </w:tcPr>
          <w:p w14:paraId="4CF7D406" w14:textId="77777777" w:rsidR="00670A3E" w:rsidRPr="00174155" w:rsidRDefault="00670A3E" w:rsidP="00670A3E">
            <w:pPr>
              <w:cnfStyle w:val="000000100000" w:firstRow="0" w:lastRow="0" w:firstColumn="0" w:lastColumn="0" w:oddVBand="0" w:evenVBand="0" w:oddHBand="1" w:evenHBand="0" w:firstRowFirstColumn="0" w:firstRowLastColumn="0" w:lastRowFirstColumn="0" w:lastRowLastColumn="0"/>
              <w:rPr>
                <w:color w:val="000000" w:themeColor="text1"/>
              </w:rPr>
            </w:pPr>
            <w:r w:rsidRPr="00174155">
              <w:rPr>
                <w:color w:val="000000" w:themeColor="text1"/>
              </w:rPr>
              <w:t xml:space="preserve">What are the </w:t>
            </w:r>
            <w:r w:rsidR="00811F2E" w:rsidRPr="00174155">
              <w:rPr>
                <w:color w:val="000000" w:themeColor="text1"/>
              </w:rPr>
              <w:t>Candidates</w:t>
            </w:r>
            <w:r w:rsidRPr="00174155">
              <w:rPr>
                <w:color w:val="000000" w:themeColor="text1"/>
              </w:rPr>
              <w:t xml:space="preserve"> qualifications to fill this role?</w:t>
            </w:r>
          </w:p>
        </w:tc>
        <w:tc>
          <w:tcPr>
            <w:tcW w:w="1917" w:type="dxa"/>
          </w:tcPr>
          <w:p w14:paraId="5A8DD121" w14:textId="77777777" w:rsidR="00670A3E" w:rsidRPr="00FB12CA" w:rsidRDefault="00670A3E" w:rsidP="00670A3E">
            <w:pPr>
              <w:cnfStyle w:val="000000100000" w:firstRow="0" w:lastRow="0" w:firstColumn="0" w:lastColumn="0" w:oddVBand="0" w:evenVBand="0" w:oddHBand="1" w:evenHBand="0" w:firstRowFirstColumn="0" w:firstRowLastColumn="0" w:lastRowFirstColumn="0" w:lastRowLastColumn="0"/>
              <w:rPr>
                <w:color w:val="000000" w:themeColor="text1"/>
              </w:rPr>
            </w:pPr>
            <w:r w:rsidRPr="00FB12CA">
              <w:rPr>
                <w:color w:val="000000" w:themeColor="text1"/>
              </w:rPr>
              <w:t>Add new field -  What are the Candidates qualifications to fill this role?</w:t>
            </w:r>
          </w:p>
        </w:tc>
        <w:tc>
          <w:tcPr>
            <w:tcW w:w="2726" w:type="dxa"/>
          </w:tcPr>
          <w:p w14:paraId="0D9CCEDC" w14:textId="77777777" w:rsidR="00670A3E" w:rsidRPr="00F33323" w:rsidRDefault="00670A3E" w:rsidP="00670A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Control: Text box</w:t>
            </w:r>
          </w:p>
          <w:p w14:paraId="53B888AA" w14:textId="77777777" w:rsidR="00670A3E" w:rsidRPr="00F33323" w:rsidRDefault="00670A3E" w:rsidP="00670A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 Yes</w:t>
            </w:r>
          </w:p>
          <w:p w14:paraId="695FCB2E" w14:textId="40840C04" w:rsidR="001664BC" w:rsidRPr="00F33323" w:rsidRDefault="001664BC" w:rsidP="00670A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072" w:author="Michael Petite" w:date="2017-02-23T18:22:00Z">
              <w:r w:rsidR="000E327D" w:rsidRPr="00F33323" w:rsidDel="000A3B82">
                <w:delText>None</w:delText>
              </w:r>
            </w:del>
            <w:ins w:id="3073" w:author="Michael Petite" w:date="2017-02-23T18:22:00Z">
              <w:r w:rsidR="000A3B82">
                <w:t>Field must have text in it</w:t>
              </w:r>
            </w:ins>
          </w:p>
          <w:p w14:paraId="1B02935B" w14:textId="77777777" w:rsidR="00752584" w:rsidRPr="00F33323" w:rsidRDefault="00752584" w:rsidP="00670A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tcPr>
          <w:p w14:paraId="4CDBD643" w14:textId="77777777" w:rsidR="00670A3E" w:rsidRPr="00D07AFF" w:rsidRDefault="00670A3E" w:rsidP="00670A3E">
            <w:pPr>
              <w:cnfStyle w:val="000000100000" w:firstRow="0" w:lastRow="0" w:firstColumn="0" w:lastColumn="0" w:oddVBand="0" w:evenVBand="0" w:oddHBand="1" w:evenHBand="0" w:firstRowFirstColumn="0" w:firstRowLastColumn="0" w:lastRowFirstColumn="0" w:lastRowLastColumn="0"/>
              <w:rPr>
                <w:color w:val="FF0000"/>
              </w:rPr>
            </w:pPr>
            <w:r w:rsidRPr="00BA4607">
              <w:rPr>
                <w:color w:val="000000" w:themeColor="text1"/>
              </w:rPr>
              <w:t xml:space="preserve">New </w:t>
            </w:r>
          </w:p>
        </w:tc>
      </w:tr>
      <w:tr w:rsidR="00670A3E" w14:paraId="33EBCD88" w14:textId="77777777" w:rsidTr="00592B3E">
        <w:trPr>
          <w:trHeight w:val="436"/>
        </w:trPr>
        <w:tc>
          <w:tcPr>
            <w:cnfStyle w:val="001000000000" w:firstRow="0" w:lastRow="0" w:firstColumn="1" w:lastColumn="0" w:oddVBand="0" w:evenVBand="0" w:oddHBand="0" w:evenHBand="0" w:firstRowFirstColumn="0" w:firstRowLastColumn="0" w:lastRowFirstColumn="0" w:lastRowLastColumn="0"/>
            <w:tcW w:w="1334" w:type="dxa"/>
          </w:tcPr>
          <w:p w14:paraId="2646025C" w14:textId="77777777" w:rsidR="00670A3E" w:rsidRPr="00D07AFF" w:rsidRDefault="00670A3E" w:rsidP="00670A3E">
            <w:pPr>
              <w:rPr>
                <w:b w:val="0"/>
                <w:color w:val="FF0000"/>
              </w:rPr>
            </w:pPr>
            <w:r w:rsidRPr="004D113A">
              <w:rPr>
                <w:b w:val="0"/>
                <w:color w:val="000000" w:themeColor="text1"/>
              </w:rPr>
              <w:t xml:space="preserve">Data Capture </w:t>
            </w:r>
          </w:p>
        </w:tc>
        <w:tc>
          <w:tcPr>
            <w:tcW w:w="1917" w:type="dxa"/>
          </w:tcPr>
          <w:p w14:paraId="66D55A30" w14:textId="77777777" w:rsidR="00670A3E" w:rsidRPr="00174155" w:rsidRDefault="00670A3E" w:rsidP="00670A3E">
            <w:pPr>
              <w:cnfStyle w:val="000000000000" w:firstRow="0" w:lastRow="0" w:firstColumn="0" w:lastColumn="0" w:oddVBand="0" w:evenVBand="0" w:oddHBand="0" w:evenHBand="0" w:firstRowFirstColumn="0" w:firstRowLastColumn="0" w:lastRowFirstColumn="0" w:lastRowLastColumn="0"/>
              <w:rPr>
                <w:color w:val="000000" w:themeColor="text1"/>
              </w:rPr>
            </w:pPr>
            <w:r w:rsidRPr="00046496">
              <w:rPr>
                <w:color w:val="000000" w:themeColor="text1"/>
              </w:rPr>
              <w:t>Has Teva previously appointed the Candidate to fill this role?</w:t>
            </w:r>
          </w:p>
        </w:tc>
        <w:tc>
          <w:tcPr>
            <w:tcW w:w="1917" w:type="dxa"/>
          </w:tcPr>
          <w:p w14:paraId="21F1CA51" w14:textId="77777777" w:rsidR="00670A3E" w:rsidRPr="00FB12CA" w:rsidRDefault="00670A3E" w:rsidP="00670A3E">
            <w:pPr>
              <w:cnfStyle w:val="000000000000" w:firstRow="0" w:lastRow="0" w:firstColumn="0" w:lastColumn="0" w:oddVBand="0" w:evenVBand="0" w:oddHBand="0" w:evenHBand="0" w:firstRowFirstColumn="0" w:firstRowLastColumn="0" w:lastRowFirstColumn="0" w:lastRowLastColumn="0"/>
              <w:rPr>
                <w:color w:val="000000" w:themeColor="text1"/>
              </w:rPr>
            </w:pPr>
            <w:r w:rsidRPr="00FB12CA">
              <w:rPr>
                <w:color w:val="000000" w:themeColor="text1"/>
              </w:rPr>
              <w:t>Add new field -  Has Teva previously appointed the Candidate to fill this role?</w:t>
            </w:r>
          </w:p>
        </w:tc>
        <w:tc>
          <w:tcPr>
            <w:tcW w:w="2726" w:type="dxa"/>
          </w:tcPr>
          <w:p w14:paraId="53EB47F6" w14:textId="77777777" w:rsidR="00670A3E" w:rsidRPr="00F33323" w:rsidRDefault="00670A3E"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Control: Yes/No Radio button </w:t>
            </w:r>
          </w:p>
          <w:p w14:paraId="04348D99" w14:textId="77777777" w:rsidR="00670A3E" w:rsidRPr="00F33323" w:rsidRDefault="00670A3E"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Required: Yes</w:t>
            </w:r>
          </w:p>
          <w:p w14:paraId="6F28E944" w14:textId="16D3829B" w:rsidR="00752584" w:rsidRPr="00F33323" w:rsidRDefault="001664BC" w:rsidP="0075258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074" w:author="Michael Petite" w:date="2017-02-23T18:22:00Z">
              <w:r w:rsidR="000E327D" w:rsidRPr="00F33323" w:rsidDel="000A3B82">
                <w:delText>None</w:delText>
              </w:r>
            </w:del>
            <w:ins w:id="3075" w:author="Michael Petite" w:date="2017-02-23T18:22:00Z">
              <w:r w:rsidR="000A3B82">
                <w:t>Yes or no must be selected</w:t>
              </w:r>
            </w:ins>
          </w:p>
        </w:tc>
        <w:tc>
          <w:tcPr>
            <w:tcW w:w="1456" w:type="dxa"/>
          </w:tcPr>
          <w:p w14:paraId="0F89C8DF" w14:textId="77777777" w:rsidR="00670A3E" w:rsidRPr="00D07AFF" w:rsidRDefault="00670A3E" w:rsidP="00670A3E">
            <w:pPr>
              <w:cnfStyle w:val="000000000000" w:firstRow="0" w:lastRow="0" w:firstColumn="0" w:lastColumn="0" w:oddVBand="0" w:evenVBand="0" w:oddHBand="0" w:evenHBand="0" w:firstRowFirstColumn="0" w:firstRowLastColumn="0" w:lastRowFirstColumn="0" w:lastRowLastColumn="0"/>
              <w:rPr>
                <w:color w:val="FF0000"/>
              </w:rPr>
            </w:pPr>
            <w:r w:rsidRPr="00BA4607">
              <w:rPr>
                <w:color w:val="000000" w:themeColor="text1"/>
              </w:rPr>
              <w:t xml:space="preserve">New </w:t>
            </w:r>
          </w:p>
        </w:tc>
      </w:tr>
      <w:tr w:rsidR="00A01F8D" w14:paraId="46843C0A" w14:textId="77777777" w:rsidTr="00592B3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4" w:type="dxa"/>
          </w:tcPr>
          <w:p w14:paraId="7838AEEC" w14:textId="77777777" w:rsidR="00A01F8D" w:rsidRPr="004D113A" w:rsidRDefault="00A01F8D" w:rsidP="00A01F8D">
            <w:pPr>
              <w:rPr>
                <w:b w:val="0"/>
                <w:color w:val="000000" w:themeColor="text1"/>
              </w:rPr>
            </w:pPr>
            <w:r>
              <w:rPr>
                <w:b w:val="0"/>
                <w:color w:val="000000" w:themeColor="text1"/>
              </w:rPr>
              <w:t xml:space="preserve">Data Capture </w:t>
            </w:r>
          </w:p>
        </w:tc>
        <w:tc>
          <w:tcPr>
            <w:tcW w:w="1917" w:type="dxa"/>
          </w:tcPr>
          <w:p w14:paraId="319B8FBE" w14:textId="77777777" w:rsidR="00A01F8D" w:rsidRPr="008A5707" w:rsidRDefault="00A01F8D" w:rsidP="00A01F8D">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Please Explain </w:t>
            </w:r>
          </w:p>
        </w:tc>
        <w:tc>
          <w:tcPr>
            <w:tcW w:w="1917" w:type="dxa"/>
          </w:tcPr>
          <w:p w14:paraId="37E6372D" w14:textId="77777777" w:rsidR="00A01F8D" w:rsidRPr="00FB12CA" w:rsidRDefault="00A01F8D" w:rsidP="00A01F8D">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Display field “Please Explain” </w:t>
            </w:r>
          </w:p>
        </w:tc>
        <w:tc>
          <w:tcPr>
            <w:tcW w:w="2726" w:type="dxa"/>
          </w:tcPr>
          <w:p w14:paraId="15DF9A4F" w14:textId="77777777" w:rsidR="00A01F8D" w:rsidRPr="00F33323" w:rsidRDefault="00A01F8D" w:rsidP="00A01F8D">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Control: Free text box </w:t>
            </w:r>
          </w:p>
          <w:p w14:paraId="3E2F7DD3" w14:textId="77777777" w:rsidR="00AF4888" w:rsidRPr="00F33323" w:rsidRDefault="00AF4888" w:rsidP="00AF4888">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 Yes, if Yes is selected for “Has Teva previously appointed the Candidate to fill this role?”, otherwise no</w:t>
            </w:r>
          </w:p>
          <w:p w14:paraId="3EFAD92D" w14:textId="77777777" w:rsidR="00A01F8D" w:rsidRPr="00F33323" w:rsidRDefault="00A01F8D" w:rsidP="00A01F8D">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Alphanumeric </w:t>
            </w:r>
          </w:p>
          <w:p w14:paraId="386A5ECD" w14:textId="77777777" w:rsidR="00A01F8D" w:rsidRPr="00F33323" w:rsidRDefault="00A01F8D" w:rsidP="00A01F8D">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Position: Below “</w:t>
            </w:r>
            <w:r w:rsidR="00E27F39" w:rsidRPr="00F33323">
              <w:t>Has Teva previously appointed the Candidate to fill this role?</w:t>
            </w:r>
            <w:r w:rsidRPr="00F33323">
              <w:t xml:space="preserve">” </w:t>
            </w:r>
          </w:p>
          <w:p w14:paraId="63C3B4F0" w14:textId="77777777" w:rsidR="00A01F8D" w:rsidRPr="00F33323" w:rsidRDefault="00A01F8D" w:rsidP="00A01F8D">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 This field should be displayed on when “Yes” is selected for “</w:t>
            </w:r>
            <w:r w:rsidR="00E27F39" w:rsidRPr="00F33323">
              <w:t>Has Teva previously appointed the Candidate to fill this role?”</w:t>
            </w:r>
          </w:p>
          <w:p w14:paraId="66014C8D" w14:textId="77777777" w:rsidR="00752584" w:rsidRPr="00F33323" w:rsidRDefault="00752584" w:rsidP="00A01F8D">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5AE2B69B" w14:textId="77777777" w:rsidR="00A01F8D" w:rsidRPr="00BA4607" w:rsidRDefault="00A01F8D" w:rsidP="00A01F8D">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New </w:t>
            </w:r>
          </w:p>
        </w:tc>
      </w:tr>
      <w:tr w:rsidR="00670A3E" w14:paraId="51E8CFFC" w14:textId="77777777" w:rsidTr="00592B3E">
        <w:trPr>
          <w:trHeight w:val="436"/>
        </w:trPr>
        <w:tc>
          <w:tcPr>
            <w:cnfStyle w:val="001000000000" w:firstRow="0" w:lastRow="0" w:firstColumn="1" w:lastColumn="0" w:oddVBand="0" w:evenVBand="0" w:oddHBand="0" w:evenHBand="0" w:firstRowFirstColumn="0" w:firstRowLastColumn="0" w:lastRowFirstColumn="0" w:lastRowLastColumn="0"/>
            <w:tcW w:w="1334" w:type="dxa"/>
          </w:tcPr>
          <w:p w14:paraId="5A001C67" w14:textId="77777777" w:rsidR="00670A3E" w:rsidRPr="00D07AFF" w:rsidRDefault="00670A3E" w:rsidP="00670A3E">
            <w:pPr>
              <w:rPr>
                <w:b w:val="0"/>
                <w:color w:val="FF0000"/>
              </w:rPr>
            </w:pPr>
            <w:r w:rsidRPr="004D113A">
              <w:rPr>
                <w:b w:val="0"/>
                <w:color w:val="000000" w:themeColor="text1"/>
              </w:rPr>
              <w:t xml:space="preserve">Data Capture </w:t>
            </w:r>
          </w:p>
        </w:tc>
        <w:tc>
          <w:tcPr>
            <w:tcW w:w="1917" w:type="dxa"/>
          </w:tcPr>
          <w:p w14:paraId="514E9447" w14:textId="77777777" w:rsidR="00670A3E" w:rsidRPr="00046496" w:rsidRDefault="00670A3E" w:rsidP="00670A3E">
            <w:pPr>
              <w:cnfStyle w:val="000000000000" w:firstRow="0" w:lastRow="0" w:firstColumn="0" w:lastColumn="0" w:oddVBand="0" w:evenVBand="0" w:oddHBand="0" w:evenHBand="0" w:firstRowFirstColumn="0" w:firstRowLastColumn="0" w:lastRowFirstColumn="0" w:lastRowLastColumn="0"/>
              <w:rPr>
                <w:color w:val="000000" w:themeColor="text1"/>
              </w:rPr>
            </w:pPr>
            <w:r w:rsidRPr="008A5707">
              <w:rPr>
                <w:color w:val="000000" w:themeColor="text1"/>
              </w:rPr>
              <w:t>What is the expected fee arrangement?</w:t>
            </w:r>
          </w:p>
        </w:tc>
        <w:tc>
          <w:tcPr>
            <w:tcW w:w="1917" w:type="dxa"/>
          </w:tcPr>
          <w:p w14:paraId="4E9B411B" w14:textId="77777777" w:rsidR="00670A3E" w:rsidRPr="00FB12CA" w:rsidRDefault="00670A3E" w:rsidP="00670A3E">
            <w:pPr>
              <w:cnfStyle w:val="000000000000" w:firstRow="0" w:lastRow="0" w:firstColumn="0" w:lastColumn="0" w:oddVBand="0" w:evenVBand="0" w:oddHBand="0" w:evenHBand="0" w:firstRowFirstColumn="0" w:firstRowLastColumn="0" w:lastRowFirstColumn="0" w:lastRowLastColumn="0"/>
              <w:rPr>
                <w:color w:val="000000" w:themeColor="text1"/>
              </w:rPr>
            </w:pPr>
            <w:r w:rsidRPr="00FB12CA">
              <w:rPr>
                <w:color w:val="000000" w:themeColor="text1"/>
              </w:rPr>
              <w:t xml:space="preserve">Add new field - </w:t>
            </w:r>
            <w:r w:rsidR="00FB12CA" w:rsidRPr="00FB12CA">
              <w:rPr>
                <w:color w:val="000000" w:themeColor="text1"/>
              </w:rPr>
              <w:t xml:space="preserve"> What is the expected fee arrangement?</w:t>
            </w:r>
          </w:p>
        </w:tc>
        <w:tc>
          <w:tcPr>
            <w:tcW w:w="2726" w:type="dxa"/>
          </w:tcPr>
          <w:p w14:paraId="351D966E" w14:textId="77777777" w:rsidR="00670A3E" w:rsidRPr="00F33323" w:rsidRDefault="00670A3E"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Control: Drop-down </w:t>
            </w:r>
          </w:p>
          <w:p w14:paraId="4B20C9D6" w14:textId="77777777" w:rsidR="00670A3E" w:rsidRPr="00F33323" w:rsidRDefault="00670A3E"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List Values: Hourly, Not to Exceed, Total Contract Fee of, Other </w:t>
            </w:r>
          </w:p>
          <w:p w14:paraId="43EBE258" w14:textId="77777777" w:rsidR="00670A3E" w:rsidRPr="00F33323" w:rsidRDefault="00670A3E"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Required: Yes</w:t>
            </w:r>
          </w:p>
          <w:p w14:paraId="4B572E5F" w14:textId="478872BF" w:rsidR="001664BC" w:rsidRPr="00F33323" w:rsidRDefault="001664BC"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076" w:author="Michael Petite" w:date="2017-02-23T18:22:00Z">
              <w:r w:rsidR="000E327D" w:rsidRPr="00F33323" w:rsidDel="000A3B82">
                <w:delText>None</w:delText>
              </w:r>
            </w:del>
            <w:ins w:id="3077" w:author="Michael Petite" w:date="2017-02-23T18:22:00Z">
              <w:r w:rsidR="000A3B82">
                <w:t>a non-blank option must be selected</w:t>
              </w:r>
            </w:ins>
          </w:p>
        </w:tc>
        <w:tc>
          <w:tcPr>
            <w:tcW w:w="1456" w:type="dxa"/>
          </w:tcPr>
          <w:p w14:paraId="6A9ADBA2" w14:textId="77777777" w:rsidR="00670A3E" w:rsidRPr="00D07AFF" w:rsidRDefault="00670A3E" w:rsidP="00670A3E">
            <w:pPr>
              <w:cnfStyle w:val="000000000000" w:firstRow="0" w:lastRow="0" w:firstColumn="0" w:lastColumn="0" w:oddVBand="0" w:evenVBand="0" w:oddHBand="0" w:evenHBand="0" w:firstRowFirstColumn="0" w:firstRowLastColumn="0" w:lastRowFirstColumn="0" w:lastRowLastColumn="0"/>
              <w:rPr>
                <w:color w:val="FF0000"/>
              </w:rPr>
            </w:pPr>
            <w:r w:rsidRPr="00BA4607">
              <w:rPr>
                <w:color w:val="000000" w:themeColor="text1"/>
              </w:rPr>
              <w:t xml:space="preserve">New </w:t>
            </w:r>
          </w:p>
        </w:tc>
      </w:tr>
      <w:tr w:rsidR="008A63FE" w14:paraId="564CFFDB" w14:textId="77777777" w:rsidTr="00592B3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4" w:type="dxa"/>
          </w:tcPr>
          <w:p w14:paraId="6567BEDA" w14:textId="7B79A769" w:rsidR="008A63FE" w:rsidRPr="004D113A" w:rsidRDefault="008A63FE" w:rsidP="00670A3E">
            <w:pPr>
              <w:rPr>
                <w:b w:val="0"/>
                <w:color w:val="000000" w:themeColor="text1"/>
              </w:rPr>
            </w:pPr>
            <w:r>
              <w:rPr>
                <w:b w:val="0"/>
                <w:color w:val="000000" w:themeColor="text1"/>
              </w:rPr>
              <w:t>Data Capture</w:t>
            </w:r>
          </w:p>
        </w:tc>
        <w:tc>
          <w:tcPr>
            <w:tcW w:w="1917" w:type="dxa"/>
          </w:tcPr>
          <w:p w14:paraId="5811A974" w14:textId="0004C543" w:rsidR="008A63FE" w:rsidRPr="008A5707" w:rsidRDefault="008A63FE" w:rsidP="00670A3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Please Explain</w:t>
            </w:r>
          </w:p>
        </w:tc>
        <w:tc>
          <w:tcPr>
            <w:tcW w:w="1917" w:type="dxa"/>
          </w:tcPr>
          <w:p w14:paraId="389EB570" w14:textId="036BCF8F" w:rsidR="008A63FE" w:rsidRPr="00FB12CA" w:rsidRDefault="008A63FE" w:rsidP="00670A3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Please Explain</w:t>
            </w:r>
          </w:p>
        </w:tc>
        <w:tc>
          <w:tcPr>
            <w:tcW w:w="2726" w:type="dxa"/>
          </w:tcPr>
          <w:p w14:paraId="793E50A2" w14:textId="77777777" w:rsidR="008A63FE" w:rsidRDefault="008A63FE" w:rsidP="00670A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Field Control: Free Text Box</w:t>
            </w:r>
          </w:p>
          <w:p w14:paraId="0FB0BCA1" w14:textId="77777777" w:rsidR="008A63FE" w:rsidRDefault="008A63FE" w:rsidP="00670A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Required: Yes</w:t>
            </w:r>
          </w:p>
          <w:p w14:paraId="3BA34B8D" w14:textId="6C553E18" w:rsidR="008A63FE" w:rsidRPr="00F33323" w:rsidRDefault="008A63FE" w:rsidP="00670A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Validation:</w:t>
            </w:r>
            <w:r w:rsidR="00736E08">
              <w:t xml:space="preserve"> This field will only appear if “Other” is the value selected for </w:t>
            </w:r>
            <w:r w:rsidR="00736E08">
              <w:lastRenderedPageBreak/>
              <w:t>“What is the expected fee arrangement?”</w:t>
            </w:r>
          </w:p>
        </w:tc>
        <w:tc>
          <w:tcPr>
            <w:tcW w:w="1456" w:type="dxa"/>
          </w:tcPr>
          <w:p w14:paraId="02962D1A" w14:textId="58548677" w:rsidR="008A63FE" w:rsidRPr="00BA4607" w:rsidRDefault="00736E08" w:rsidP="00670A3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lastRenderedPageBreak/>
              <w:t>New</w:t>
            </w:r>
          </w:p>
        </w:tc>
      </w:tr>
      <w:tr w:rsidR="00670A3E" w14:paraId="4D8E7D9B" w14:textId="77777777" w:rsidTr="00592B3E">
        <w:trPr>
          <w:trHeight w:val="436"/>
        </w:trPr>
        <w:tc>
          <w:tcPr>
            <w:cnfStyle w:val="001000000000" w:firstRow="0" w:lastRow="0" w:firstColumn="1" w:lastColumn="0" w:oddVBand="0" w:evenVBand="0" w:oddHBand="0" w:evenHBand="0" w:firstRowFirstColumn="0" w:firstRowLastColumn="0" w:lastRowFirstColumn="0" w:lastRowLastColumn="0"/>
            <w:tcW w:w="1334" w:type="dxa"/>
          </w:tcPr>
          <w:p w14:paraId="6B7FD33B" w14:textId="77777777" w:rsidR="00670A3E" w:rsidRPr="00D07AFF" w:rsidRDefault="00670A3E" w:rsidP="00670A3E">
            <w:pPr>
              <w:rPr>
                <w:b w:val="0"/>
                <w:color w:val="FF0000"/>
              </w:rPr>
            </w:pPr>
            <w:r w:rsidRPr="004D113A">
              <w:rPr>
                <w:b w:val="0"/>
                <w:color w:val="000000" w:themeColor="text1"/>
              </w:rPr>
              <w:t xml:space="preserve">Data Capture </w:t>
            </w:r>
          </w:p>
        </w:tc>
        <w:tc>
          <w:tcPr>
            <w:tcW w:w="1917" w:type="dxa"/>
          </w:tcPr>
          <w:p w14:paraId="21D772B9" w14:textId="77777777" w:rsidR="00670A3E" w:rsidRPr="008A5707" w:rsidRDefault="00670A3E" w:rsidP="00670A3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Commissions </w:t>
            </w:r>
          </w:p>
        </w:tc>
        <w:tc>
          <w:tcPr>
            <w:tcW w:w="1917" w:type="dxa"/>
          </w:tcPr>
          <w:p w14:paraId="6158F973" w14:textId="081EDAE1" w:rsidR="00670A3E" w:rsidRPr="00FB12CA" w:rsidRDefault="00FB12CA" w:rsidP="00670A3E">
            <w:pPr>
              <w:cnfStyle w:val="000000000000" w:firstRow="0" w:lastRow="0" w:firstColumn="0" w:lastColumn="0" w:oddVBand="0" w:evenVBand="0" w:oddHBand="0" w:evenHBand="0" w:firstRowFirstColumn="0" w:firstRowLastColumn="0" w:lastRowFirstColumn="0" w:lastRowLastColumn="0"/>
              <w:rPr>
                <w:color w:val="000000" w:themeColor="text1"/>
              </w:rPr>
            </w:pPr>
            <w:r w:rsidRPr="00FB12CA">
              <w:rPr>
                <w:color w:val="000000" w:themeColor="text1"/>
              </w:rPr>
              <w:t xml:space="preserve">Add new field -   </w:t>
            </w:r>
            <w:commentRangeStart w:id="3078"/>
            <w:commentRangeStart w:id="3079"/>
            <w:del w:id="3080" w:author="Michael Petite" w:date="2017-02-22T17:39:00Z">
              <w:r w:rsidRPr="00FB12CA" w:rsidDel="00F45102">
                <w:rPr>
                  <w:color w:val="000000" w:themeColor="text1"/>
                </w:rPr>
                <w:delText>Advance</w:delText>
              </w:r>
              <w:commentRangeEnd w:id="3078"/>
              <w:r w:rsidR="00214C7F" w:rsidDel="00F45102">
                <w:rPr>
                  <w:rStyle w:val="CommentReference"/>
                  <w:rFonts w:ascii="Calibri" w:eastAsia="Calibri" w:hAnsi="Calibri" w:cs="Times New Roman"/>
                </w:rPr>
                <w:commentReference w:id="3078"/>
              </w:r>
              <w:commentRangeEnd w:id="3079"/>
              <w:r w:rsidR="00F45102" w:rsidDel="00F45102">
                <w:rPr>
                  <w:rStyle w:val="CommentReference"/>
                  <w:rFonts w:ascii="Calibri" w:eastAsia="Calibri" w:hAnsi="Calibri" w:cs="Times New Roman"/>
                </w:rPr>
                <w:commentReference w:id="3079"/>
              </w:r>
              <w:r w:rsidRPr="00FB12CA" w:rsidDel="00F45102">
                <w:rPr>
                  <w:color w:val="000000" w:themeColor="text1"/>
                </w:rPr>
                <w:delText xml:space="preserve"> Payments </w:delText>
              </w:r>
            </w:del>
            <w:r w:rsidRPr="00FB12CA">
              <w:rPr>
                <w:color w:val="000000" w:themeColor="text1"/>
              </w:rPr>
              <w:t>Commissions</w:t>
            </w:r>
          </w:p>
        </w:tc>
        <w:tc>
          <w:tcPr>
            <w:tcW w:w="2726" w:type="dxa"/>
          </w:tcPr>
          <w:p w14:paraId="2D668D3E" w14:textId="77777777" w:rsidR="00670A3E" w:rsidRPr="00F33323" w:rsidRDefault="00670A3E"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Field Control: Yes/No Radio button</w:t>
            </w:r>
          </w:p>
          <w:p w14:paraId="52453C8B" w14:textId="77777777" w:rsidR="001664BC" w:rsidRPr="00F33323" w:rsidRDefault="00670A3E"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Required: Yes</w:t>
            </w:r>
          </w:p>
          <w:p w14:paraId="4530831A" w14:textId="51461565" w:rsidR="00670A3E" w:rsidRPr="00F33323" w:rsidRDefault="001664BC" w:rsidP="00670A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081" w:author="Michael Petite" w:date="2017-02-23T18:22:00Z">
              <w:r w:rsidR="000E327D" w:rsidRPr="00F33323" w:rsidDel="000A3B82">
                <w:delText>None</w:delText>
              </w:r>
            </w:del>
            <w:ins w:id="3082" w:author="Michael Petite" w:date="2017-02-23T18:22:00Z">
              <w:r w:rsidR="000A3B82">
                <w:t>Yes or No must be selected</w:t>
              </w:r>
            </w:ins>
          </w:p>
        </w:tc>
        <w:tc>
          <w:tcPr>
            <w:tcW w:w="1456" w:type="dxa"/>
          </w:tcPr>
          <w:p w14:paraId="712257C8" w14:textId="77777777" w:rsidR="00670A3E" w:rsidRPr="00D07AFF" w:rsidRDefault="00670A3E" w:rsidP="00670A3E">
            <w:pPr>
              <w:cnfStyle w:val="000000000000" w:firstRow="0" w:lastRow="0" w:firstColumn="0" w:lastColumn="0" w:oddVBand="0" w:evenVBand="0" w:oddHBand="0" w:evenHBand="0" w:firstRowFirstColumn="0" w:firstRowLastColumn="0" w:lastRowFirstColumn="0" w:lastRowLastColumn="0"/>
              <w:rPr>
                <w:color w:val="FF0000"/>
              </w:rPr>
            </w:pPr>
            <w:r w:rsidRPr="00BA4607">
              <w:rPr>
                <w:color w:val="000000" w:themeColor="text1"/>
              </w:rPr>
              <w:t xml:space="preserve">New </w:t>
            </w:r>
          </w:p>
        </w:tc>
      </w:tr>
      <w:tr w:rsidR="00E27F39" w14:paraId="10090CB6" w14:textId="77777777" w:rsidTr="00592B3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4" w:type="dxa"/>
          </w:tcPr>
          <w:p w14:paraId="6E757727" w14:textId="77777777" w:rsidR="00E27F39" w:rsidRPr="004D113A" w:rsidRDefault="00E27F39" w:rsidP="00E27F39">
            <w:pPr>
              <w:rPr>
                <w:b w:val="0"/>
                <w:color w:val="000000" w:themeColor="text1"/>
              </w:rPr>
            </w:pPr>
            <w:r>
              <w:rPr>
                <w:b w:val="0"/>
                <w:color w:val="000000" w:themeColor="text1"/>
              </w:rPr>
              <w:t xml:space="preserve">Data Capture </w:t>
            </w:r>
          </w:p>
        </w:tc>
        <w:tc>
          <w:tcPr>
            <w:tcW w:w="1917" w:type="dxa"/>
          </w:tcPr>
          <w:p w14:paraId="2B68F6D3" w14:textId="77777777" w:rsidR="00E27F39" w:rsidRDefault="00E27F39"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Please Explain </w:t>
            </w:r>
          </w:p>
        </w:tc>
        <w:tc>
          <w:tcPr>
            <w:tcW w:w="1917" w:type="dxa"/>
          </w:tcPr>
          <w:p w14:paraId="74D1C69B" w14:textId="77777777" w:rsidR="00E27F39" w:rsidRPr="00FB12CA" w:rsidRDefault="00E27F39"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Display field “Please Explain” </w:t>
            </w:r>
          </w:p>
        </w:tc>
        <w:tc>
          <w:tcPr>
            <w:tcW w:w="2726" w:type="dxa"/>
          </w:tcPr>
          <w:p w14:paraId="2EBD0CDD"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Control: Free text box </w:t>
            </w:r>
          </w:p>
          <w:p w14:paraId="25A34B22" w14:textId="77777777" w:rsidR="00AF4888" w:rsidRPr="00F33323" w:rsidRDefault="00AF4888"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048630D2"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Alphanumeric </w:t>
            </w:r>
          </w:p>
          <w:p w14:paraId="2B0B971F"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Position: Below “Commissions”</w:t>
            </w:r>
          </w:p>
          <w:p w14:paraId="76B147E4"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 This field should be displayed on when “Yes” is selected for “Commissions”</w:t>
            </w:r>
          </w:p>
          <w:p w14:paraId="0A1FE88C" w14:textId="77777777" w:rsidR="00752584" w:rsidRPr="00F33323" w:rsidRDefault="00752584"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0528F9F0" w14:textId="77777777" w:rsidR="00E27F39" w:rsidRPr="00BA4607" w:rsidRDefault="00E27F39"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New </w:t>
            </w:r>
          </w:p>
        </w:tc>
      </w:tr>
      <w:tr w:rsidR="00E27F39" w14:paraId="3ACA0390" w14:textId="77777777" w:rsidTr="00592B3E">
        <w:trPr>
          <w:trHeight w:val="436"/>
        </w:trPr>
        <w:tc>
          <w:tcPr>
            <w:cnfStyle w:val="001000000000" w:firstRow="0" w:lastRow="0" w:firstColumn="1" w:lastColumn="0" w:oddVBand="0" w:evenVBand="0" w:oddHBand="0" w:evenHBand="0" w:firstRowFirstColumn="0" w:firstRowLastColumn="0" w:lastRowFirstColumn="0" w:lastRowLastColumn="0"/>
            <w:tcW w:w="1334" w:type="dxa"/>
          </w:tcPr>
          <w:p w14:paraId="46394F26" w14:textId="77777777" w:rsidR="00E27F39" w:rsidRDefault="00E27F39" w:rsidP="00E27F39">
            <w:pPr>
              <w:rPr>
                <w:b w:val="0"/>
                <w:color w:val="000000" w:themeColor="text1"/>
              </w:rPr>
            </w:pPr>
            <w:r w:rsidRPr="000B367D">
              <w:rPr>
                <w:b w:val="0"/>
                <w:color w:val="000000" w:themeColor="text1"/>
              </w:rPr>
              <w:t xml:space="preserve">Data Capture </w:t>
            </w:r>
          </w:p>
        </w:tc>
        <w:tc>
          <w:tcPr>
            <w:tcW w:w="1917" w:type="dxa"/>
          </w:tcPr>
          <w:p w14:paraId="1F9E4504" w14:textId="77777777" w:rsidR="00E27F39" w:rsidRDefault="00752584" w:rsidP="00E27F3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Will there be success payments or bonuses as part of this arrangement?</w:t>
            </w:r>
            <w:r w:rsidR="00815097">
              <w:rPr>
                <w:rStyle w:val="CommentReference"/>
                <w:rFonts w:ascii="Calibri" w:eastAsia="Calibri" w:hAnsi="Calibri" w:cs="Times New Roman"/>
              </w:rPr>
              <w:commentReference w:id="3083"/>
            </w:r>
          </w:p>
        </w:tc>
        <w:tc>
          <w:tcPr>
            <w:tcW w:w="1917" w:type="dxa"/>
          </w:tcPr>
          <w:p w14:paraId="15CA66A0" w14:textId="77777777" w:rsidR="00E27F39" w:rsidRDefault="00E27F39" w:rsidP="00E27F39">
            <w:pPr>
              <w:cnfStyle w:val="000000000000" w:firstRow="0" w:lastRow="0" w:firstColumn="0" w:lastColumn="0" w:oddVBand="0" w:evenVBand="0" w:oddHBand="0" w:evenHBand="0" w:firstRowFirstColumn="0" w:firstRowLastColumn="0" w:lastRowFirstColumn="0" w:lastRowLastColumn="0"/>
              <w:rPr>
                <w:color w:val="000000" w:themeColor="text1"/>
              </w:rPr>
            </w:pPr>
            <w:r w:rsidRPr="00FB12CA">
              <w:rPr>
                <w:color w:val="000000" w:themeColor="text1"/>
              </w:rPr>
              <w:t xml:space="preserve">Add new field -  </w:t>
            </w:r>
            <w:r w:rsidR="00752584">
              <w:rPr>
                <w:color w:val="000000" w:themeColor="text1"/>
              </w:rPr>
              <w:t>Will there be success payments or bonuses as part of this arrangement?</w:t>
            </w:r>
          </w:p>
        </w:tc>
        <w:tc>
          <w:tcPr>
            <w:tcW w:w="2726" w:type="dxa"/>
          </w:tcPr>
          <w:p w14:paraId="10CFB622" w14:textId="77777777"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Control: Yes/No Radio button  </w:t>
            </w:r>
          </w:p>
          <w:p w14:paraId="0B8AFE10" w14:textId="77777777"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Required: Yes</w:t>
            </w:r>
          </w:p>
          <w:p w14:paraId="6E4158C4" w14:textId="5E8C1125"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084" w:author="Michael Petite" w:date="2017-02-23T18:23:00Z">
              <w:r w:rsidR="000E327D" w:rsidRPr="00F33323" w:rsidDel="000A3B82">
                <w:delText>None</w:delText>
              </w:r>
            </w:del>
            <w:ins w:id="3085" w:author="Michael Petite" w:date="2017-02-23T18:23:00Z">
              <w:r w:rsidR="000A3B82">
                <w:t>Yes or No must be selected</w:t>
              </w:r>
            </w:ins>
          </w:p>
        </w:tc>
        <w:tc>
          <w:tcPr>
            <w:tcW w:w="1456" w:type="dxa"/>
          </w:tcPr>
          <w:p w14:paraId="5BF756CE" w14:textId="77777777" w:rsidR="00E27F39" w:rsidRDefault="00E27F39" w:rsidP="00E27F39">
            <w:pPr>
              <w:cnfStyle w:val="000000000000" w:firstRow="0" w:lastRow="0" w:firstColumn="0" w:lastColumn="0" w:oddVBand="0" w:evenVBand="0" w:oddHBand="0" w:evenHBand="0" w:firstRowFirstColumn="0" w:firstRowLastColumn="0" w:lastRowFirstColumn="0" w:lastRowLastColumn="0"/>
              <w:rPr>
                <w:color w:val="000000" w:themeColor="text1"/>
              </w:rPr>
            </w:pPr>
            <w:r w:rsidRPr="00BA4607">
              <w:rPr>
                <w:color w:val="000000" w:themeColor="text1"/>
              </w:rPr>
              <w:t xml:space="preserve">New </w:t>
            </w:r>
          </w:p>
        </w:tc>
      </w:tr>
      <w:tr w:rsidR="00E27F39" w14:paraId="4E3BF0E5" w14:textId="77777777" w:rsidTr="00592B3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4" w:type="dxa"/>
          </w:tcPr>
          <w:p w14:paraId="72F78646" w14:textId="77777777" w:rsidR="00E27F39" w:rsidRDefault="00E27F39" w:rsidP="00E27F39">
            <w:pPr>
              <w:rPr>
                <w:b w:val="0"/>
                <w:color w:val="000000" w:themeColor="text1"/>
              </w:rPr>
            </w:pPr>
            <w:r>
              <w:rPr>
                <w:b w:val="0"/>
                <w:color w:val="000000" w:themeColor="text1"/>
              </w:rPr>
              <w:t xml:space="preserve">Data Capture </w:t>
            </w:r>
          </w:p>
        </w:tc>
        <w:tc>
          <w:tcPr>
            <w:tcW w:w="1917" w:type="dxa"/>
          </w:tcPr>
          <w:p w14:paraId="1CE718E7" w14:textId="77777777" w:rsidR="00E27F39" w:rsidRDefault="00E27F39"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Please Explain </w:t>
            </w:r>
          </w:p>
        </w:tc>
        <w:tc>
          <w:tcPr>
            <w:tcW w:w="1917" w:type="dxa"/>
          </w:tcPr>
          <w:p w14:paraId="68B317ED" w14:textId="77777777" w:rsidR="00E27F39" w:rsidRDefault="00E27F39"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Display field “Please Explain” </w:t>
            </w:r>
          </w:p>
        </w:tc>
        <w:tc>
          <w:tcPr>
            <w:tcW w:w="2726" w:type="dxa"/>
          </w:tcPr>
          <w:p w14:paraId="39A9E046"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Control: Free text box </w:t>
            </w:r>
          </w:p>
          <w:p w14:paraId="450DBCF7" w14:textId="77777777" w:rsidR="00AF4888" w:rsidRPr="00F33323" w:rsidRDefault="00AF4888" w:rsidP="00AF4888">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3B1719E9"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Alphanumeric </w:t>
            </w:r>
          </w:p>
          <w:p w14:paraId="0049D2BF"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Position: Below “Success payments/bonuses”</w:t>
            </w:r>
          </w:p>
          <w:p w14:paraId="2B26875C"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 This field should be displayed on when “Yes” is selected for “Success payments/bonuses”</w:t>
            </w:r>
          </w:p>
          <w:p w14:paraId="0023A114" w14:textId="77777777" w:rsidR="00752584" w:rsidRPr="00F33323" w:rsidRDefault="00752584"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length:</w:t>
            </w:r>
          </w:p>
        </w:tc>
        <w:tc>
          <w:tcPr>
            <w:tcW w:w="1456" w:type="dxa"/>
            <w:vAlign w:val="center"/>
          </w:tcPr>
          <w:p w14:paraId="71E73728" w14:textId="77777777" w:rsidR="00E27F39" w:rsidRDefault="00E27F39"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New </w:t>
            </w:r>
          </w:p>
        </w:tc>
      </w:tr>
      <w:tr w:rsidR="00E27F39" w14:paraId="357345E6" w14:textId="77777777" w:rsidTr="00592B3E">
        <w:trPr>
          <w:trHeight w:val="436"/>
        </w:trPr>
        <w:tc>
          <w:tcPr>
            <w:cnfStyle w:val="001000000000" w:firstRow="0" w:lastRow="0" w:firstColumn="1" w:lastColumn="0" w:oddVBand="0" w:evenVBand="0" w:oddHBand="0" w:evenHBand="0" w:firstRowFirstColumn="0" w:firstRowLastColumn="0" w:lastRowFirstColumn="0" w:lastRowLastColumn="0"/>
            <w:tcW w:w="1334" w:type="dxa"/>
          </w:tcPr>
          <w:p w14:paraId="6C9550B0" w14:textId="77777777" w:rsidR="00E27F39" w:rsidRPr="00D07AFF" w:rsidRDefault="00E27F39" w:rsidP="00E27F39">
            <w:pPr>
              <w:rPr>
                <w:b w:val="0"/>
                <w:color w:val="FF0000"/>
              </w:rPr>
            </w:pPr>
            <w:r w:rsidRPr="000B367D">
              <w:rPr>
                <w:b w:val="0"/>
                <w:color w:val="000000" w:themeColor="text1"/>
              </w:rPr>
              <w:t xml:space="preserve">Data Capture </w:t>
            </w:r>
          </w:p>
        </w:tc>
        <w:tc>
          <w:tcPr>
            <w:tcW w:w="1917" w:type="dxa"/>
          </w:tcPr>
          <w:p w14:paraId="3745656D" w14:textId="77777777" w:rsidR="00E27F39" w:rsidRDefault="00752584" w:rsidP="00E27F3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Will there be </w:t>
            </w:r>
            <w:commentRangeStart w:id="3086"/>
            <w:r w:rsidR="00E27F39">
              <w:rPr>
                <w:color w:val="000000" w:themeColor="text1"/>
              </w:rPr>
              <w:t>Advance Payments</w:t>
            </w:r>
            <w:commentRangeEnd w:id="3086"/>
            <w:r w:rsidR="00811F2E">
              <w:rPr>
                <w:rStyle w:val="CommentReference"/>
                <w:rFonts w:ascii="Calibri" w:eastAsia="Calibri" w:hAnsi="Calibri" w:cs="Times New Roman"/>
              </w:rPr>
              <w:commentReference w:id="3086"/>
            </w:r>
            <w:r>
              <w:rPr>
                <w:color w:val="000000" w:themeColor="text1"/>
              </w:rPr>
              <w:t xml:space="preserve"> as part of this arrangement?</w:t>
            </w:r>
          </w:p>
        </w:tc>
        <w:tc>
          <w:tcPr>
            <w:tcW w:w="1917" w:type="dxa"/>
          </w:tcPr>
          <w:p w14:paraId="7C50D93D" w14:textId="77777777" w:rsidR="00E27F39" w:rsidRPr="00FB12CA" w:rsidRDefault="00E27F39" w:rsidP="00E27F39">
            <w:pPr>
              <w:cnfStyle w:val="000000000000" w:firstRow="0" w:lastRow="0" w:firstColumn="0" w:lastColumn="0" w:oddVBand="0" w:evenVBand="0" w:oddHBand="0" w:evenHBand="0" w:firstRowFirstColumn="0" w:firstRowLastColumn="0" w:lastRowFirstColumn="0" w:lastRowLastColumn="0"/>
              <w:rPr>
                <w:color w:val="000000" w:themeColor="text1"/>
              </w:rPr>
            </w:pPr>
            <w:r w:rsidRPr="00FB12CA">
              <w:rPr>
                <w:color w:val="000000" w:themeColor="text1"/>
              </w:rPr>
              <w:t xml:space="preserve">Add new field -  </w:t>
            </w:r>
            <w:r w:rsidR="00752584">
              <w:rPr>
                <w:color w:val="000000" w:themeColor="text1"/>
              </w:rPr>
              <w:t xml:space="preserve"> Will there be Advance Payments as part of this arrangement?</w:t>
            </w:r>
          </w:p>
        </w:tc>
        <w:tc>
          <w:tcPr>
            <w:tcW w:w="2726" w:type="dxa"/>
          </w:tcPr>
          <w:p w14:paraId="44AB06C6" w14:textId="77777777"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Control: Yes/No Radio button  </w:t>
            </w:r>
          </w:p>
          <w:p w14:paraId="702FBF74" w14:textId="77777777"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Required: Yes</w:t>
            </w:r>
          </w:p>
          <w:p w14:paraId="72D0CA10" w14:textId="7263FF90"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087" w:author="Michael Petite" w:date="2017-02-23T18:23:00Z">
              <w:r w:rsidR="000E327D" w:rsidRPr="00F33323" w:rsidDel="000A3B82">
                <w:delText>None</w:delText>
              </w:r>
            </w:del>
            <w:ins w:id="3088" w:author="Michael Petite" w:date="2017-02-23T18:23:00Z">
              <w:r w:rsidR="000A3B82">
                <w:t>Yes or no must be selected</w:t>
              </w:r>
            </w:ins>
          </w:p>
        </w:tc>
        <w:tc>
          <w:tcPr>
            <w:tcW w:w="1456" w:type="dxa"/>
          </w:tcPr>
          <w:p w14:paraId="4EE4AAA4" w14:textId="77777777" w:rsidR="00E27F39" w:rsidRPr="00D07AFF" w:rsidRDefault="00E27F39" w:rsidP="00E27F39">
            <w:pPr>
              <w:cnfStyle w:val="000000000000" w:firstRow="0" w:lastRow="0" w:firstColumn="0" w:lastColumn="0" w:oddVBand="0" w:evenVBand="0" w:oddHBand="0" w:evenHBand="0" w:firstRowFirstColumn="0" w:firstRowLastColumn="0" w:lastRowFirstColumn="0" w:lastRowLastColumn="0"/>
              <w:rPr>
                <w:color w:val="FF0000"/>
              </w:rPr>
            </w:pPr>
            <w:r w:rsidRPr="00BA4607">
              <w:rPr>
                <w:color w:val="000000" w:themeColor="text1"/>
              </w:rPr>
              <w:t xml:space="preserve">New </w:t>
            </w:r>
          </w:p>
        </w:tc>
      </w:tr>
      <w:tr w:rsidR="00E27F39" w14:paraId="00BB3A00" w14:textId="77777777" w:rsidTr="00592B3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4" w:type="dxa"/>
          </w:tcPr>
          <w:p w14:paraId="224D46BF" w14:textId="77777777" w:rsidR="00E27F39" w:rsidRDefault="00E27F39" w:rsidP="00E27F39">
            <w:pPr>
              <w:rPr>
                <w:b w:val="0"/>
                <w:color w:val="000000" w:themeColor="text1"/>
              </w:rPr>
            </w:pPr>
            <w:r>
              <w:rPr>
                <w:b w:val="0"/>
                <w:color w:val="000000" w:themeColor="text1"/>
              </w:rPr>
              <w:t xml:space="preserve">Data Capture </w:t>
            </w:r>
          </w:p>
        </w:tc>
        <w:tc>
          <w:tcPr>
            <w:tcW w:w="1917" w:type="dxa"/>
          </w:tcPr>
          <w:p w14:paraId="099FDE17" w14:textId="77777777" w:rsidR="00E27F39" w:rsidRDefault="00E27F39"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Please Explain </w:t>
            </w:r>
          </w:p>
        </w:tc>
        <w:tc>
          <w:tcPr>
            <w:tcW w:w="1917" w:type="dxa"/>
          </w:tcPr>
          <w:p w14:paraId="5517BD85" w14:textId="77777777" w:rsidR="00E27F39" w:rsidRPr="00FB12CA" w:rsidRDefault="00E27F39"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Display field “Please Explain” </w:t>
            </w:r>
          </w:p>
        </w:tc>
        <w:tc>
          <w:tcPr>
            <w:tcW w:w="2726" w:type="dxa"/>
          </w:tcPr>
          <w:p w14:paraId="0ACE74C1"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Control: Free text box </w:t>
            </w:r>
          </w:p>
          <w:p w14:paraId="2D61D6FF" w14:textId="77777777" w:rsidR="00AF4888" w:rsidRPr="00F33323" w:rsidRDefault="00AF4888" w:rsidP="00AF4888">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1D81C809"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lastRenderedPageBreak/>
              <w:t xml:space="preserve">Field Format: Alphanumeric </w:t>
            </w:r>
          </w:p>
          <w:p w14:paraId="16E3BB1E"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Position: Below “Advance Payments”</w:t>
            </w:r>
          </w:p>
          <w:p w14:paraId="398E2A11"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 This field should be displayed on when “Yes” is selected for “Advance Payments”</w:t>
            </w:r>
          </w:p>
          <w:p w14:paraId="1DF0A28C" w14:textId="77777777" w:rsidR="00752584" w:rsidRPr="00F33323" w:rsidRDefault="00752584"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33989C91" w14:textId="77777777" w:rsidR="00E27F39" w:rsidRPr="00BA4607" w:rsidRDefault="00E27F39"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lastRenderedPageBreak/>
              <w:t xml:space="preserve">New </w:t>
            </w:r>
          </w:p>
        </w:tc>
      </w:tr>
      <w:tr w:rsidR="00E27F39" w14:paraId="7136E897" w14:textId="77777777" w:rsidTr="00592B3E">
        <w:trPr>
          <w:trHeight w:val="436"/>
        </w:trPr>
        <w:tc>
          <w:tcPr>
            <w:cnfStyle w:val="001000000000" w:firstRow="0" w:lastRow="0" w:firstColumn="1" w:lastColumn="0" w:oddVBand="0" w:evenVBand="0" w:oddHBand="0" w:evenHBand="0" w:firstRowFirstColumn="0" w:firstRowLastColumn="0" w:lastRowFirstColumn="0" w:lastRowLastColumn="0"/>
            <w:tcW w:w="1334" w:type="dxa"/>
          </w:tcPr>
          <w:p w14:paraId="29ACC4E1" w14:textId="77777777" w:rsidR="00E27F39" w:rsidRPr="00D07AFF" w:rsidRDefault="00E27F39" w:rsidP="00E27F39">
            <w:pPr>
              <w:rPr>
                <w:b w:val="0"/>
                <w:color w:val="FF0000"/>
              </w:rPr>
            </w:pPr>
            <w:r w:rsidRPr="000B367D">
              <w:rPr>
                <w:b w:val="0"/>
                <w:color w:val="000000" w:themeColor="text1"/>
              </w:rPr>
              <w:t xml:space="preserve">Data Capture </w:t>
            </w:r>
          </w:p>
        </w:tc>
        <w:tc>
          <w:tcPr>
            <w:tcW w:w="1917" w:type="dxa"/>
          </w:tcPr>
          <w:p w14:paraId="6409AC07" w14:textId="77777777" w:rsidR="00E27F39" w:rsidRDefault="00752584" w:rsidP="00E27F3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 d</w:t>
            </w:r>
            <w:r w:rsidR="00E27F39" w:rsidRPr="008A5707">
              <w:rPr>
                <w:color w:val="000000" w:themeColor="text1"/>
              </w:rPr>
              <w:t>ocumentation of work performed required for payment?</w:t>
            </w:r>
          </w:p>
        </w:tc>
        <w:tc>
          <w:tcPr>
            <w:tcW w:w="1917" w:type="dxa"/>
          </w:tcPr>
          <w:p w14:paraId="6219680A" w14:textId="77777777" w:rsidR="00E27F39" w:rsidRPr="00FB12CA" w:rsidRDefault="00752584" w:rsidP="00E27F3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fields -  Is d</w:t>
            </w:r>
            <w:r w:rsidR="00E27F39" w:rsidRPr="00FB12CA">
              <w:rPr>
                <w:color w:val="000000" w:themeColor="text1"/>
              </w:rPr>
              <w:t>ocumentation of work performed required for payment?</w:t>
            </w:r>
          </w:p>
        </w:tc>
        <w:tc>
          <w:tcPr>
            <w:tcW w:w="2726" w:type="dxa"/>
          </w:tcPr>
          <w:p w14:paraId="03B9218D" w14:textId="77777777"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Field Control: Yes/No Radio button</w:t>
            </w:r>
          </w:p>
          <w:p w14:paraId="7048D07F" w14:textId="77777777"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347393C5" w14:textId="698B7070"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089" w:author="Michael Petite" w:date="2017-02-23T18:23:00Z">
              <w:r w:rsidR="000E327D" w:rsidRPr="00F33323" w:rsidDel="000A3B82">
                <w:delText>None</w:delText>
              </w:r>
            </w:del>
            <w:ins w:id="3090" w:author="Michael Petite" w:date="2017-02-23T18:23:00Z">
              <w:r w:rsidR="000A3B82">
                <w:t>Yes or no must be selected</w:t>
              </w:r>
            </w:ins>
          </w:p>
        </w:tc>
        <w:tc>
          <w:tcPr>
            <w:tcW w:w="1456" w:type="dxa"/>
          </w:tcPr>
          <w:p w14:paraId="50F8BB51" w14:textId="77777777" w:rsidR="00E27F39" w:rsidRPr="00D07AFF" w:rsidRDefault="00E27F39" w:rsidP="00E27F39">
            <w:pPr>
              <w:cnfStyle w:val="000000000000" w:firstRow="0" w:lastRow="0" w:firstColumn="0" w:lastColumn="0" w:oddVBand="0" w:evenVBand="0" w:oddHBand="0" w:evenHBand="0" w:firstRowFirstColumn="0" w:firstRowLastColumn="0" w:lastRowFirstColumn="0" w:lastRowLastColumn="0"/>
              <w:rPr>
                <w:color w:val="FF0000"/>
              </w:rPr>
            </w:pPr>
            <w:r w:rsidRPr="00BA4607">
              <w:rPr>
                <w:color w:val="000000" w:themeColor="text1"/>
              </w:rPr>
              <w:t xml:space="preserve">New </w:t>
            </w:r>
          </w:p>
        </w:tc>
      </w:tr>
      <w:tr w:rsidR="00E27F39" w14:paraId="3DEAC12F" w14:textId="77777777" w:rsidTr="00592B3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4" w:type="dxa"/>
          </w:tcPr>
          <w:p w14:paraId="6285E4B6" w14:textId="77777777" w:rsidR="00E27F39" w:rsidRDefault="00E27F39" w:rsidP="00E27F39">
            <w:pPr>
              <w:rPr>
                <w:b w:val="0"/>
                <w:color w:val="000000" w:themeColor="text1"/>
              </w:rPr>
            </w:pPr>
            <w:r>
              <w:rPr>
                <w:b w:val="0"/>
                <w:color w:val="000000" w:themeColor="text1"/>
              </w:rPr>
              <w:t xml:space="preserve">Data Capture </w:t>
            </w:r>
          </w:p>
        </w:tc>
        <w:tc>
          <w:tcPr>
            <w:tcW w:w="1917" w:type="dxa"/>
          </w:tcPr>
          <w:p w14:paraId="45A3FDB2" w14:textId="77777777" w:rsidR="00E27F39" w:rsidRPr="008A5707" w:rsidRDefault="00E27F39"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Please Explain </w:t>
            </w:r>
          </w:p>
        </w:tc>
        <w:tc>
          <w:tcPr>
            <w:tcW w:w="1917" w:type="dxa"/>
          </w:tcPr>
          <w:p w14:paraId="3F487EDD" w14:textId="77777777" w:rsidR="00E27F39" w:rsidRPr="00FB12CA" w:rsidRDefault="00E27F39"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Display field “Please Explain” </w:t>
            </w:r>
          </w:p>
        </w:tc>
        <w:tc>
          <w:tcPr>
            <w:tcW w:w="2726" w:type="dxa"/>
          </w:tcPr>
          <w:p w14:paraId="5B37BF06"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Control: Free text box </w:t>
            </w:r>
          </w:p>
          <w:p w14:paraId="04A821C0" w14:textId="0094C22B" w:rsidR="00AF4888" w:rsidRPr="00F33323" w:rsidRDefault="00AF4888" w:rsidP="00AF4888">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Required: Yes, if </w:t>
            </w:r>
            <w:del w:id="3091" w:author="Michael Petite" w:date="2017-02-22T17:40:00Z">
              <w:r w:rsidRPr="00F33323" w:rsidDel="00F45102">
                <w:delText xml:space="preserve">Yes </w:delText>
              </w:r>
            </w:del>
            <w:ins w:id="3092" w:author="Michael Petite" w:date="2017-02-22T17:40:00Z">
              <w:r w:rsidR="00F45102">
                <w:t>No</w:t>
              </w:r>
              <w:r w:rsidR="00F45102" w:rsidRPr="00F33323">
                <w:t xml:space="preserve"> </w:t>
              </w:r>
            </w:ins>
            <w:r w:rsidRPr="00F33323">
              <w:t>is selected for “Previous Field”, otherwise no</w:t>
            </w:r>
          </w:p>
          <w:p w14:paraId="41236AB0"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Alphanumeric </w:t>
            </w:r>
          </w:p>
          <w:p w14:paraId="06C0B4AA"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Position: Below “Documentation of work performed required for payment?”</w:t>
            </w:r>
          </w:p>
          <w:p w14:paraId="29DF7F41"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Validation: This field should be displayed on when “No” is </w:t>
            </w:r>
            <w:commentRangeStart w:id="3093"/>
            <w:commentRangeStart w:id="3094"/>
            <w:r w:rsidRPr="00F33323">
              <w:t>selected</w:t>
            </w:r>
            <w:commentRangeEnd w:id="3093"/>
            <w:r w:rsidR="000C5046">
              <w:rPr>
                <w:rStyle w:val="CommentReference"/>
                <w:rFonts w:ascii="Calibri" w:eastAsia="Calibri" w:hAnsi="Calibri" w:cs="Times New Roman"/>
              </w:rPr>
              <w:commentReference w:id="3093"/>
            </w:r>
            <w:commentRangeEnd w:id="3094"/>
            <w:r w:rsidR="00F45102">
              <w:rPr>
                <w:rStyle w:val="CommentReference"/>
                <w:rFonts w:ascii="Calibri" w:eastAsia="Calibri" w:hAnsi="Calibri" w:cs="Times New Roman"/>
              </w:rPr>
              <w:commentReference w:id="3094"/>
            </w:r>
            <w:r w:rsidRPr="00F33323">
              <w:t xml:space="preserve"> for “Documentation of work performed required for payment?”</w:t>
            </w:r>
          </w:p>
          <w:p w14:paraId="7E219B81" w14:textId="77777777" w:rsidR="00752584" w:rsidRPr="00F33323" w:rsidRDefault="00752584"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6A579B39" w14:textId="77777777" w:rsidR="00E27F39" w:rsidRPr="00BA4607" w:rsidRDefault="00E27F39"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New </w:t>
            </w:r>
          </w:p>
        </w:tc>
      </w:tr>
      <w:tr w:rsidR="00E27F39" w14:paraId="60417195" w14:textId="77777777" w:rsidTr="00592B3E">
        <w:trPr>
          <w:trHeight w:val="436"/>
        </w:trPr>
        <w:tc>
          <w:tcPr>
            <w:cnfStyle w:val="001000000000" w:firstRow="0" w:lastRow="0" w:firstColumn="1" w:lastColumn="0" w:oddVBand="0" w:evenVBand="0" w:oddHBand="0" w:evenHBand="0" w:firstRowFirstColumn="0" w:firstRowLastColumn="0" w:lastRowFirstColumn="0" w:lastRowLastColumn="0"/>
            <w:tcW w:w="1334" w:type="dxa"/>
          </w:tcPr>
          <w:p w14:paraId="7201FBFE" w14:textId="77777777" w:rsidR="00E27F39" w:rsidRPr="00D07AFF" w:rsidRDefault="00E27F39" w:rsidP="00E27F39">
            <w:pPr>
              <w:rPr>
                <w:b w:val="0"/>
                <w:color w:val="FF0000"/>
              </w:rPr>
            </w:pPr>
            <w:r w:rsidRPr="000C78B0">
              <w:rPr>
                <w:b w:val="0"/>
                <w:color w:val="000000" w:themeColor="text1"/>
              </w:rPr>
              <w:t xml:space="preserve">Data Capture </w:t>
            </w:r>
          </w:p>
        </w:tc>
        <w:tc>
          <w:tcPr>
            <w:tcW w:w="1917" w:type="dxa"/>
          </w:tcPr>
          <w:p w14:paraId="512D29E5" w14:textId="77777777" w:rsidR="00E27F39" w:rsidRPr="008A5707" w:rsidRDefault="00E27F39" w:rsidP="00E27F39">
            <w:pPr>
              <w:cnfStyle w:val="000000000000" w:firstRow="0" w:lastRow="0" w:firstColumn="0" w:lastColumn="0" w:oddVBand="0" w:evenVBand="0" w:oddHBand="0" w:evenHBand="0" w:firstRowFirstColumn="0" w:firstRowLastColumn="0" w:lastRowFirstColumn="0" w:lastRowLastColumn="0"/>
              <w:rPr>
                <w:color w:val="000000" w:themeColor="text1"/>
              </w:rPr>
            </w:pPr>
            <w:r w:rsidRPr="008A5707">
              <w:rPr>
                <w:color w:val="000000" w:themeColor="text1"/>
              </w:rPr>
              <w:t>Payment in local currency?</w:t>
            </w:r>
          </w:p>
        </w:tc>
        <w:tc>
          <w:tcPr>
            <w:tcW w:w="1917" w:type="dxa"/>
          </w:tcPr>
          <w:p w14:paraId="4CAD2250" w14:textId="77777777" w:rsidR="00E27F39" w:rsidRPr="00FB12CA" w:rsidRDefault="00E27F39" w:rsidP="00E27F39">
            <w:pPr>
              <w:cnfStyle w:val="000000000000" w:firstRow="0" w:lastRow="0" w:firstColumn="0" w:lastColumn="0" w:oddVBand="0" w:evenVBand="0" w:oddHBand="0" w:evenHBand="0" w:firstRowFirstColumn="0" w:firstRowLastColumn="0" w:lastRowFirstColumn="0" w:lastRowLastColumn="0"/>
              <w:rPr>
                <w:color w:val="000000" w:themeColor="text1"/>
              </w:rPr>
            </w:pPr>
            <w:r w:rsidRPr="00FB12CA">
              <w:rPr>
                <w:color w:val="000000" w:themeColor="text1"/>
              </w:rPr>
              <w:t>Add new field -  Payment in local currency?</w:t>
            </w:r>
          </w:p>
        </w:tc>
        <w:tc>
          <w:tcPr>
            <w:tcW w:w="2726" w:type="dxa"/>
          </w:tcPr>
          <w:p w14:paraId="290A3506" w14:textId="77777777"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Control: Yes/No Radio button </w:t>
            </w:r>
          </w:p>
          <w:p w14:paraId="07A0F87B" w14:textId="77777777"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45693D3B" w14:textId="0C38F2C4"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ins w:id="3095" w:author="Michael Petite" w:date="2017-02-23T18:23:00Z">
              <w:r w:rsidR="000A3B82">
                <w:t xml:space="preserve"> Yes or no must be selected</w:t>
              </w:r>
            </w:ins>
          </w:p>
        </w:tc>
        <w:tc>
          <w:tcPr>
            <w:tcW w:w="1456" w:type="dxa"/>
          </w:tcPr>
          <w:p w14:paraId="715EE343" w14:textId="77777777" w:rsidR="00E27F39" w:rsidRPr="00D07AFF" w:rsidRDefault="00E27F39" w:rsidP="00E27F39">
            <w:pPr>
              <w:cnfStyle w:val="000000000000" w:firstRow="0" w:lastRow="0" w:firstColumn="0" w:lastColumn="0" w:oddVBand="0" w:evenVBand="0" w:oddHBand="0" w:evenHBand="0" w:firstRowFirstColumn="0" w:firstRowLastColumn="0" w:lastRowFirstColumn="0" w:lastRowLastColumn="0"/>
              <w:rPr>
                <w:color w:val="FF0000"/>
              </w:rPr>
            </w:pPr>
            <w:r w:rsidRPr="00E656E9">
              <w:rPr>
                <w:color w:val="000000" w:themeColor="text1"/>
              </w:rPr>
              <w:t xml:space="preserve">New </w:t>
            </w:r>
          </w:p>
        </w:tc>
      </w:tr>
      <w:tr w:rsidR="00E27F39" w14:paraId="2DE782D5" w14:textId="77777777" w:rsidTr="00592B3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4" w:type="dxa"/>
          </w:tcPr>
          <w:p w14:paraId="49AF3EDD" w14:textId="77777777" w:rsidR="00E27F39" w:rsidRDefault="00E27F39" w:rsidP="00E27F39">
            <w:pPr>
              <w:rPr>
                <w:b w:val="0"/>
                <w:color w:val="000000" w:themeColor="text1"/>
              </w:rPr>
            </w:pPr>
            <w:r>
              <w:rPr>
                <w:b w:val="0"/>
                <w:color w:val="000000" w:themeColor="text1"/>
              </w:rPr>
              <w:t xml:space="preserve">Data Capture </w:t>
            </w:r>
          </w:p>
        </w:tc>
        <w:tc>
          <w:tcPr>
            <w:tcW w:w="1917" w:type="dxa"/>
          </w:tcPr>
          <w:p w14:paraId="630B870A" w14:textId="77777777" w:rsidR="00E27F39" w:rsidRPr="008A5707" w:rsidRDefault="00E27F39"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Please Explain </w:t>
            </w:r>
          </w:p>
        </w:tc>
        <w:tc>
          <w:tcPr>
            <w:tcW w:w="1917" w:type="dxa"/>
          </w:tcPr>
          <w:p w14:paraId="4C4873E8" w14:textId="77777777" w:rsidR="00E27F39" w:rsidRPr="00FB12CA" w:rsidRDefault="00E27F39"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Display field “Please Explain” </w:t>
            </w:r>
          </w:p>
        </w:tc>
        <w:tc>
          <w:tcPr>
            <w:tcW w:w="2726" w:type="dxa"/>
          </w:tcPr>
          <w:p w14:paraId="12936CFE"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Control: Free text box </w:t>
            </w:r>
          </w:p>
          <w:p w14:paraId="3CC8FA5B" w14:textId="31BA5E0D" w:rsidR="00AF4888" w:rsidRPr="00F33323" w:rsidRDefault="00AF4888" w:rsidP="00AF4888">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Required: Yes, if </w:t>
            </w:r>
            <w:del w:id="3096" w:author="Michael Petite" w:date="2017-02-22T17:41:00Z">
              <w:r w:rsidRPr="00F33323" w:rsidDel="00F45102">
                <w:delText xml:space="preserve">Yes </w:delText>
              </w:r>
            </w:del>
            <w:ins w:id="3097" w:author="Michael Petite" w:date="2017-02-22T17:41:00Z">
              <w:r w:rsidR="00F45102">
                <w:t>No</w:t>
              </w:r>
              <w:r w:rsidR="00F45102" w:rsidRPr="00F33323">
                <w:t xml:space="preserve"> </w:t>
              </w:r>
            </w:ins>
            <w:r w:rsidRPr="00F33323">
              <w:t>is selected for “Previous Field”, otherwise no</w:t>
            </w:r>
          </w:p>
          <w:p w14:paraId="053943BD"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Alphanumeric </w:t>
            </w:r>
          </w:p>
          <w:p w14:paraId="00E85280"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Position: Below “Payment in local currency?”</w:t>
            </w:r>
          </w:p>
          <w:p w14:paraId="6BB1ABC0" w14:textId="77777777" w:rsidR="00E27F39" w:rsidRPr="00F33323" w:rsidRDefault="00E27F39"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commentRangeStart w:id="3098"/>
            <w:commentRangeStart w:id="3099"/>
            <w:r w:rsidRPr="00F33323">
              <w:t>Validation</w:t>
            </w:r>
            <w:commentRangeEnd w:id="3098"/>
            <w:r w:rsidR="000C5046">
              <w:rPr>
                <w:rStyle w:val="CommentReference"/>
                <w:rFonts w:ascii="Calibri" w:eastAsia="Calibri" w:hAnsi="Calibri" w:cs="Times New Roman"/>
              </w:rPr>
              <w:commentReference w:id="3098"/>
            </w:r>
            <w:commentRangeEnd w:id="3099"/>
            <w:r w:rsidR="00F45102">
              <w:rPr>
                <w:rStyle w:val="CommentReference"/>
                <w:rFonts w:ascii="Calibri" w:eastAsia="Calibri" w:hAnsi="Calibri" w:cs="Times New Roman"/>
              </w:rPr>
              <w:commentReference w:id="3099"/>
            </w:r>
            <w:r w:rsidRPr="00F33323">
              <w:t>: This field should be displayed on when “No” is selected for “Payment in local currency?”</w:t>
            </w:r>
          </w:p>
          <w:p w14:paraId="1A16C7E2" w14:textId="77777777" w:rsidR="00924FFC" w:rsidRPr="00F33323" w:rsidRDefault="00924FFC" w:rsidP="00E27F3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lastRenderedPageBreak/>
              <w:t>Field length: 2000 characters</w:t>
            </w:r>
          </w:p>
        </w:tc>
        <w:tc>
          <w:tcPr>
            <w:tcW w:w="1456" w:type="dxa"/>
            <w:vAlign w:val="center"/>
          </w:tcPr>
          <w:p w14:paraId="76FEF41A" w14:textId="77777777" w:rsidR="00E27F39" w:rsidRPr="00E656E9" w:rsidRDefault="00E27F39"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lastRenderedPageBreak/>
              <w:t xml:space="preserve">New </w:t>
            </w:r>
          </w:p>
        </w:tc>
      </w:tr>
      <w:tr w:rsidR="00E27F39" w14:paraId="743385BB" w14:textId="77777777" w:rsidTr="00592B3E">
        <w:trPr>
          <w:trHeight w:val="436"/>
        </w:trPr>
        <w:tc>
          <w:tcPr>
            <w:cnfStyle w:val="001000000000" w:firstRow="0" w:lastRow="0" w:firstColumn="1" w:lastColumn="0" w:oddVBand="0" w:evenVBand="0" w:oddHBand="0" w:evenHBand="0" w:firstRowFirstColumn="0" w:firstRowLastColumn="0" w:lastRowFirstColumn="0" w:lastRowLastColumn="0"/>
            <w:tcW w:w="1334" w:type="dxa"/>
          </w:tcPr>
          <w:p w14:paraId="2592E2BF" w14:textId="77777777" w:rsidR="00E27F39" w:rsidRPr="00D07AFF" w:rsidRDefault="00E27F39" w:rsidP="00E27F39">
            <w:pPr>
              <w:rPr>
                <w:b w:val="0"/>
                <w:color w:val="FF0000"/>
              </w:rPr>
            </w:pPr>
            <w:r w:rsidRPr="000C78B0">
              <w:rPr>
                <w:b w:val="0"/>
                <w:color w:val="000000" w:themeColor="text1"/>
              </w:rPr>
              <w:t xml:space="preserve">Data Capture </w:t>
            </w:r>
          </w:p>
        </w:tc>
        <w:tc>
          <w:tcPr>
            <w:tcW w:w="1917" w:type="dxa"/>
          </w:tcPr>
          <w:p w14:paraId="0F118A2A" w14:textId="77777777" w:rsidR="00E27F39" w:rsidRPr="008A5707" w:rsidRDefault="00E27F39" w:rsidP="00E27F39">
            <w:pPr>
              <w:cnfStyle w:val="000000000000" w:firstRow="0" w:lastRow="0" w:firstColumn="0" w:lastColumn="0" w:oddVBand="0" w:evenVBand="0" w:oddHBand="0" w:evenHBand="0" w:firstRowFirstColumn="0" w:firstRowLastColumn="0" w:lastRowFirstColumn="0" w:lastRowLastColumn="0"/>
              <w:rPr>
                <w:color w:val="000000" w:themeColor="text1"/>
              </w:rPr>
            </w:pPr>
            <w:r w:rsidRPr="008A5707">
              <w:rPr>
                <w:color w:val="000000" w:themeColor="text1"/>
              </w:rPr>
              <w:t xml:space="preserve">Payment to be made to Candidates in-country bank account or </w:t>
            </w:r>
          </w:p>
          <w:p w14:paraId="2EEE1964" w14:textId="77777777" w:rsidR="00E27F39" w:rsidRPr="008A5707" w:rsidRDefault="00E27F39" w:rsidP="00E27F39">
            <w:pPr>
              <w:cnfStyle w:val="000000000000" w:firstRow="0" w:lastRow="0" w:firstColumn="0" w:lastColumn="0" w:oddVBand="0" w:evenVBand="0" w:oddHBand="0" w:evenHBand="0" w:firstRowFirstColumn="0" w:firstRowLastColumn="0" w:lastRowFirstColumn="0" w:lastRowLastColumn="0"/>
              <w:rPr>
                <w:color w:val="000000" w:themeColor="text1"/>
              </w:rPr>
            </w:pPr>
            <w:r w:rsidRPr="008A5707">
              <w:rPr>
                <w:color w:val="000000" w:themeColor="text1"/>
              </w:rPr>
              <w:t>in-country mailing address?</w:t>
            </w:r>
          </w:p>
        </w:tc>
        <w:tc>
          <w:tcPr>
            <w:tcW w:w="1917" w:type="dxa"/>
          </w:tcPr>
          <w:p w14:paraId="7F50EAA4" w14:textId="77777777" w:rsidR="00E27F39" w:rsidRPr="00FB12CA" w:rsidRDefault="00E27F39" w:rsidP="00E27F39">
            <w:pPr>
              <w:cnfStyle w:val="000000000000" w:firstRow="0" w:lastRow="0" w:firstColumn="0" w:lastColumn="0" w:oddVBand="0" w:evenVBand="0" w:oddHBand="0" w:evenHBand="0" w:firstRowFirstColumn="0" w:firstRowLastColumn="0" w:lastRowFirstColumn="0" w:lastRowLastColumn="0"/>
              <w:rPr>
                <w:color w:val="000000" w:themeColor="text1"/>
              </w:rPr>
            </w:pPr>
            <w:r w:rsidRPr="00FB12CA">
              <w:rPr>
                <w:color w:val="000000" w:themeColor="text1"/>
              </w:rPr>
              <w:t xml:space="preserve">Add new field -  Payment to be made to Candidates in-country bank account or </w:t>
            </w:r>
          </w:p>
          <w:p w14:paraId="5E468332" w14:textId="77777777" w:rsidR="00E27F39" w:rsidRPr="00FB12CA" w:rsidRDefault="00E27F39" w:rsidP="00E27F39">
            <w:pPr>
              <w:cnfStyle w:val="000000000000" w:firstRow="0" w:lastRow="0" w:firstColumn="0" w:lastColumn="0" w:oddVBand="0" w:evenVBand="0" w:oddHBand="0" w:evenHBand="0" w:firstRowFirstColumn="0" w:firstRowLastColumn="0" w:lastRowFirstColumn="0" w:lastRowLastColumn="0"/>
              <w:rPr>
                <w:color w:val="000000" w:themeColor="text1"/>
              </w:rPr>
            </w:pPr>
            <w:r w:rsidRPr="00FB12CA">
              <w:rPr>
                <w:color w:val="000000" w:themeColor="text1"/>
              </w:rPr>
              <w:t>in-country mailing address?</w:t>
            </w:r>
          </w:p>
        </w:tc>
        <w:tc>
          <w:tcPr>
            <w:tcW w:w="2726" w:type="dxa"/>
          </w:tcPr>
          <w:p w14:paraId="52240B7A" w14:textId="77777777"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Control: Yes/No Radio button  </w:t>
            </w:r>
          </w:p>
          <w:p w14:paraId="4361CCEA" w14:textId="77777777" w:rsidR="000A3B82" w:rsidRDefault="000A3B82">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ins w:id="3100" w:author="Michael Petite" w:date="2017-02-23T18:23:00Z"/>
              </w:rPr>
              <w:pPrChange w:id="3101" w:author="Michael Petite" w:date="2017-02-23T18:23:00Z">
                <w:pPr>
                  <w:pStyle w:val="ListParagraph"/>
                  <w:framePr w:hSpace="180" w:wrap="around" w:vAnchor="text" w:hAnchor="margin" w:xAlign="center" w:y="390"/>
                  <w:numPr>
                    <w:numId w:val="21"/>
                  </w:numPr>
                  <w:ind w:left="360" w:hanging="360"/>
                  <w:cnfStyle w:val="000000000000" w:firstRow="0" w:lastRow="0" w:firstColumn="0" w:lastColumn="0" w:oddVBand="0" w:evenVBand="0" w:oddHBand="0" w:evenHBand="0" w:firstRowFirstColumn="0" w:firstRowLastColumn="0" w:lastRowFirstColumn="0" w:lastRowLastColumn="0"/>
                </w:pPr>
              </w:pPrChange>
            </w:pPr>
            <w:ins w:id="3102" w:author="Michael Petite" w:date="2017-02-23T18:23:00Z">
              <w:r w:rsidRPr="00F33323">
                <w:t>Required: Yes</w:t>
              </w:r>
            </w:ins>
          </w:p>
          <w:p w14:paraId="4BD919E4" w14:textId="12D7F42A" w:rsidR="00E27F39" w:rsidRPr="00F33323" w:rsidDel="000A3B82"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del w:id="3103" w:author="Michael Petite" w:date="2017-02-23T18:23:00Z"/>
              </w:rPr>
            </w:pPr>
            <w:r w:rsidRPr="00F33323">
              <w:t xml:space="preserve">Validation: </w:t>
            </w:r>
            <w:del w:id="3104" w:author="Michael Petite" w:date="2017-02-23T18:24:00Z">
              <w:r w:rsidRPr="00F33323" w:rsidDel="000A3B82">
                <w:delText>If “Yes” is selected then display field – “If no explain”</w:delText>
              </w:r>
            </w:del>
            <w:ins w:id="3105" w:author="Michael Petite" w:date="2017-02-23T18:24:00Z">
              <w:r w:rsidR="000A3B82">
                <w:t>Yes or no must be selected</w:t>
              </w:r>
            </w:ins>
          </w:p>
          <w:p w14:paraId="62C3201C" w14:textId="5BB81C28" w:rsidR="00E27F39" w:rsidRPr="00F33323" w:rsidRDefault="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Change w:id="3106" w:author="Michael Petite" w:date="2017-02-23T18:23:00Z">
                <w:pPr>
                  <w:pStyle w:val="ListParagraph"/>
                  <w:framePr w:hSpace="180" w:wrap="around" w:vAnchor="text" w:hAnchor="margin" w:xAlign="center" w:y="390"/>
                  <w:numPr>
                    <w:numId w:val="21"/>
                  </w:numPr>
                  <w:ind w:left="360" w:hanging="360"/>
                  <w:cnfStyle w:val="000000000000" w:firstRow="0" w:lastRow="0" w:firstColumn="0" w:lastColumn="0" w:oddVBand="0" w:evenVBand="0" w:oddHBand="0" w:evenHBand="0" w:firstRowFirstColumn="0" w:firstRowLastColumn="0" w:lastRowFirstColumn="0" w:lastRowLastColumn="0"/>
                </w:pPr>
              </w:pPrChange>
            </w:pPr>
            <w:del w:id="3107" w:author="Michael Petite" w:date="2017-02-23T18:23:00Z">
              <w:r w:rsidRPr="00F33323" w:rsidDel="000A3B82">
                <w:delText>Required: Yes</w:delText>
              </w:r>
            </w:del>
          </w:p>
        </w:tc>
        <w:tc>
          <w:tcPr>
            <w:tcW w:w="1456" w:type="dxa"/>
          </w:tcPr>
          <w:p w14:paraId="72B3BBAB" w14:textId="77777777" w:rsidR="00E27F39" w:rsidRPr="00D07AFF" w:rsidRDefault="00E27F39" w:rsidP="00E27F39">
            <w:pPr>
              <w:cnfStyle w:val="000000000000" w:firstRow="0" w:lastRow="0" w:firstColumn="0" w:lastColumn="0" w:oddVBand="0" w:evenVBand="0" w:oddHBand="0" w:evenHBand="0" w:firstRowFirstColumn="0" w:firstRowLastColumn="0" w:lastRowFirstColumn="0" w:lastRowLastColumn="0"/>
              <w:rPr>
                <w:color w:val="FF0000"/>
              </w:rPr>
            </w:pPr>
            <w:r w:rsidRPr="00E656E9">
              <w:rPr>
                <w:color w:val="000000" w:themeColor="text1"/>
              </w:rPr>
              <w:t xml:space="preserve">New </w:t>
            </w:r>
          </w:p>
        </w:tc>
      </w:tr>
      <w:tr w:rsidR="00E27F39" w14:paraId="17685E51" w14:textId="77777777" w:rsidTr="00592B3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4" w:type="dxa"/>
          </w:tcPr>
          <w:p w14:paraId="779E4573" w14:textId="77777777" w:rsidR="00E27F39" w:rsidRPr="00D07AFF" w:rsidRDefault="00E27F39" w:rsidP="00E27F39">
            <w:pPr>
              <w:rPr>
                <w:b w:val="0"/>
                <w:color w:val="FF0000"/>
              </w:rPr>
            </w:pPr>
            <w:r w:rsidRPr="000C78B0">
              <w:rPr>
                <w:b w:val="0"/>
                <w:color w:val="000000" w:themeColor="text1"/>
              </w:rPr>
              <w:t xml:space="preserve">Data Capture </w:t>
            </w:r>
          </w:p>
        </w:tc>
        <w:tc>
          <w:tcPr>
            <w:tcW w:w="1917" w:type="dxa"/>
          </w:tcPr>
          <w:p w14:paraId="0DDB49FC" w14:textId="77777777" w:rsidR="00E27F39" w:rsidRPr="008A5707" w:rsidRDefault="00592B3E"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Please Explain</w:t>
            </w:r>
          </w:p>
        </w:tc>
        <w:tc>
          <w:tcPr>
            <w:tcW w:w="1917" w:type="dxa"/>
          </w:tcPr>
          <w:p w14:paraId="30B2101B" w14:textId="77777777" w:rsidR="00E27F39" w:rsidRPr="00FB12CA" w:rsidRDefault="00E27F39" w:rsidP="00E27F39">
            <w:pPr>
              <w:cnfStyle w:val="000000100000" w:firstRow="0" w:lastRow="0" w:firstColumn="0" w:lastColumn="0" w:oddVBand="0" w:evenVBand="0" w:oddHBand="1" w:evenHBand="0" w:firstRowFirstColumn="0" w:firstRowLastColumn="0" w:lastRowFirstColumn="0" w:lastRowLastColumn="0"/>
              <w:rPr>
                <w:color w:val="000000" w:themeColor="text1"/>
              </w:rPr>
            </w:pPr>
            <w:r w:rsidRPr="00FB12CA">
              <w:rPr>
                <w:color w:val="000000" w:themeColor="text1"/>
              </w:rPr>
              <w:t xml:space="preserve">Add new field </w:t>
            </w:r>
            <w:r w:rsidR="00FA7EB3" w:rsidRPr="00FB12CA">
              <w:rPr>
                <w:color w:val="000000" w:themeColor="text1"/>
              </w:rPr>
              <w:t>- “</w:t>
            </w:r>
            <w:r w:rsidR="00592B3E">
              <w:rPr>
                <w:color w:val="000000" w:themeColor="text1"/>
              </w:rPr>
              <w:t>Please Explain”</w:t>
            </w:r>
          </w:p>
        </w:tc>
        <w:tc>
          <w:tcPr>
            <w:tcW w:w="2726" w:type="dxa"/>
          </w:tcPr>
          <w:p w14:paraId="3A20A131" w14:textId="77777777" w:rsidR="00592B3E" w:rsidRPr="00F33323" w:rsidRDefault="00592B3E"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Control: Free text box </w:t>
            </w:r>
          </w:p>
          <w:p w14:paraId="10D4B649" w14:textId="2B7BD3B8" w:rsidR="00AF4888" w:rsidRPr="00F33323" w:rsidRDefault="00AF4888" w:rsidP="00AF4888">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Required: Yes, if </w:t>
            </w:r>
            <w:del w:id="3108" w:author="Michael Petite" w:date="2017-02-22T17:41:00Z">
              <w:r w:rsidRPr="00F33323" w:rsidDel="00F45102">
                <w:delText xml:space="preserve">Yes </w:delText>
              </w:r>
            </w:del>
            <w:ins w:id="3109" w:author="Michael Petite" w:date="2017-02-22T17:41:00Z">
              <w:r w:rsidR="00F45102">
                <w:t>No</w:t>
              </w:r>
              <w:r w:rsidR="00F45102" w:rsidRPr="00F33323">
                <w:t xml:space="preserve"> </w:t>
              </w:r>
            </w:ins>
            <w:r w:rsidRPr="00F33323">
              <w:t>is selected for “Previous Field”, otherwise no</w:t>
            </w:r>
          </w:p>
          <w:p w14:paraId="4B61CE0F" w14:textId="77777777" w:rsidR="00592B3E" w:rsidRPr="00F33323" w:rsidRDefault="00592B3E"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Alphanumeric </w:t>
            </w:r>
          </w:p>
          <w:p w14:paraId="022AF07E" w14:textId="77777777" w:rsidR="00592B3E" w:rsidRPr="00F33323" w:rsidRDefault="00592B3E"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Position: Below “Payment to be made to Candidates in-country bank account or in-country mailing address?”</w:t>
            </w:r>
          </w:p>
          <w:p w14:paraId="4458B97C" w14:textId="77777777" w:rsidR="00E27F39" w:rsidRPr="00F33323" w:rsidRDefault="00592B3E"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Validation: This field should be displayed on when “No” is selected for “Payment to be made to </w:t>
            </w:r>
            <w:commentRangeStart w:id="3110"/>
            <w:commentRangeStart w:id="3111"/>
            <w:r w:rsidRPr="00F33323">
              <w:t>Candidates</w:t>
            </w:r>
            <w:commentRangeEnd w:id="3110"/>
            <w:r w:rsidR="000C5046">
              <w:rPr>
                <w:rStyle w:val="CommentReference"/>
                <w:rFonts w:ascii="Calibri" w:eastAsia="Calibri" w:hAnsi="Calibri" w:cs="Times New Roman"/>
              </w:rPr>
              <w:commentReference w:id="3110"/>
            </w:r>
            <w:commentRangeEnd w:id="3111"/>
            <w:r w:rsidR="00F45102">
              <w:rPr>
                <w:rStyle w:val="CommentReference"/>
                <w:rFonts w:ascii="Calibri" w:eastAsia="Calibri" w:hAnsi="Calibri" w:cs="Times New Roman"/>
              </w:rPr>
              <w:commentReference w:id="3111"/>
            </w:r>
            <w:r w:rsidRPr="00F33323">
              <w:t xml:space="preserve"> in-country bank account or in-country mailing address?”</w:t>
            </w:r>
          </w:p>
          <w:p w14:paraId="1AD0AE3B" w14:textId="77777777" w:rsidR="00924FFC" w:rsidRPr="00F33323" w:rsidRDefault="00924FFC"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tcPr>
          <w:p w14:paraId="52B8D24B" w14:textId="77777777" w:rsidR="00E27F39" w:rsidRPr="00D07AFF" w:rsidRDefault="00E27F39" w:rsidP="00E27F39">
            <w:pPr>
              <w:cnfStyle w:val="000000100000" w:firstRow="0" w:lastRow="0" w:firstColumn="0" w:lastColumn="0" w:oddVBand="0" w:evenVBand="0" w:oddHBand="1" w:evenHBand="0" w:firstRowFirstColumn="0" w:firstRowLastColumn="0" w:lastRowFirstColumn="0" w:lastRowLastColumn="0"/>
              <w:rPr>
                <w:color w:val="FF0000"/>
              </w:rPr>
            </w:pPr>
            <w:r w:rsidRPr="00E656E9">
              <w:rPr>
                <w:color w:val="000000" w:themeColor="text1"/>
              </w:rPr>
              <w:t xml:space="preserve">New </w:t>
            </w:r>
          </w:p>
        </w:tc>
      </w:tr>
      <w:tr w:rsidR="00E27F39" w14:paraId="496B1EB3" w14:textId="77777777" w:rsidTr="00592B3E">
        <w:trPr>
          <w:trHeight w:val="436"/>
        </w:trPr>
        <w:tc>
          <w:tcPr>
            <w:cnfStyle w:val="001000000000" w:firstRow="0" w:lastRow="0" w:firstColumn="1" w:lastColumn="0" w:oddVBand="0" w:evenVBand="0" w:oddHBand="0" w:evenHBand="0" w:firstRowFirstColumn="0" w:firstRowLastColumn="0" w:lastRowFirstColumn="0" w:lastRowLastColumn="0"/>
            <w:tcW w:w="1334" w:type="dxa"/>
          </w:tcPr>
          <w:p w14:paraId="19F6FF74" w14:textId="77777777" w:rsidR="00E27F39" w:rsidRPr="00D07AFF" w:rsidRDefault="00E27F39" w:rsidP="00E27F39">
            <w:pPr>
              <w:rPr>
                <w:b w:val="0"/>
                <w:color w:val="FF0000"/>
              </w:rPr>
            </w:pPr>
            <w:r w:rsidRPr="000C78B0">
              <w:rPr>
                <w:b w:val="0"/>
                <w:color w:val="000000" w:themeColor="text1"/>
              </w:rPr>
              <w:t xml:space="preserve">Data Capture </w:t>
            </w:r>
          </w:p>
        </w:tc>
        <w:tc>
          <w:tcPr>
            <w:tcW w:w="1917" w:type="dxa"/>
          </w:tcPr>
          <w:p w14:paraId="33B2B732" w14:textId="77777777" w:rsidR="00E27F39" w:rsidRPr="008A5707" w:rsidRDefault="00E27F39" w:rsidP="00E27F39">
            <w:pPr>
              <w:cnfStyle w:val="000000000000" w:firstRow="0" w:lastRow="0" w:firstColumn="0" w:lastColumn="0" w:oddVBand="0" w:evenVBand="0" w:oddHBand="0" w:evenHBand="0" w:firstRowFirstColumn="0" w:firstRowLastColumn="0" w:lastRowFirstColumn="0" w:lastRowLastColumn="0"/>
              <w:rPr>
                <w:color w:val="000000" w:themeColor="text1"/>
              </w:rPr>
            </w:pPr>
            <w:r w:rsidRPr="003762EB">
              <w:rPr>
                <w:color w:val="000000" w:themeColor="text1"/>
              </w:rPr>
              <w:t>Payment to be made by</w:t>
            </w:r>
            <w:r w:rsidR="00592B3E">
              <w:rPr>
                <w:color w:val="000000" w:themeColor="text1"/>
              </w:rPr>
              <w:t>?</w:t>
            </w:r>
          </w:p>
        </w:tc>
        <w:tc>
          <w:tcPr>
            <w:tcW w:w="1917" w:type="dxa"/>
          </w:tcPr>
          <w:p w14:paraId="6A2AB986" w14:textId="77777777" w:rsidR="00E27F39" w:rsidRPr="00FB12CA" w:rsidRDefault="00E27F39" w:rsidP="00E27F39">
            <w:pPr>
              <w:cnfStyle w:val="000000000000" w:firstRow="0" w:lastRow="0" w:firstColumn="0" w:lastColumn="0" w:oddVBand="0" w:evenVBand="0" w:oddHBand="0" w:evenHBand="0" w:firstRowFirstColumn="0" w:firstRowLastColumn="0" w:lastRowFirstColumn="0" w:lastRowLastColumn="0"/>
              <w:rPr>
                <w:color w:val="000000" w:themeColor="text1"/>
              </w:rPr>
            </w:pPr>
            <w:r w:rsidRPr="00FB12CA">
              <w:rPr>
                <w:color w:val="000000" w:themeColor="text1"/>
              </w:rPr>
              <w:t>Add new field -  Payment to be made by</w:t>
            </w:r>
          </w:p>
        </w:tc>
        <w:tc>
          <w:tcPr>
            <w:tcW w:w="2726" w:type="dxa"/>
          </w:tcPr>
          <w:p w14:paraId="041C4B03" w14:textId="77777777"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Control: Drop-down </w:t>
            </w:r>
          </w:p>
          <w:p w14:paraId="4C7652D5" w14:textId="77777777"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Required: Yes</w:t>
            </w:r>
          </w:p>
          <w:p w14:paraId="72549DAD" w14:textId="77777777"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List Values: Check, Electronic Transfer, Other </w:t>
            </w:r>
          </w:p>
          <w:p w14:paraId="3331F00F" w14:textId="75D95BA1" w:rsidR="00E27F39" w:rsidRPr="00F33323" w:rsidRDefault="00E27F39" w:rsidP="00E27F3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112" w:author="Michael Petite" w:date="2017-02-23T18:24:00Z">
              <w:r w:rsidR="000E327D" w:rsidRPr="00F33323" w:rsidDel="000A3B82">
                <w:delText>None</w:delText>
              </w:r>
            </w:del>
            <w:ins w:id="3113" w:author="Michael Petite" w:date="2017-02-23T18:24:00Z">
              <w:r w:rsidR="000A3B82">
                <w:t>A non-blank drop down option must be selected</w:t>
              </w:r>
            </w:ins>
          </w:p>
        </w:tc>
        <w:tc>
          <w:tcPr>
            <w:tcW w:w="1456" w:type="dxa"/>
          </w:tcPr>
          <w:p w14:paraId="1DD32CD1" w14:textId="77777777" w:rsidR="00E27F39" w:rsidRPr="00D07AFF" w:rsidRDefault="00E27F39" w:rsidP="00E27F39">
            <w:pPr>
              <w:cnfStyle w:val="000000000000" w:firstRow="0" w:lastRow="0" w:firstColumn="0" w:lastColumn="0" w:oddVBand="0" w:evenVBand="0" w:oddHBand="0" w:evenHBand="0" w:firstRowFirstColumn="0" w:firstRowLastColumn="0" w:lastRowFirstColumn="0" w:lastRowLastColumn="0"/>
              <w:rPr>
                <w:color w:val="FF0000"/>
              </w:rPr>
            </w:pPr>
            <w:r w:rsidRPr="00E656E9">
              <w:rPr>
                <w:color w:val="000000" w:themeColor="text1"/>
              </w:rPr>
              <w:t xml:space="preserve">New </w:t>
            </w:r>
          </w:p>
        </w:tc>
      </w:tr>
      <w:tr w:rsidR="00592B3E" w14:paraId="407DD8A5" w14:textId="77777777" w:rsidTr="00592B3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4" w:type="dxa"/>
          </w:tcPr>
          <w:p w14:paraId="2D858B86" w14:textId="77777777" w:rsidR="00592B3E" w:rsidRDefault="00592B3E" w:rsidP="00592B3E">
            <w:pPr>
              <w:rPr>
                <w:b w:val="0"/>
                <w:color w:val="000000" w:themeColor="text1"/>
              </w:rPr>
            </w:pPr>
            <w:r w:rsidRPr="000C78B0">
              <w:rPr>
                <w:b w:val="0"/>
                <w:color w:val="000000" w:themeColor="text1"/>
              </w:rPr>
              <w:t xml:space="preserve">Data Capture </w:t>
            </w:r>
          </w:p>
        </w:tc>
        <w:tc>
          <w:tcPr>
            <w:tcW w:w="1917" w:type="dxa"/>
          </w:tcPr>
          <w:p w14:paraId="77466CFE" w14:textId="77777777" w:rsidR="00592B3E" w:rsidRPr="003762EB" w:rsidRDefault="00592B3E" w:rsidP="00592B3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Please Explain</w:t>
            </w:r>
          </w:p>
        </w:tc>
        <w:tc>
          <w:tcPr>
            <w:tcW w:w="1917" w:type="dxa"/>
          </w:tcPr>
          <w:p w14:paraId="63D039E4" w14:textId="77777777" w:rsidR="00592B3E" w:rsidRPr="00FB12CA" w:rsidRDefault="00592B3E" w:rsidP="00592B3E">
            <w:pPr>
              <w:cnfStyle w:val="000000100000" w:firstRow="0" w:lastRow="0" w:firstColumn="0" w:lastColumn="0" w:oddVBand="0" w:evenVBand="0" w:oddHBand="1" w:evenHBand="0" w:firstRowFirstColumn="0" w:firstRowLastColumn="0" w:lastRowFirstColumn="0" w:lastRowLastColumn="0"/>
              <w:rPr>
                <w:color w:val="000000" w:themeColor="text1"/>
              </w:rPr>
            </w:pPr>
            <w:r w:rsidRPr="00FB12CA">
              <w:rPr>
                <w:color w:val="000000" w:themeColor="text1"/>
              </w:rPr>
              <w:t xml:space="preserve">Add new field </w:t>
            </w:r>
            <w:r w:rsidR="0053208A" w:rsidRPr="00FB12CA">
              <w:rPr>
                <w:color w:val="000000" w:themeColor="text1"/>
              </w:rPr>
              <w:t>- “</w:t>
            </w:r>
            <w:r>
              <w:rPr>
                <w:color w:val="000000" w:themeColor="text1"/>
              </w:rPr>
              <w:t>Please Explain”</w:t>
            </w:r>
          </w:p>
        </w:tc>
        <w:tc>
          <w:tcPr>
            <w:tcW w:w="2726" w:type="dxa"/>
          </w:tcPr>
          <w:p w14:paraId="4649D624" w14:textId="77777777" w:rsidR="00592B3E" w:rsidRPr="00F33323" w:rsidRDefault="00592B3E"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Control: Free text box </w:t>
            </w:r>
          </w:p>
          <w:p w14:paraId="19A8F5A7" w14:textId="77777777" w:rsidR="00AF4888" w:rsidRPr="00F33323" w:rsidRDefault="00AF4888" w:rsidP="00AF4888">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01E4C197" w14:textId="77777777" w:rsidR="00592B3E" w:rsidRPr="00F33323" w:rsidRDefault="00592B3E"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Alphanumeric </w:t>
            </w:r>
          </w:p>
          <w:p w14:paraId="3FE380FE" w14:textId="77777777" w:rsidR="00592B3E" w:rsidRPr="00F33323" w:rsidRDefault="00592B3E"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Position: Below “Payment to be made by?”</w:t>
            </w:r>
          </w:p>
          <w:p w14:paraId="15D86087" w14:textId="77777777" w:rsidR="00592B3E" w:rsidRPr="00F33323" w:rsidRDefault="00592B3E"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Validation: This field should be displayed on when “Other” is </w:t>
            </w:r>
            <w:r w:rsidRPr="00F33323">
              <w:lastRenderedPageBreak/>
              <w:t>selected for “Payment to be made by?”</w:t>
            </w:r>
          </w:p>
          <w:p w14:paraId="28FBD3C4" w14:textId="77777777" w:rsidR="00924FFC" w:rsidRPr="00F33323" w:rsidRDefault="00924FFC"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tcPr>
          <w:p w14:paraId="5FF7CCEF" w14:textId="77777777" w:rsidR="00592B3E" w:rsidRPr="00E656E9" w:rsidRDefault="00592B3E" w:rsidP="00592B3E">
            <w:pPr>
              <w:cnfStyle w:val="000000100000" w:firstRow="0" w:lastRow="0" w:firstColumn="0" w:lastColumn="0" w:oddVBand="0" w:evenVBand="0" w:oddHBand="1" w:evenHBand="0" w:firstRowFirstColumn="0" w:firstRowLastColumn="0" w:lastRowFirstColumn="0" w:lastRowLastColumn="0"/>
              <w:rPr>
                <w:color w:val="000000" w:themeColor="text1"/>
              </w:rPr>
            </w:pPr>
            <w:r w:rsidRPr="00E656E9">
              <w:rPr>
                <w:color w:val="000000" w:themeColor="text1"/>
              </w:rPr>
              <w:lastRenderedPageBreak/>
              <w:t xml:space="preserve">New </w:t>
            </w:r>
          </w:p>
        </w:tc>
      </w:tr>
      <w:tr w:rsidR="00592B3E" w14:paraId="1AF5A049" w14:textId="77777777" w:rsidTr="00592B3E">
        <w:trPr>
          <w:trHeight w:val="436"/>
        </w:trPr>
        <w:tc>
          <w:tcPr>
            <w:cnfStyle w:val="001000000000" w:firstRow="0" w:lastRow="0" w:firstColumn="1" w:lastColumn="0" w:oddVBand="0" w:evenVBand="0" w:oddHBand="0" w:evenHBand="0" w:firstRowFirstColumn="0" w:firstRowLastColumn="0" w:lastRowFirstColumn="0" w:lastRowLastColumn="0"/>
            <w:tcW w:w="1334" w:type="dxa"/>
          </w:tcPr>
          <w:p w14:paraId="36ED1A64" w14:textId="77777777" w:rsidR="00592B3E" w:rsidRPr="00D07AFF" w:rsidRDefault="00592B3E" w:rsidP="00592B3E">
            <w:pPr>
              <w:rPr>
                <w:b w:val="0"/>
                <w:color w:val="FF0000"/>
              </w:rPr>
            </w:pPr>
            <w:r w:rsidRPr="000C78B0">
              <w:rPr>
                <w:b w:val="0"/>
                <w:color w:val="000000" w:themeColor="text1"/>
              </w:rPr>
              <w:t xml:space="preserve">Data Capture </w:t>
            </w:r>
          </w:p>
        </w:tc>
        <w:tc>
          <w:tcPr>
            <w:tcW w:w="1917" w:type="dxa"/>
          </w:tcPr>
          <w:p w14:paraId="411A501C" w14:textId="77777777" w:rsidR="00592B3E" w:rsidRPr="003762EB" w:rsidRDefault="00592B3E" w:rsidP="00592B3E">
            <w:pPr>
              <w:cnfStyle w:val="000000000000" w:firstRow="0" w:lastRow="0" w:firstColumn="0" w:lastColumn="0" w:oddVBand="0" w:evenVBand="0" w:oddHBand="0" w:evenHBand="0" w:firstRowFirstColumn="0" w:firstRowLastColumn="0" w:lastRowFirstColumn="0" w:lastRowLastColumn="0"/>
              <w:rPr>
                <w:color w:val="000000" w:themeColor="text1"/>
              </w:rPr>
            </w:pPr>
            <w:r w:rsidRPr="003762EB">
              <w:rPr>
                <w:color w:val="000000" w:themeColor="text1"/>
              </w:rPr>
              <w:t>Does the fee include payment for reimbursement of expenses</w:t>
            </w:r>
            <w:r>
              <w:rPr>
                <w:color w:val="000000" w:themeColor="text1"/>
              </w:rPr>
              <w:t>?</w:t>
            </w:r>
          </w:p>
        </w:tc>
        <w:tc>
          <w:tcPr>
            <w:tcW w:w="1917" w:type="dxa"/>
          </w:tcPr>
          <w:p w14:paraId="29801D96" w14:textId="77777777" w:rsidR="00592B3E" w:rsidRPr="00FB12CA" w:rsidRDefault="00592B3E" w:rsidP="00592B3E">
            <w:pPr>
              <w:cnfStyle w:val="000000000000" w:firstRow="0" w:lastRow="0" w:firstColumn="0" w:lastColumn="0" w:oddVBand="0" w:evenVBand="0" w:oddHBand="0" w:evenHBand="0" w:firstRowFirstColumn="0" w:firstRowLastColumn="0" w:lastRowFirstColumn="0" w:lastRowLastColumn="0"/>
              <w:rPr>
                <w:color w:val="000000" w:themeColor="text1"/>
              </w:rPr>
            </w:pPr>
            <w:r w:rsidRPr="00FB12CA">
              <w:rPr>
                <w:color w:val="000000" w:themeColor="text1"/>
              </w:rPr>
              <w:t>Add new field -  Does the fee include payment for reimbursement of expenses</w:t>
            </w:r>
          </w:p>
        </w:tc>
        <w:tc>
          <w:tcPr>
            <w:tcW w:w="2726" w:type="dxa"/>
          </w:tcPr>
          <w:p w14:paraId="32FBCE0C" w14:textId="77777777" w:rsidR="00592B3E" w:rsidRPr="00F33323" w:rsidRDefault="00592B3E" w:rsidP="00592B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Control: Yes/No Radio button </w:t>
            </w:r>
          </w:p>
          <w:p w14:paraId="011C71F0" w14:textId="77777777" w:rsidR="00592B3E" w:rsidRPr="00F33323" w:rsidRDefault="00592B3E" w:rsidP="00592B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Required: Yes</w:t>
            </w:r>
          </w:p>
          <w:p w14:paraId="3B4BB3EB" w14:textId="408F69AC" w:rsidR="00592B3E" w:rsidRPr="00F33323" w:rsidRDefault="00592B3E" w:rsidP="00592B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114" w:author="Michael Petite" w:date="2017-02-23T18:24:00Z">
              <w:r w:rsidR="000E327D" w:rsidRPr="00F33323" w:rsidDel="000A3B82">
                <w:delText>None</w:delText>
              </w:r>
            </w:del>
            <w:ins w:id="3115" w:author="Michael Petite" w:date="2017-02-23T18:24:00Z">
              <w:r w:rsidR="000A3B82">
                <w:t>Yes or no must be selected</w:t>
              </w:r>
            </w:ins>
          </w:p>
        </w:tc>
        <w:tc>
          <w:tcPr>
            <w:tcW w:w="1456" w:type="dxa"/>
          </w:tcPr>
          <w:p w14:paraId="62420CE5" w14:textId="77777777" w:rsidR="00592B3E" w:rsidRPr="00D07AFF" w:rsidRDefault="00592B3E" w:rsidP="00592B3E">
            <w:pPr>
              <w:cnfStyle w:val="000000000000" w:firstRow="0" w:lastRow="0" w:firstColumn="0" w:lastColumn="0" w:oddVBand="0" w:evenVBand="0" w:oddHBand="0" w:evenHBand="0" w:firstRowFirstColumn="0" w:firstRowLastColumn="0" w:lastRowFirstColumn="0" w:lastRowLastColumn="0"/>
              <w:rPr>
                <w:color w:val="FF0000"/>
              </w:rPr>
            </w:pPr>
            <w:r w:rsidRPr="00E656E9">
              <w:rPr>
                <w:color w:val="000000" w:themeColor="text1"/>
              </w:rPr>
              <w:t xml:space="preserve">New </w:t>
            </w:r>
          </w:p>
        </w:tc>
      </w:tr>
      <w:tr w:rsidR="00592B3E" w14:paraId="18C8BB6E" w14:textId="77777777" w:rsidTr="00592B3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4" w:type="dxa"/>
          </w:tcPr>
          <w:p w14:paraId="5C12C3FE" w14:textId="77777777" w:rsidR="00592B3E" w:rsidRDefault="00592B3E" w:rsidP="00592B3E">
            <w:pPr>
              <w:rPr>
                <w:b w:val="0"/>
                <w:color w:val="000000" w:themeColor="text1"/>
              </w:rPr>
            </w:pPr>
            <w:r>
              <w:rPr>
                <w:b w:val="0"/>
                <w:color w:val="000000" w:themeColor="text1"/>
              </w:rPr>
              <w:t xml:space="preserve">Data Capture </w:t>
            </w:r>
          </w:p>
        </w:tc>
        <w:tc>
          <w:tcPr>
            <w:tcW w:w="1917" w:type="dxa"/>
          </w:tcPr>
          <w:p w14:paraId="56F5DF4F" w14:textId="77777777" w:rsidR="00592B3E" w:rsidRPr="003762EB" w:rsidRDefault="00592B3E" w:rsidP="00592B3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Please Explain </w:t>
            </w:r>
          </w:p>
        </w:tc>
        <w:tc>
          <w:tcPr>
            <w:tcW w:w="1917" w:type="dxa"/>
          </w:tcPr>
          <w:p w14:paraId="3184B317" w14:textId="77777777" w:rsidR="00592B3E" w:rsidRPr="00FB12CA" w:rsidRDefault="00592B3E" w:rsidP="00592B3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Display field “Please Explain” </w:t>
            </w:r>
          </w:p>
        </w:tc>
        <w:tc>
          <w:tcPr>
            <w:tcW w:w="2726" w:type="dxa"/>
          </w:tcPr>
          <w:p w14:paraId="4AD74795" w14:textId="77777777" w:rsidR="00592B3E" w:rsidRPr="00F33323" w:rsidRDefault="00592B3E"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Control: Free text box </w:t>
            </w:r>
          </w:p>
          <w:p w14:paraId="3FE1EAE2" w14:textId="77777777" w:rsidR="00AF4888" w:rsidRPr="00F33323" w:rsidRDefault="00AF4888" w:rsidP="00AF4888">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58FCAC14" w14:textId="77777777" w:rsidR="00592B3E" w:rsidRPr="00F33323" w:rsidRDefault="00592B3E"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Alphanumeric </w:t>
            </w:r>
          </w:p>
          <w:p w14:paraId="70625C25" w14:textId="77777777" w:rsidR="00592B3E" w:rsidRPr="00F33323" w:rsidRDefault="00592B3E"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Position: Below “Does the fee include payment for reimbursement of expenses?”</w:t>
            </w:r>
          </w:p>
          <w:p w14:paraId="0875F254" w14:textId="77777777" w:rsidR="00592B3E" w:rsidRPr="00F33323" w:rsidRDefault="00592B3E"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 This field should be displayed on when “Yes” is selected for “Does the fee include payment for reimbursement of expenses?”</w:t>
            </w:r>
          </w:p>
          <w:p w14:paraId="2FDE2FCC" w14:textId="77777777" w:rsidR="00924FFC" w:rsidRPr="00F33323" w:rsidRDefault="00924FFC"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79DC702F" w14:textId="77777777" w:rsidR="00592B3E" w:rsidRPr="00E656E9" w:rsidRDefault="00592B3E" w:rsidP="00592B3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New </w:t>
            </w:r>
          </w:p>
        </w:tc>
      </w:tr>
      <w:tr w:rsidR="00592B3E" w14:paraId="713E9E78" w14:textId="77777777" w:rsidTr="00592B3E">
        <w:trPr>
          <w:trHeight w:val="436"/>
        </w:trPr>
        <w:tc>
          <w:tcPr>
            <w:cnfStyle w:val="001000000000" w:firstRow="0" w:lastRow="0" w:firstColumn="1" w:lastColumn="0" w:oddVBand="0" w:evenVBand="0" w:oddHBand="0" w:evenHBand="0" w:firstRowFirstColumn="0" w:firstRowLastColumn="0" w:lastRowFirstColumn="0" w:lastRowLastColumn="0"/>
            <w:tcW w:w="1334" w:type="dxa"/>
          </w:tcPr>
          <w:p w14:paraId="67CB2447" w14:textId="77777777" w:rsidR="00592B3E" w:rsidRPr="00D07AFF" w:rsidRDefault="00592B3E" w:rsidP="00592B3E">
            <w:pPr>
              <w:rPr>
                <w:b w:val="0"/>
                <w:color w:val="FF0000"/>
              </w:rPr>
            </w:pPr>
            <w:r w:rsidRPr="000C78B0">
              <w:rPr>
                <w:b w:val="0"/>
                <w:color w:val="000000" w:themeColor="text1"/>
              </w:rPr>
              <w:t xml:space="preserve">Data Capture </w:t>
            </w:r>
          </w:p>
        </w:tc>
        <w:tc>
          <w:tcPr>
            <w:tcW w:w="1917" w:type="dxa"/>
          </w:tcPr>
          <w:p w14:paraId="773BB645" w14:textId="77777777" w:rsidR="00592B3E" w:rsidRPr="00670A3E" w:rsidRDefault="00592B3E" w:rsidP="00592B3E">
            <w:pPr>
              <w:cnfStyle w:val="000000000000" w:firstRow="0" w:lastRow="0" w:firstColumn="0" w:lastColumn="0" w:oddVBand="0" w:evenVBand="0" w:oddHBand="0" w:evenHBand="0" w:firstRowFirstColumn="0" w:firstRowLastColumn="0" w:lastRowFirstColumn="0" w:lastRowLastColumn="0"/>
              <w:rPr>
                <w:color w:val="000000" w:themeColor="text1"/>
              </w:rPr>
            </w:pPr>
            <w:r w:rsidRPr="00670A3E">
              <w:rPr>
                <w:color w:val="000000" w:themeColor="text1"/>
              </w:rPr>
              <w:t xml:space="preserve">Who will manage the contractual relationship with the Candidate?  </w:t>
            </w:r>
          </w:p>
          <w:p w14:paraId="48CC6648" w14:textId="77777777" w:rsidR="00592B3E" w:rsidRPr="003762EB" w:rsidRDefault="00592B3E" w:rsidP="00592B3E">
            <w:pPr>
              <w:cnfStyle w:val="000000000000" w:firstRow="0" w:lastRow="0" w:firstColumn="0" w:lastColumn="0" w:oddVBand="0" w:evenVBand="0" w:oddHBand="0" w:evenHBand="0" w:firstRowFirstColumn="0" w:firstRowLastColumn="0" w:lastRowFirstColumn="0" w:lastRowLastColumn="0"/>
              <w:rPr>
                <w:color w:val="000000" w:themeColor="text1"/>
              </w:rPr>
            </w:pPr>
            <w:r w:rsidRPr="00670A3E">
              <w:rPr>
                <w:color w:val="000000" w:themeColor="text1"/>
              </w:rPr>
              <w:t>Include name, title, phone and country</w:t>
            </w:r>
          </w:p>
        </w:tc>
        <w:tc>
          <w:tcPr>
            <w:tcW w:w="1917" w:type="dxa"/>
          </w:tcPr>
          <w:p w14:paraId="647CC3AD" w14:textId="77777777" w:rsidR="00592B3E" w:rsidRPr="00FB12CA" w:rsidRDefault="00592B3E" w:rsidP="00592B3E">
            <w:pPr>
              <w:cnfStyle w:val="000000000000" w:firstRow="0" w:lastRow="0" w:firstColumn="0" w:lastColumn="0" w:oddVBand="0" w:evenVBand="0" w:oddHBand="0" w:evenHBand="0" w:firstRowFirstColumn="0" w:firstRowLastColumn="0" w:lastRowFirstColumn="0" w:lastRowLastColumn="0"/>
              <w:rPr>
                <w:color w:val="000000" w:themeColor="text1"/>
              </w:rPr>
            </w:pPr>
            <w:r w:rsidRPr="00FB12CA">
              <w:rPr>
                <w:color w:val="000000" w:themeColor="text1"/>
              </w:rPr>
              <w:t xml:space="preserve">Add new field -  Who will manage the contractual relationship with the Candidate?  </w:t>
            </w:r>
          </w:p>
          <w:p w14:paraId="216BB6CA" w14:textId="77777777" w:rsidR="00592B3E" w:rsidRPr="00FB12CA" w:rsidRDefault="00592B3E" w:rsidP="00592B3E">
            <w:pPr>
              <w:cnfStyle w:val="000000000000" w:firstRow="0" w:lastRow="0" w:firstColumn="0" w:lastColumn="0" w:oddVBand="0" w:evenVBand="0" w:oddHBand="0" w:evenHBand="0" w:firstRowFirstColumn="0" w:firstRowLastColumn="0" w:lastRowFirstColumn="0" w:lastRowLastColumn="0"/>
              <w:rPr>
                <w:color w:val="000000" w:themeColor="text1"/>
              </w:rPr>
            </w:pPr>
            <w:r w:rsidRPr="00FB12CA">
              <w:rPr>
                <w:color w:val="000000" w:themeColor="text1"/>
              </w:rPr>
              <w:t>Include name, title, phone and country</w:t>
            </w:r>
          </w:p>
        </w:tc>
        <w:tc>
          <w:tcPr>
            <w:tcW w:w="2726" w:type="dxa"/>
          </w:tcPr>
          <w:p w14:paraId="3C502F49" w14:textId="77777777" w:rsidR="00592B3E" w:rsidRPr="00F33323" w:rsidRDefault="00592B3E" w:rsidP="00592B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Control: Free text box </w:t>
            </w:r>
          </w:p>
          <w:p w14:paraId="6B32DD6E" w14:textId="77777777" w:rsidR="00592B3E" w:rsidRPr="00F33323" w:rsidRDefault="00592B3E" w:rsidP="00592B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Required: Yes</w:t>
            </w:r>
          </w:p>
          <w:p w14:paraId="1965C3F8" w14:textId="55DA78CE" w:rsidR="00592B3E" w:rsidRPr="00F33323" w:rsidRDefault="00592B3E" w:rsidP="00592B3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116" w:author="Michael Petite" w:date="2017-02-23T18:24:00Z">
              <w:r w:rsidR="000E327D" w:rsidRPr="00F33323" w:rsidDel="0006424A">
                <w:delText>None</w:delText>
              </w:r>
            </w:del>
            <w:ins w:id="3117" w:author="Michael Petite" w:date="2017-02-23T18:24:00Z">
              <w:r w:rsidR="0006424A">
                <w:t>Field must include text</w:t>
              </w:r>
            </w:ins>
          </w:p>
        </w:tc>
        <w:tc>
          <w:tcPr>
            <w:tcW w:w="1456" w:type="dxa"/>
          </w:tcPr>
          <w:p w14:paraId="701BB012" w14:textId="77777777" w:rsidR="00592B3E" w:rsidRPr="00D07AFF" w:rsidRDefault="00592B3E" w:rsidP="00592B3E">
            <w:pPr>
              <w:cnfStyle w:val="000000000000" w:firstRow="0" w:lastRow="0" w:firstColumn="0" w:lastColumn="0" w:oddVBand="0" w:evenVBand="0" w:oddHBand="0" w:evenHBand="0" w:firstRowFirstColumn="0" w:firstRowLastColumn="0" w:lastRowFirstColumn="0" w:lastRowLastColumn="0"/>
              <w:rPr>
                <w:color w:val="FF0000"/>
              </w:rPr>
            </w:pPr>
            <w:r w:rsidRPr="00E656E9">
              <w:rPr>
                <w:color w:val="000000" w:themeColor="text1"/>
              </w:rPr>
              <w:t xml:space="preserve">New </w:t>
            </w:r>
          </w:p>
        </w:tc>
      </w:tr>
      <w:tr w:rsidR="00592B3E" w14:paraId="3A5268E8" w14:textId="77777777" w:rsidTr="00592B3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4" w:type="dxa"/>
          </w:tcPr>
          <w:p w14:paraId="0A524C38" w14:textId="77777777" w:rsidR="00592B3E" w:rsidRDefault="00592B3E" w:rsidP="00592B3E">
            <w:pPr>
              <w:rPr>
                <w:b w:val="0"/>
                <w:color w:val="000000" w:themeColor="text1"/>
              </w:rPr>
            </w:pPr>
            <w:r>
              <w:rPr>
                <w:b w:val="0"/>
                <w:color w:val="000000" w:themeColor="text1"/>
              </w:rPr>
              <w:t>Data Capture</w:t>
            </w:r>
          </w:p>
        </w:tc>
        <w:tc>
          <w:tcPr>
            <w:tcW w:w="1917" w:type="dxa"/>
          </w:tcPr>
          <w:p w14:paraId="1242C61B" w14:textId="77777777" w:rsidR="00592B3E" w:rsidRPr="00670A3E" w:rsidRDefault="00592B3E" w:rsidP="00592B3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Please state the final disposition from the 3</w:t>
            </w:r>
            <w:r w:rsidRPr="00592B3E">
              <w:rPr>
                <w:color w:val="000000" w:themeColor="text1"/>
                <w:vertAlign w:val="superscript"/>
              </w:rPr>
              <w:t>rd</w:t>
            </w:r>
            <w:r>
              <w:rPr>
                <w:color w:val="000000" w:themeColor="text1"/>
              </w:rPr>
              <w:t xml:space="preserve"> Party Group</w:t>
            </w:r>
          </w:p>
        </w:tc>
        <w:tc>
          <w:tcPr>
            <w:tcW w:w="1917" w:type="dxa"/>
          </w:tcPr>
          <w:p w14:paraId="26B6B168" w14:textId="77777777" w:rsidR="00592B3E" w:rsidRPr="00FB12CA" w:rsidRDefault="00592B3E" w:rsidP="00592B3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Please state the final disposition from the 3</w:t>
            </w:r>
            <w:r w:rsidRPr="00592B3E">
              <w:rPr>
                <w:color w:val="000000" w:themeColor="text1"/>
                <w:vertAlign w:val="superscript"/>
              </w:rPr>
              <w:t>rd</w:t>
            </w:r>
            <w:r>
              <w:rPr>
                <w:color w:val="000000" w:themeColor="text1"/>
              </w:rPr>
              <w:t xml:space="preserve"> Party Group</w:t>
            </w:r>
          </w:p>
        </w:tc>
        <w:tc>
          <w:tcPr>
            <w:tcW w:w="2726" w:type="dxa"/>
          </w:tcPr>
          <w:p w14:paraId="49C0B414" w14:textId="77777777" w:rsidR="00592B3E" w:rsidRPr="00F33323" w:rsidRDefault="00592B3E"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Control: Dropdown</w:t>
            </w:r>
          </w:p>
          <w:p w14:paraId="00C9402E" w14:textId="77777777" w:rsidR="00592B3E" w:rsidRPr="00F33323" w:rsidRDefault="00592B3E"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 Yes</w:t>
            </w:r>
          </w:p>
          <w:p w14:paraId="43AFE12E" w14:textId="1FFA1FBA" w:rsidR="00592B3E" w:rsidRPr="00F33323" w:rsidRDefault="0071558A" w:rsidP="00592B3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118" w:author="Michael Petite" w:date="2017-02-23T18:25:00Z">
              <w:r w:rsidR="000E327D" w:rsidRPr="00F33323" w:rsidDel="0006424A">
                <w:delText>None</w:delText>
              </w:r>
            </w:del>
            <w:ins w:id="3119" w:author="Michael Petite" w:date="2017-02-23T18:25:00Z">
              <w:r w:rsidR="0006424A">
                <w:t>A non-blank dropdown option must be selected</w:t>
              </w:r>
            </w:ins>
          </w:p>
        </w:tc>
        <w:tc>
          <w:tcPr>
            <w:tcW w:w="1456" w:type="dxa"/>
          </w:tcPr>
          <w:p w14:paraId="4D5E6B97" w14:textId="77777777" w:rsidR="00592B3E" w:rsidRPr="00E656E9" w:rsidRDefault="0071558A" w:rsidP="00592B3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bl>
    <w:p w14:paraId="068F5916" w14:textId="77777777" w:rsidR="00A31917" w:rsidRDefault="00A31917" w:rsidP="00263AC3">
      <w:pPr>
        <w:pStyle w:val="Heading5"/>
      </w:pPr>
      <w:bookmarkStart w:id="3120" w:name="_Toc475949434"/>
      <w:r>
        <w:t>Technical Specification Changes</w:t>
      </w:r>
      <w:bookmarkEnd w:id="3120"/>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A31917" w14:paraId="51ACC9FB" w14:textId="77777777" w:rsidTr="00A31917">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44595B70" w14:textId="77777777" w:rsidR="00A31917" w:rsidRDefault="00A31917" w:rsidP="00A31917">
            <w:pPr>
              <w:jc w:val="center"/>
              <w:rPr>
                <w:sz w:val="18"/>
                <w:szCs w:val="28"/>
              </w:rPr>
            </w:pPr>
            <w:r>
              <w:rPr>
                <w:sz w:val="18"/>
                <w:szCs w:val="28"/>
              </w:rPr>
              <w:t>BR ID</w:t>
            </w:r>
          </w:p>
        </w:tc>
        <w:tc>
          <w:tcPr>
            <w:tcW w:w="1929" w:type="dxa"/>
            <w:shd w:val="clear" w:color="auto" w:fill="367CC1"/>
            <w:vAlign w:val="center"/>
          </w:tcPr>
          <w:p w14:paraId="3315A53D" w14:textId="77777777" w:rsidR="00A31917" w:rsidRPr="00612C84" w:rsidRDefault="00A31917"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6070EEEC" w14:textId="77777777" w:rsidR="00A31917" w:rsidRDefault="00A31917"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678AC4CD" w14:textId="77777777" w:rsidR="00A31917" w:rsidRPr="00612C84" w:rsidRDefault="00A31917"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A31917" w:rsidRPr="006B3718" w14:paraId="2E71EF44" w14:textId="77777777" w:rsidTr="00A31917">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6CCD9665" w14:textId="77777777" w:rsidR="00A31917" w:rsidRDefault="00A31917" w:rsidP="00A31917">
            <w:pPr>
              <w:rPr>
                <w:color w:val="FF0000"/>
              </w:rPr>
            </w:pPr>
          </w:p>
        </w:tc>
        <w:tc>
          <w:tcPr>
            <w:tcW w:w="1929" w:type="dxa"/>
          </w:tcPr>
          <w:p w14:paraId="260F9655" w14:textId="77777777" w:rsidR="00A31917" w:rsidRPr="006B3718" w:rsidRDefault="00A31917" w:rsidP="00A31917">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3F06F540" w14:textId="77777777" w:rsidR="00A31917" w:rsidRPr="006B3718" w:rsidRDefault="00A31917" w:rsidP="00A31917">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08FB5ED6" w14:textId="77777777" w:rsidR="00A31917" w:rsidRPr="006B3718" w:rsidRDefault="00A31917" w:rsidP="00A31917">
            <w:pPr>
              <w:cnfStyle w:val="000000100000" w:firstRow="0" w:lastRow="0" w:firstColumn="0" w:lastColumn="0" w:oddVBand="0" w:evenVBand="0" w:oddHBand="1" w:evenHBand="0" w:firstRowFirstColumn="0" w:firstRowLastColumn="0" w:lastRowFirstColumn="0" w:lastRowLastColumn="0"/>
              <w:rPr>
                <w:color w:val="FF0000"/>
              </w:rPr>
            </w:pPr>
          </w:p>
        </w:tc>
      </w:tr>
    </w:tbl>
    <w:p w14:paraId="63F4CE08" w14:textId="77777777" w:rsidR="00A31917" w:rsidRPr="00942CE6" w:rsidRDefault="00A31917" w:rsidP="00A31917"/>
    <w:p w14:paraId="4190E9F0" w14:textId="77777777" w:rsidR="00A31917" w:rsidRDefault="00A31917" w:rsidP="00263AC3">
      <w:pPr>
        <w:pStyle w:val="Heading4"/>
        <w:numPr>
          <w:ilvl w:val="2"/>
          <w:numId w:val="2"/>
        </w:numPr>
      </w:pPr>
      <w:bookmarkStart w:id="3121" w:name="_Toc475949435"/>
      <w:r>
        <w:lastRenderedPageBreak/>
        <w:t>Wireframes</w:t>
      </w:r>
      <w:bookmarkEnd w:id="3121"/>
    </w:p>
    <w:p w14:paraId="6F6B7EA4" w14:textId="189EF1D0" w:rsidR="00A31917" w:rsidRDefault="00CC2D04" w:rsidP="00A31917">
      <w:r>
        <w:rPr>
          <w:noProof/>
        </w:rPr>
        <w:lastRenderedPageBreak/>
        <w:drawing>
          <wp:inline distT="0" distB="0" distL="0" distR="0" wp14:anchorId="4024CC17" wp14:editId="58A0B2B6">
            <wp:extent cx="5943600" cy="715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ird_party_ret_1.png"/>
                    <pic:cNvPicPr/>
                  </pic:nvPicPr>
                  <pic:blipFill>
                    <a:blip r:embed="rId19"/>
                    <a:stretch>
                      <a:fillRect/>
                    </a:stretch>
                  </pic:blipFill>
                  <pic:spPr>
                    <a:xfrm>
                      <a:off x="0" y="0"/>
                      <a:ext cx="5943600" cy="7150100"/>
                    </a:xfrm>
                    <a:prstGeom prst="rect">
                      <a:avLst/>
                    </a:prstGeom>
                  </pic:spPr>
                </pic:pic>
              </a:graphicData>
            </a:graphic>
          </wp:inline>
        </w:drawing>
      </w:r>
      <w:r>
        <w:rPr>
          <w:noProof/>
        </w:rPr>
        <w:lastRenderedPageBreak/>
        <w:drawing>
          <wp:inline distT="0" distB="0" distL="0" distR="0" wp14:anchorId="24AF825E" wp14:editId="5BC2A5A2">
            <wp:extent cx="4227968" cy="6125210"/>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rd_party_ret_2.png"/>
                    <pic:cNvPicPr/>
                  </pic:nvPicPr>
                  <pic:blipFill>
                    <a:blip r:embed="rId20"/>
                    <a:stretch>
                      <a:fillRect/>
                    </a:stretch>
                  </pic:blipFill>
                  <pic:spPr>
                    <a:xfrm>
                      <a:off x="0" y="0"/>
                      <a:ext cx="4230917" cy="6129482"/>
                    </a:xfrm>
                    <a:prstGeom prst="rect">
                      <a:avLst/>
                    </a:prstGeom>
                  </pic:spPr>
                </pic:pic>
              </a:graphicData>
            </a:graphic>
          </wp:inline>
        </w:drawing>
      </w:r>
    </w:p>
    <w:p w14:paraId="09E64D59" w14:textId="21CB40E4" w:rsidR="004E4D7A" w:rsidRDefault="004E4D7A" w:rsidP="004A46CC">
      <w:pPr>
        <w:pStyle w:val="Heading3"/>
      </w:pPr>
      <w:bookmarkStart w:id="3122" w:name="_Toc475949436"/>
      <w:r>
        <w:t xml:space="preserve">Activity Category </w:t>
      </w:r>
      <w:r w:rsidR="00F51547">
        <w:t>–</w:t>
      </w:r>
      <w:r w:rsidR="00452C20">
        <w:t xml:space="preserve"> Teva Sponsored Research</w:t>
      </w:r>
      <w:r w:rsidR="00FD7707">
        <w:t>/Collaborative Research</w:t>
      </w:r>
      <w:bookmarkEnd w:id="3122"/>
    </w:p>
    <w:p w14:paraId="6331F4DF" w14:textId="1960007F" w:rsidR="00263AC3" w:rsidRPr="00263AC3" w:rsidRDefault="004E4D7A" w:rsidP="00263AC3">
      <w:pPr>
        <w:pStyle w:val="Heading4"/>
        <w:numPr>
          <w:ilvl w:val="2"/>
          <w:numId w:val="2"/>
        </w:numPr>
      </w:pPr>
      <w:bookmarkStart w:id="3123" w:name="_Toc475949437"/>
      <w:r>
        <w:t>Business Requirement Changes</w:t>
      </w:r>
      <w:bookmarkEnd w:id="3123"/>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4E4D7A" w14:paraId="7783BBED" w14:textId="77777777" w:rsidTr="00EB6AA2">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0E8BE8EE" w14:textId="77777777" w:rsidR="004E4D7A" w:rsidRPr="00612C84" w:rsidRDefault="004E4D7A" w:rsidP="00EB6AA2">
            <w:pPr>
              <w:jc w:val="center"/>
              <w:rPr>
                <w:sz w:val="18"/>
                <w:szCs w:val="28"/>
              </w:rPr>
            </w:pPr>
            <w:r>
              <w:rPr>
                <w:sz w:val="18"/>
                <w:szCs w:val="28"/>
              </w:rPr>
              <w:t>Original BR ID</w:t>
            </w:r>
          </w:p>
        </w:tc>
        <w:tc>
          <w:tcPr>
            <w:tcW w:w="7200" w:type="dxa"/>
            <w:shd w:val="clear" w:color="auto" w:fill="367CC1"/>
            <w:vAlign w:val="center"/>
          </w:tcPr>
          <w:p w14:paraId="2873A4BD" w14:textId="77777777" w:rsidR="004E4D7A" w:rsidRPr="00612C84" w:rsidRDefault="004E4D7A" w:rsidP="00EB6AA2">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F96205" w14:paraId="7A77C199" w14:textId="77777777" w:rsidTr="00EB6AA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3CD6810" w14:textId="77777777" w:rsidR="00F96205" w:rsidRPr="00B66624" w:rsidRDefault="00F96205" w:rsidP="00F96205">
            <w:pPr>
              <w:rPr>
                <w:color w:val="000000" w:themeColor="text1"/>
              </w:rPr>
            </w:pPr>
            <w:r w:rsidRPr="00B66624">
              <w:rPr>
                <w:color w:val="000000" w:themeColor="text1"/>
              </w:rPr>
              <w:t>BR-GDS-001</w:t>
            </w:r>
          </w:p>
        </w:tc>
        <w:tc>
          <w:tcPr>
            <w:tcW w:w="7200" w:type="dxa"/>
          </w:tcPr>
          <w:p w14:paraId="4A1DF61E" w14:textId="77777777" w:rsidR="00F96205" w:rsidRPr="00B66624" w:rsidRDefault="00F96205" w:rsidP="00F96205">
            <w:pPr>
              <w:cnfStyle w:val="000000100000" w:firstRow="0" w:lastRow="0" w:firstColumn="0" w:lastColumn="0" w:oddVBand="0" w:evenVBand="0" w:oddHBand="1" w:evenHBand="0" w:firstRowFirstColumn="0" w:firstRowLastColumn="0" w:lastRowFirstColumn="0" w:lastRowLastColumn="0"/>
              <w:rPr>
                <w:color w:val="000000" w:themeColor="text1"/>
              </w:rPr>
            </w:pPr>
            <w:r w:rsidRPr="00B66624">
              <w:rPr>
                <w:color w:val="000000" w:themeColor="text1"/>
              </w:rPr>
              <w:t xml:space="preserve">The request </w:t>
            </w:r>
            <w:r w:rsidR="00015236" w:rsidRPr="00B66624">
              <w:rPr>
                <w:color w:val="000000" w:themeColor="text1"/>
              </w:rPr>
              <w:t xml:space="preserve">will follow the base </w:t>
            </w:r>
            <w:r w:rsidR="00587E71">
              <w:rPr>
                <w:color w:val="000000" w:themeColor="text1"/>
              </w:rPr>
              <w:t>consulting</w:t>
            </w:r>
            <w:r w:rsidR="00015236" w:rsidRPr="00B66624">
              <w:rPr>
                <w:color w:val="000000" w:themeColor="text1"/>
              </w:rPr>
              <w:t xml:space="preserve"> workflow </w:t>
            </w:r>
          </w:p>
        </w:tc>
      </w:tr>
      <w:tr w:rsidR="00F96205" w14:paraId="194AC291" w14:textId="77777777" w:rsidTr="00EB6AA2">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5F4B0F94" w14:textId="77777777" w:rsidR="00F96205" w:rsidRPr="00B66624" w:rsidRDefault="00F96205" w:rsidP="00F96205">
            <w:pPr>
              <w:rPr>
                <w:color w:val="000000" w:themeColor="text1"/>
              </w:rPr>
            </w:pPr>
            <w:r w:rsidRPr="00B66624">
              <w:rPr>
                <w:color w:val="000000" w:themeColor="text1"/>
              </w:rPr>
              <w:t>BR-GDS-002</w:t>
            </w:r>
          </w:p>
        </w:tc>
        <w:tc>
          <w:tcPr>
            <w:tcW w:w="7200" w:type="dxa"/>
          </w:tcPr>
          <w:p w14:paraId="5DA18A7D" w14:textId="77777777" w:rsidR="00F96205" w:rsidRPr="00B66624" w:rsidRDefault="00F96205" w:rsidP="00F96205">
            <w:pPr>
              <w:cnfStyle w:val="000000000000" w:firstRow="0" w:lastRow="0" w:firstColumn="0" w:lastColumn="0" w:oddVBand="0" w:evenVBand="0" w:oddHBand="0" w:evenHBand="0" w:firstRowFirstColumn="0" w:firstRowLastColumn="0" w:lastRowFirstColumn="0" w:lastRowLastColumn="0"/>
              <w:rPr>
                <w:color w:val="000000" w:themeColor="text1"/>
              </w:rPr>
            </w:pPr>
            <w:r w:rsidRPr="00B66624">
              <w:rPr>
                <w:color w:val="000000" w:themeColor="text1"/>
              </w:rPr>
              <w:t xml:space="preserve">The customizations should be added to the base </w:t>
            </w:r>
            <w:commentRangeStart w:id="3124"/>
            <w:commentRangeStart w:id="3125"/>
            <w:commentRangeStart w:id="3126"/>
            <w:r w:rsidR="00587E71">
              <w:rPr>
                <w:color w:val="000000" w:themeColor="text1"/>
              </w:rPr>
              <w:t>consulting</w:t>
            </w:r>
            <w:commentRangeEnd w:id="3124"/>
            <w:r w:rsidR="00AF285B">
              <w:rPr>
                <w:rStyle w:val="CommentReference"/>
                <w:rFonts w:ascii="Calibri" w:eastAsia="Calibri" w:hAnsi="Calibri" w:cs="Times New Roman"/>
              </w:rPr>
              <w:commentReference w:id="3124"/>
            </w:r>
            <w:commentRangeEnd w:id="3125"/>
            <w:r w:rsidR="00F45102">
              <w:rPr>
                <w:rStyle w:val="CommentReference"/>
                <w:rFonts w:ascii="Calibri" w:eastAsia="Calibri" w:hAnsi="Calibri" w:cs="Times New Roman"/>
              </w:rPr>
              <w:commentReference w:id="3125"/>
            </w:r>
            <w:commentRangeEnd w:id="3126"/>
            <w:r w:rsidR="000206F9">
              <w:rPr>
                <w:rStyle w:val="CommentReference"/>
                <w:rFonts w:ascii="Calibri" w:eastAsia="Calibri" w:hAnsi="Calibri" w:cs="Times New Roman"/>
              </w:rPr>
              <w:commentReference w:id="3126"/>
            </w:r>
            <w:r w:rsidRPr="00B66624">
              <w:rPr>
                <w:color w:val="000000" w:themeColor="text1"/>
              </w:rPr>
              <w:t xml:space="preserve"> request -</w:t>
            </w:r>
            <w:r w:rsidR="006A5B04">
              <w:rPr>
                <w:color w:val="000000" w:themeColor="text1"/>
              </w:rPr>
              <w:t xml:space="preserve"> activity category form</w:t>
            </w:r>
          </w:p>
        </w:tc>
      </w:tr>
    </w:tbl>
    <w:p w14:paraId="6416F064" w14:textId="77777777" w:rsidR="004E4D7A" w:rsidRPr="0059144E" w:rsidRDefault="004E4D7A" w:rsidP="004E4D7A">
      <w:pPr>
        <w:tabs>
          <w:tab w:val="left" w:pos="90"/>
        </w:tabs>
        <w:spacing w:before="120" w:after="0"/>
        <w:ind w:left="1350"/>
        <w:rPr>
          <w:color w:val="0070C0"/>
        </w:rPr>
      </w:pPr>
    </w:p>
    <w:p w14:paraId="5F11239D" w14:textId="77777777" w:rsidR="00263AC3" w:rsidRPr="00263AC3" w:rsidRDefault="004E4D7A" w:rsidP="00263AC3">
      <w:pPr>
        <w:pStyle w:val="Heading4"/>
        <w:numPr>
          <w:ilvl w:val="2"/>
          <w:numId w:val="2"/>
        </w:numPr>
      </w:pPr>
      <w:bookmarkStart w:id="3127" w:name="_Toc475949438"/>
      <w:r>
        <w:t>Technical Customizations</w:t>
      </w:r>
      <w:bookmarkEnd w:id="3127"/>
    </w:p>
    <w:p w14:paraId="2F901E78" w14:textId="77777777" w:rsidR="004E4D7A" w:rsidRPr="00AC555A" w:rsidRDefault="004E4D7A" w:rsidP="00263AC3">
      <w:pPr>
        <w:pStyle w:val="Heading5"/>
      </w:pPr>
      <w:bookmarkStart w:id="3128" w:name="_Toc475949439"/>
      <w:r>
        <w:t>Page Level Customizations</w:t>
      </w:r>
      <w:bookmarkEnd w:id="3128"/>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89"/>
        <w:gridCol w:w="1684"/>
        <w:gridCol w:w="1773"/>
        <w:gridCol w:w="3048"/>
        <w:gridCol w:w="1456"/>
      </w:tblGrid>
      <w:tr w:rsidR="000A1C58" w14:paraId="1ACD6AB7" w14:textId="77777777" w:rsidTr="00841CA6">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9" w:type="dxa"/>
            <w:shd w:val="clear" w:color="auto" w:fill="367CC1"/>
            <w:vAlign w:val="center"/>
          </w:tcPr>
          <w:p w14:paraId="46EDB2AB" w14:textId="77777777" w:rsidR="004E4D7A" w:rsidRPr="00612C84" w:rsidRDefault="004E4D7A" w:rsidP="00EB6AA2">
            <w:pPr>
              <w:rPr>
                <w:sz w:val="18"/>
                <w:szCs w:val="28"/>
              </w:rPr>
            </w:pPr>
            <w:r>
              <w:rPr>
                <w:sz w:val="18"/>
                <w:szCs w:val="28"/>
              </w:rPr>
              <w:t>Attribute Type</w:t>
            </w:r>
          </w:p>
        </w:tc>
        <w:tc>
          <w:tcPr>
            <w:tcW w:w="1684" w:type="dxa"/>
            <w:shd w:val="clear" w:color="auto" w:fill="367CC1"/>
            <w:vAlign w:val="center"/>
          </w:tcPr>
          <w:p w14:paraId="27EC1221" w14:textId="77777777" w:rsidR="004E4D7A" w:rsidRPr="00612C84" w:rsidRDefault="004E4D7A" w:rsidP="00EB6AA2">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773" w:type="dxa"/>
            <w:shd w:val="clear" w:color="auto" w:fill="367CC1"/>
            <w:vAlign w:val="center"/>
          </w:tcPr>
          <w:p w14:paraId="268044D2" w14:textId="77777777" w:rsidR="004E4D7A" w:rsidRPr="00612C84" w:rsidRDefault="004E4D7A" w:rsidP="00EB6AA2">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3048" w:type="dxa"/>
            <w:shd w:val="clear" w:color="auto" w:fill="367CC1"/>
            <w:vAlign w:val="center"/>
          </w:tcPr>
          <w:p w14:paraId="21DCF50C" w14:textId="77777777" w:rsidR="004E4D7A" w:rsidRPr="00612C84" w:rsidRDefault="004E4D7A" w:rsidP="00EB6AA2">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34B18F26" w14:textId="77777777" w:rsidR="004E4D7A" w:rsidRDefault="004E4D7A" w:rsidP="00EB6AA2">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0A1C58" w14:paraId="2F1BACC9" w14:textId="77777777" w:rsidTr="00841CA6">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9" w:type="dxa"/>
          </w:tcPr>
          <w:p w14:paraId="5583B403" w14:textId="77777777" w:rsidR="000A1C58" w:rsidRDefault="000A1C58" w:rsidP="00EB6AA2">
            <w:pPr>
              <w:rPr>
                <w:b w:val="0"/>
                <w:color w:val="000000" w:themeColor="text1"/>
              </w:rPr>
            </w:pPr>
            <w:r>
              <w:rPr>
                <w:b w:val="0"/>
                <w:color w:val="000000" w:themeColor="text1"/>
              </w:rPr>
              <w:t>Data Capture</w:t>
            </w:r>
          </w:p>
        </w:tc>
        <w:tc>
          <w:tcPr>
            <w:tcW w:w="1684" w:type="dxa"/>
          </w:tcPr>
          <w:p w14:paraId="389DC682" w14:textId="77777777" w:rsidR="000A1C58" w:rsidRDefault="000A1C58" w:rsidP="00EB6AA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Purpose/Benefit </w:t>
            </w:r>
            <w:r w:rsidR="00841CA6">
              <w:rPr>
                <w:color w:val="000000" w:themeColor="text1"/>
              </w:rPr>
              <w:t>of request</w:t>
            </w:r>
          </w:p>
        </w:tc>
        <w:tc>
          <w:tcPr>
            <w:tcW w:w="1773" w:type="dxa"/>
          </w:tcPr>
          <w:p w14:paraId="17D546E4" w14:textId="77777777" w:rsidR="000A1C58" w:rsidRDefault="000A1C58" w:rsidP="00EB6AA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Rename field “Purpose” to “Purpose/Benefit</w:t>
            </w:r>
            <w:r w:rsidR="00841CA6">
              <w:rPr>
                <w:color w:val="000000" w:themeColor="text1"/>
              </w:rPr>
              <w:t xml:space="preserve"> of request</w:t>
            </w:r>
            <w:r>
              <w:rPr>
                <w:color w:val="000000" w:themeColor="text1"/>
              </w:rPr>
              <w:t xml:space="preserve">” </w:t>
            </w:r>
          </w:p>
        </w:tc>
        <w:tc>
          <w:tcPr>
            <w:tcW w:w="3048" w:type="dxa"/>
          </w:tcPr>
          <w:p w14:paraId="6C0D4E40" w14:textId="77777777" w:rsidR="000A1C58" w:rsidRPr="00F33323" w:rsidRDefault="000A1C58" w:rsidP="006A5B04">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Text box </w:t>
            </w:r>
          </w:p>
          <w:p w14:paraId="557FDAA5" w14:textId="77777777" w:rsidR="005D3E2A" w:rsidRPr="00F33323" w:rsidRDefault="005D3E2A" w:rsidP="006A5B04">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 Yes</w:t>
            </w:r>
          </w:p>
          <w:p w14:paraId="24F3CD46" w14:textId="6AEC2648" w:rsidR="008131A3" w:rsidRPr="00F33323" w:rsidDel="00544612" w:rsidRDefault="008131A3" w:rsidP="006A5B04">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del w:id="3129" w:author="Michael Petite" w:date="2017-02-23T18:26:00Z"/>
              </w:rPr>
            </w:pPr>
            <w:r w:rsidRPr="00F33323">
              <w:t>Validation:</w:t>
            </w:r>
            <w:r w:rsidR="00E70942" w:rsidRPr="00F33323">
              <w:t xml:space="preserve"> </w:t>
            </w:r>
            <w:ins w:id="3130" w:author="Michael Petite" w:date="2017-02-23T18:26:00Z">
              <w:r w:rsidR="00544612">
                <w:t xml:space="preserve">Use </w:t>
              </w:r>
            </w:ins>
            <w:del w:id="3131" w:author="Michael Petite" w:date="2017-02-23T18:26:00Z">
              <w:r w:rsidR="000E327D" w:rsidRPr="00F33323" w:rsidDel="00544612">
                <w:delText>None</w:delText>
              </w:r>
            </w:del>
            <w:ins w:id="3132" w:author="Michael Petite" w:date="2017-02-23T18:26:00Z">
              <w:r w:rsidR="00544612">
                <w:t>Default</w:t>
              </w:r>
            </w:ins>
          </w:p>
          <w:p w14:paraId="3816CE65" w14:textId="291F2AA3" w:rsidR="00E70942" w:rsidRPr="00F33323" w:rsidRDefault="00E70942">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Change w:id="3133" w:author="Michael Petite" w:date="2017-02-23T18:26:00Z">
                <w:pPr>
                  <w:pStyle w:val="ListParagraph"/>
                  <w:framePr w:hSpace="180" w:wrap="around" w:vAnchor="text" w:hAnchor="margin" w:xAlign="center" w:y="390"/>
                  <w:numPr>
                    <w:numId w:val="21"/>
                  </w:numPr>
                  <w:ind w:left="360" w:hanging="360"/>
                  <w:cnfStyle w:val="000000100000" w:firstRow="0" w:lastRow="0" w:firstColumn="0" w:lastColumn="0" w:oddVBand="0" w:evenVBand="0" w:oddHBand="1" w:evenHBand="0" w:firstRowFirstColumn="0" w:firstRowLastColumn="0" w:lastRowFirstColumn="0" w:lastRowLastColumn="0"/>
                </w:pPr>
              </w:pPrChange>
            </w:pPr>
            <w:del w:id="3134" w:author="Michael Petite" w:date="2017-02-23T18:26:00Z">
              <w:r w:rsidRPr="00F33323" w:rsidDel="00544612">
                <w:delText>Help text:  Describe the purpose and business value, as well as the terms of the collaboration.  Specify if Teva is obtaining any exclusive benefits as part of this collaboration, such as exclusive access to research data and IP rights.</w:delText>
              </w:r>
            </w:del>
          </w:p>
        </w:tc>
        <w:tc>
          <w:tcPr>
            <w:tcW w:w="1456" w:type="dxa"/>
            <w:vAlign w:val="center"/>
          </w:tcPr>
          <w:p w14:paraId="5DF8DBF8" w14:textId="77777777" w:rsidR="000A1C58" w:rsidRDefault="000A1C58" w:rsidP="00EB6AA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Rename </w:t>
            </w:r>
          </w:p>
        </w:tc>
      </w:tr>
      <w:tr w:rsidR="000A1C58" w14:paraId="2DA484FC" w14:textId="77777777" w:rsidTr="00841CA6">
        <w:trPr>
          <w:trHeight w:val="436"/>
        </w:trPr>
        <w:tc>
          <w:tcPr>
            <w:cnfStyle w:val="001000000000" w:firstRow="0" w:lastRow="0" w:firstColumn="1" w:lastColumn="0" w:oddVBand="0" w:evenVBand="0" w:oddHBand="0" w:evenHBand="0" w:firstRowFirstColumn="0" w:firstRowLastColumn="0" w:lastRowFirstColumn="0" w:lastRowLastColumn="0"/>
            <w:tcW w:w="1389" w:type="dxa"/>
          </w:tcPr>
          <w:p w14:paraId="53C05FE1" w14:textId="77777777" w:rsidR="000A1C58" w:rsidRDefault="001750D9" w:rsidP="00EB6AA2">
            <w:pPr>
              <w:rPr>
                <w:b w:val="0"/>
                <w:color w:val="000000" w:themeColor="text1"/>
              </w:rPr>
            </w:pPr>
            <w:r>
              <w:rPr>
                <w:b w:val="0"/>
                <w:color w:val="000000" w:themeColor="text1"/>
              </w:rPr>
              <w:t>Data Capture</w:t>
            </w:r>
          </w:p>
        </w:tc>
        <w:tc>
          <w:tcPr>
            <w:tcW w:w="1684" w:type="dxa"/>
          </w:tcPr>
          <w:p w14:paraId="162B11CF" w14:textId="77777777" w:rsidR="000A1C58" w:rsidRDefault="000A1C58" w:rsidP="00EB6AA2">
            <w:pPr>
              <w:cnfStyle w:val="000000000000" w:firstRow="0" w:lastRow="0" w:firstColumn="0" w:lastColumn="0" w:oddVBand="0" w:evenVBand="0" w:oddHBand="0" w:evenHBand="0" w:firstRowFirstColumn="0" w:firstRowLastColumn="0" w:lastRowFirstColumn="0" w:lastRowLastColumn="0"/>
              <w:rPr>
                <w:color w:val="000000" w:themeColor="text1"/>
              </w:rPr>
            </w:pPr>
            <w:r w:rsidRPr="000A1C58">
              <w:rPr>
                <w:color w:val="000000" w:themeColor="text1"/>
              </w:rPr>
              <w:t>Was the request solicited by Teva?</w:t>
            </w:r>
          </w:p>
        </w:tc>
        <w:tc>
          <w:tcPr>
            <w:tcW w:w="1773" w:type="dxa"/>
          </w:tcPr>
          <w:p w14:paraId="0D56E83A" w14:textId="77777777" w:rsidR="000A1C58" w:rsidRDefault="001750D9" w:rsidP="00EB6AA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Was the request solicited by Teva</w:t>
            </w:r>
          </w:p>
        </w:tc>
        <w:tc>
          <w:tcPr>
            <w:tcW w:w="3048" w:type="dxa"/>
          </w:tcPr>
          <w:p w14:paraId="5A17AB1F" w14:textId="49FA392C" w:rsidR="000A1C58" w:rsidRDefault="000A1C58" w:rsidP="006A5B04">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ins w:id="3135" w:author="Michael Petite" w:date="2017-02-27T09:40:00Z"/>
              </w:rPr>
            </w:pPr>
            <w:r w:rsidRPr="00F33323">
              <w:t xml:space="preserve">Field Format: Yes/No radio button </w:t>
            </w:r>
          </w:p>
          <w:p w14:paraId="1F7032AA" w14:textId="294CAB55" w:rsidR="001B1F47" w:rsidRPr="00F33323" w:rsidRDefault="001B1F47" w:rsidP="006A5B0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ins w:id="3136" w:author="Michael Petite" w:date="2017-02-27T09:40:00Z">
              <w:r>
                <w:t>Position: Below Purpose/Benefit</w:t>
              </w:r>
            </w:ins>
          </w:p>
          <w:p w14:paraId="590CAAFD" w14:textId="77777777" w:rsidR="005D3E2A" w:rsidRPr="00F33323" w:rsidRDefault="005D3E2A" w:rsidP="006A5B0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560886DF" w14:textId="01E1A6BE" w:rsidR="008131A3" w:rsidRPr="00F33323" w:rsidRDefault="008131A3" w:rsidP="006A5B0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137" w:author="Michael Petite" w:date="2017-02-23T18:26:00Z">
              <w:r w:rsidR="000E327D" w:rsidRPr="00F33323" w:rsidDel="00544612">
                <w:delText>None</w:delText>
              </w:r>
            </w:del>
            <w:ins w:id="3138" w:author="Michael Petite" w:date="2017-02-23T18:26:00Z">
              <w:r w:rsidR="00544612">
                <w:t>Yes or No must be selected</w:t>
              </w:r>
            </w:ins>
          </w:p>
        </w:tc>
        <w:tc>
          <w:tcPr>
            <w:tcW w:w="1456" w:type="dxa"/>
            <w:vAlign w:val="center"/>
          </w:tcPr>
          <w:p w14:paraId="202B067C" w14:textId="77777777" w:rsidR="000A1C58" w:rsidRDefault="001750D9" w:rsidP="00EB6AA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0A1C58" w14:paraId="33199DAE" w14:textId="77777777" w:rsidTr="00841CA6">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9" w:type="dxa"/>
          </w:tcPr>
          <w:p w14:paraId="1B8E8B65" w14:textId="77777777" w:rsidR="000A1C58" w:rsidRDefault="001750D9" w:rsidP="00EB6AA2">
            <w:pPr>
              <w:rPr>
                <w:b w:val="0"/>
                <w:color w:val="000000" w:themeColor="text1"/>
              </w:rPr>
            </w:pPr>
            <w:r>
              <w:rPr>
                <w:b w:val="0"/>
                <w:color w:val="000000" w:themeColor="text1"/>
              </w:rPr>
              <w:t>Data Capture</w:t>
            </w:r>
          </w:p>
        </w:tc>
        <w:tc>
          <w:tcPr>
            <w:tcW w:w="1684" w:type="dxa"/>
          </w:tcPr>
          <w:p w14:paraId="46865EFC" w14:textId="77777777" w:rsidR="000A1C58" w:rsidRPr="00841CA6" w:rsidRDefault="00841CA6" w:rsidP="00EB6AA2">
            <w:pPr>
              <w:cnfStyle w:val="000000100000" w:firstRow="0" w:lastRow="0" w:firstColumn="0" w:lastColumn="0" w:oddVBand="0" w:evenVBand="0" w:oddHBand="1" w:evenHBand="0" w:firstRowFirstColumn="0" w:firstRowLastColumn="0" w:lastRowFirstColumn="0" w:lastRowLastColumn="0"/>
            </w:pPr>
            <w:r w:rsidRPr="00841CA6">
              <w:t>Please Explain</w:t>
            </w:r>
            <w:r w:rsidR="000A1C58" w:rsidRPr="00841CA6">
              <w:t xml:space="preserve"> </w:t>
            </w:r>
          </w:p>
        </w:tc>
        <w:tc>
          <w:tcPr>
            <w:tcW w:w="1773" w:type="dxa"/>
          </w:tcPr>
          <w:p w14:paraId="2BF6B35A" w14:textId="77777777" w:rsidR="000A1C58" w:rsidRPr="00841CA6" w:rsidRDefault="001750D9" w:rsidP="00EB6AA2">
            <w:pPr>
              <w:cnfStyle w:val="000000100000" w:firstRow="0" w:lastRow="0" w:firstColumn="0" w:lastColumn="0" w:oddVBand="0" w:evenVBand="0" w:oddHBand="1" w:evenHBand="0" w:firstRowFirstColumn="0" w:firstRowLastColumn="0" w:lastRowFirstColumn="0" w:lastRowLastColumn="0"/>
            </w:pPr>
            <w:r w:rsidRPr="00841CA6">
              <w:t xml:space="preserve">Add new field- </w:t>
            </w:r>
            <w:r w:rsidR="00841CA6" w:rsidRPr="00841CA6">
              <w:t>“Please Explain”</w:t>
            </w:r>
          </w:p>
        </w:tc>
        <w:tc>
          <w:tcPr>
            <w:tcW w:w="3048" w:type="dxa"/>
          </w:tcPr>
          <w:p w14:paraId="324B5A50" w14:textId="77777777" w:rsidR="000A1C58" w:rsidRPr="00F33323" w:rsidRDefault="000A1C58" w:rsidP="006A5B04">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Free text box </w:t>
            </w:r>
          </w:p>
          <w:p w14:paraId="0FD48801" w14:textId="77777777" w:rsidR="00AF4888" w:rsidRPr="00F33323" w:rsidRDefault="00AF4888" w:rsidP="00AF4888">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67725924" w14:textId="77777777" w:rsidR="00981691" w:rsidRPr="00F33323" w:rsidRDefault="00981691" w:rsidP="006A5B04">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 Field will be displayed only when “Yes” is selected for “Was the request solicited by Teva?”</w:t>
            </w:r>
          </w:p>
        </w:tc>
        <w:tc>
          <w:tcPr>
            <w:tcW w:w="1456" w:type="dxa"/>
            <w:vAlign w:val="center"/>
          </w:tcPr>
          <w:p w14:paraId="28D29E8F" w14:textId="77777777" w:rsidR="000A1C58" w:rsidRDefault="001750D9" w:rsidP="00EB6AA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981691" w14:paraId="6058541A" w14:textId="77777777" w:rsidTr="00841CA6">
        <w:trPr>
          <w:trHeight w:val="436"/>
        </w:trPr>
        <w:tc>
          <w:tcPr>
            <w:cnfStyle w:val="001000000000" w:firstRow="0" w:lastRow="0" w:firstColumn="1" w:lastColumn="0" w:oddVBand="0" w:evenVBand="0" w:oddHBand="0" w:evenHBand="0" w:firstRowFirstColumn="0" w:firstRowLastColumn="0" w:lastRowFirstColumn="0" w:lastRowLastColumn="0"/>
            <w:tcW w:w="1389" w:type="dxa"/>
          </w:tcPr>
          <w:p w14:paraId="78C2EBDB" w14:textId="77777777" w:rsidR="00981691" w:rsidRDefault="001750D9" w:rsidP="00EB6AA2">
            <w:pPr>
              <w:rPr>
                <w:b w:val="0"/>
                <w:color w:val="000000" w:themeColor="text1"/>
              </w:rPr>
            </w:pPr>
            <w:r>
              <w:rPr>
                <w:b w:val="0"/>
                <w:color w:val="000000" w:themeColor="text1"/>
              </w:rPr>
              <w:t>Data Capture</w:t>
            </w:r>
          </w:p>
        </w:tc>
        <w:tc>
          <w:tcPr>
            <w:tcW w:w="1684" w:type="dxa"/>
          </w:tcPr>
          <w:p w14:paraId="68DF33FB" w14:textId="77777777" w:rsidR="00981691" w:rsidRPr="00841CA6" w:rsidRDefault="00841CA6" w:rsidP="00981691">
            <w:pPr>
              <w:cnfStyle w:val="000000000000" w:firstRow="0" w:lastRow="0" w:firstColumn="0" w:lastColumn="0" w:oddVBand="0" w:evenVBand="0" w:oddHBand="0" w:evenHBand="0" w:firstRowFirstColumn="0" w:firstRowLastColumn="0" w:lastRowFirstColumn="0" w:lastRowLastColumn="0"/>
              <w:rPr>
                <w:rFonts w:eastAsia="Times New Roman" w:cs="Arial"/>
              </w:rPr>
            </w:pPr>
            <w:r>
              <w:rPr>
                <w:rFonts w:eastAsia="Times New Roman" w:cs="Arial"/>
              </w:rPr>
              <w:t>Summarize how the organization was selected</w:t>
            </w:r>
          </w:p>
          <w:p w14:paraId="55DA1519" w14:textId="77777777" w:rsidR="00981691" w:rsidRPr="00841CA6" w:rsidRDefault="00981691" w:rsidP="00EB6AA2">
            <w:pPr>
              <w:cnfStyle w:val="000000000000" w:firstRow="0" w:lastRow="0" w:firstColumn="0" w:lastColumn="0" w:oddVBand="0" w:evenVBand="0" w:oddHBand="0" w:evenHBand="0" w:firstRowFirstColumn="0" w:firstRowLastColumn="0" w:lastRowFirstColumn="0" w:lastRowLastColumn="0"/>
            </w:pPr>
          </w:p>
        </w:tc>
        <w:tc>
          <w:tcPr>
            <w:tcW w:w="1773" w:type="dxa"/>
          </w:tcPr>
          <w:p w14:paraId="2A685605" w14:textId="77777777" w:rsidR="00981691" w:rsidRPr="00841CA6" w:rsidRDefault="001750D9" w:rsidP="00841CA6">
            <w:pPr>
              <w:cnfStyle w:val="000000000000" w:firstRow="0" w:lastRow="0" w:firstColumn="0" w:lastColumn="0" w:oddVBand="0" w:evenVBand="0" w:oddHBand="0" w:evenHBand="0" w:firstRowFirstColumn="0" w:firstRowLastColumn="0" w:lastRowFirstColumn="0" w:lastRowLastColumn="0"/>
              <w:rPr>
                <w:rFonts w:eastAsia="Times New Roman" w:cs="Arial"/>
              </w:rPr>
            </w:pPr>
            <w:r w:rsidRPr="00841CA6">
              <w:t xml:space="preserve">Add new field- </w:t>
            </w:r>
            <w:r w:rsidRPr="00841CA6">
              <w:rPr>
                <w:rFonts w:eastAsia="Times New Roman" w:cs="Arial"/>
              </w:rPr>
              <w:t xml:space="preserve"> </w:t>
            </w:r>
            <w:r w:rsidR="00841CA6">
              <w:rPr>
                <w:rFonts w:eastAsia="Times New Roman" w:cs="Arial"/>
              </w:rPr>
              <w:t>Summarize how the organization was selected</w:t>
            </w:r>
          </w:p>
        </w:tc>
        <w:tc>
          <w:tcPr>
            <w:tcW w:w="3048" w:type="dxa"/>
          </w:tcPr>
          <w:p w14:paraId="7FB8D3E8" w14:textId="77777777" w:rsidR="00981691" w:rsidRPr="00F33323" w:rsidRDefault="00981691" w:rsidP="006A5B0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w:t>
            </w:r>
            <w:r w:rsidR="00841CA6" w:rsidRPr="00F33323">
              <w:t>Free text field</w:t>
            </w:r>
            <w:r w:rsidRPr="00F33323">
              <w:t xml:space="preserve"> </w:t>
            </w:r>
          </w:p>
          <w:p w14:paraId="70A6602B" w14:textId="77777777" w:rsidR="005D3E2A" w:rsidRPr="00F33323" w:rsidRDefault="005D3E2A" w:rsidP="006A5B0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39C4393F" w14:textId="172D74F8" w:rsidR="008131A3" w:rsidRPr="00F33323" w:rsidRDefault="008131A3" w:rsidP="006A5B0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Validation: </w:t>
            </w:r>
            <w:del w:id="3139" w:author="Michael Petite" w:date="2017-02-23T18:26:00Z">
              <w:r w:rsidR="000E327D" w:rsidRPr="00F33323" w:rsidDel="00544612">
                <w:delText>None</w:delText>
              </w:r>
            </w:del>
            <w:ins w:id="3140" w:author="Michael Petite" w:date="2017-02-23T18:26:00Z">
              <w:r w:rsidR="00544612">
                <w:t>field must contain text</w:t>
              </w:r>
            </w:ins>
          </w:p>
          <w:p w14:paraId="37D507D2" w14:textId="77777777" w:rsidR="00E70942" w:rsidRPr="00F33323" w:rsidRDefault="00E70942" w:rsidP="006A5B0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vAlign w:val="center"/>
          </w:tcPr>
          <w:p w14:paraId="0299C647" w14:textId="77777777" w:rsidR="00981691" w:rsidRDefault="001750D9" w:rsidP="00EB6AA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1750D9" w14:paraId="5299D8A4" w14:textId="77777777" w:rsidTr="00841CA6">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9" w:type="dxa"/>
          </w:tcPr>
          <w:p w14:paraId="379F6023" w14:textId="77777777" w:rsidR="001750D9" w:rsidRDefault="001750D9" w:rsidP="001750D9">
            <w:pPr>
              <w:rPr>
                <w:b w:val="0"/>
                <w:color w:val="000000" w:themeColor="text1"/>
              </w:rPr>
            </w:pPr>
            <w:r>
              <w:rPr>
                <w:b w:val="0"/>
                <w:color w:val="000000" w:themeColor="text1"/>
              </w:rPr>
              <w:t>Data Capture</w:t>
            </w:r>
          </w:p>
        </w:tc>
        <w:tc>
          <w:tcPr>
            <w:tcW w:w="1684" w:type="dxa"/>
          </w:tcPr>
          <w:p w14:paraId="7837DE67" w14:textId="77777777" w:rsidR="001750D9" w:rsidRPr="00841CA6" w:rsidRDefault="001750D9" w:rsidP="001750D9">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41CA6">
              <w:rPr>
                <w:rFonts w:eastAsia="Times New Roman" w:cs="Arial"/>
              </w:rPr>
              <w:t xml:space="preserve">Has Teva previously made a payment to this recipient in the </w:t>
            </w:r>
          </w:p>
          <w:p w14:paraId="125BFE65" w14:textId="77777777" w:rsidR="001750D9" w:rsidRPr="00841CA6" w:rsidRDefault="001750D9" w:rsidP="001750D9">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41CA6">
              <w:rPr>
                <w:rFonts w:eastAsia="Times New Roman" w:cs="Arial"/>
              </w:rPr>
              <w:t xml:space="preserve">past 12 months? </w:t>
            </w:r>
          </w:p>
          <w:p w14:paraId="6E3B2E99" w14:textId="77777777" w:rsidR="001750D9" w:rsidRPr="00841CA6" w:rsidRDefault="001750D9" w:rsidP="001750D9">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773" w:type="dxa"/>
          </w:tcPr>
          <w:p w14:paraId="6F778F7A" w14:textId="77777777" w:rsidR="001750D9" w:rsidRPr="00841CA6" w:rsidRDefault="001750D9" w:rsidP="001750D9">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41CA6">
              <w:t xml:space="preserve">Add new field- </w:t>
            </w:r>
            <w:r w:rsidRPr="00841CA6">
              <w:rPr>
                <w:rFonts w:eastAsia="Times New Roman" w:cs="Arial"/>
              </w:rPr>
              <w:t xml:space="preserve"> Has Teva previously made a payment to this recipient in the </w:t>
            </w:r>
          </w:p>
          <w:p w14:paraId="58C82ABD" w14:textId="77777777" w:rsidR="001750D9" w:rsidRPr="00841CA6" w:rsidRDefault="001750D9" w:rsidP="001750D9">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41CA6">
              <w:rPr>
                <w:rFonts w:eastAsia="Times New Roman" w:cs="Arial"/>
              </w:rPr>
              <w:t xml:space="preserve">past 12 months? </w:t>
            </w:r>
          </w:p>
          <w:p w14:paraId="121C7266" w14:textId="77777777" w:rsidR="001750D9" w:rsidRPr="00841CA6" w:rsidRDefault="001750D9" w:rsidP="001750D9">
            <w:pPr>
              <w:cnfStyle w:val="000000100000" w:firstRow="0" w:lastRow="0" w:firstColumn="0" w:lastColumn="0" w:oddVBand="0" w:evenVBand="0" w:oddHBand="1" w:evenHBand="0" w:firstRowFirstColumn="0" w:firstRowLastColumn="0" w:lastRowFirstColumn="0" w:lastRowLastColumn="0"/>
            </w:pPr>
          </w:p>
        </w:tc>
        <w:tc>
          <w:tcPr>
            <w:tcW w:w="3048" w:type="dxa"/>
          </w:tcPr>
          <w:p w14:paraId="685D6F72" w14:textId="77777777" w:rsidR="001750D9" w:rsidRPr="00F33323" w:rsidRDefault="001750D9" w:rsidP="001750D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Yes/No radio button </w:t>
            </w:r>
          </w:p>
          <w:p w14:paraId="638951B0" w14:textId="77777777" w:rsidR="005D3E2A" w:rsidRPr="00F33323" w:rsidRDefault="005D3E2A" w:rsidP="001750D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260FAEA5" w14:textId="703D679F" w:rsidR="008131A3" w:rsidRPr="00F33323" w:rsidRDefault="008131A3" w:rsidP="001750D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141" w:author="Michael Petite" w:date="2017-02-23T18:26:00Z">
              <w:r w:rsidR="000E327D" w:rsidRPr="00F33323" w:rsidDel="00544612">
                <w:delText>None</w:delText>
              </w:r>
            </w:del>
            <w:ins w:id="3142" w:author="Michael Petite" w:date="2017-02-23T18:26:00Z">
              <w:r w:rsidR="00544612">
                <w:t>Yes or no must be selected</w:t>
              </w:r>
            </w:ins>
          </w:p>
        </w:tc>
        <w:tc>
          <w:tcPr>
            <w:tcW w:w="1456" w:type="dxa"/>
          </w:tcPr>
          <w:p w14:paraId="42ABC463" w14:textId="77777777" w:rsidR="001750D9" w:rsidRDefault="001750D9" w:rsidP="001750D9">
            <w:pPr>
              <w:cnfStyle w:val="000000100000" w:firstRow="0" w:lastRow="0" w:firstColumn="0" w:lastColumn="0" w:oddVBand="0" w:evenVBand="0" w:oddHBand="1" w:evenHBand="0" w:firstRowFirstColumn="0" w:firstRowLastColumn="0" w:lastRowFirstColumn="0" w:lastRowLastColumn="0"/>
              <w:rPr>
                <w:color w:val="000000" w:themeColor="text1"/>
              </w:rPr>
            </w:pPr>
            <w:r w:rsidRPr="006942F4">
              <w:rPr>
                <w:color w:val="000000" w:themeColor="text1"/>
              </w:rPr>
              <w:t>New</w:t>
            </w:r>
          </w:p>
        </w:tc>
      </w:tr>
      <w:tr w:rsidR="001750D9" w14:paraId="05F0DD6E" w14:textId="77777777" w:rsidTr="00841CA6">
        <w:trPr>
          <w:trHeight w:val="436"/>
        </w:trPr>
        <w:tc>
          <w:tcPr>
            <w:cnfStyle w:val="001000000000" w:firstRow="0" w:lastRow="0" w:firstColumn="1" w:lastColumn="0" w:oddVBand="0" w:evenVBand="0" w:oddHBand="0" w:evenHBand="0" w:firstRowFirstColumn="0" w:firstRowLastColumn="0" w:lastRowFirstColumn="0" w:lastRowLastColumn="0"/>
            <w:tcW w:w="1389" w:type="dxa"/>
          </w:tcPr>
          <w:p w14:paraId="7318DAC6" w14:textId="77777777" w:rsidR="001750D9" w:rsidRDefault="001750D9" w:rsidP="001750D9">
            <w:pPr>
              <w:rPr>
                <w:b w:val="0"/>
                <w:color w:val="000000" w:themeColor="text1"/>
              </w:rPr>
            </w:pPr>
            <w:r>
              <w:rPr>
                <w:b w:val="0"/>
                <w:color w:val="000000" w:themeColor="text1"/>
              </w:rPr>
              <w:t>Data Capture</w:t>
            </w:r>
          </w:p>
        </w:tc>
        <w:tc>
          <w:tcPr>
            <w:tcW w:w="1684" w:type="dxa"/>
          </w:tcPr>
          <w:p w14:paraId="1B8DDDE9" w14:textId="77777777" w:rsidR="001750D9" w:rsidRPr="00841CA6" w:rsidRDefault="00841CA6" w:rsidP="001750D9">
            <w:pPr>
              <w:cnfStyle w:val="000000000000" w:firstRow="0" w:lastRow="0" w:firstColumn="0" w:lastColumn="0" w:oddVBand="0" w:evenVBand="0" w:oddHBand="0" w:evenHBand="0" w:firstRowFirstColumn="0" w:firstRowLastColumn="0" w:lastRowFirstColumn="0" w:lastRowLastColumn="0"/>
              <w:rPr>
                <w:rFonts w:eastAsia="Times New Roman" w:cs="Arial"/>
              </w:rPr>
            </w:pPr>
            <w:r>
              <w:rPr>
                <w:rFonts w:cs="Arial"/>
              </w:rPr>
              <w:t>Please List</w:t>
            </w:r>
          </w:p>
        </w:tc>
        <w:tc>
          <w:tcPr>
            <w:tcW w:w="1773" w:type="dxa"/>
          </w:tcPr>
          <w:p w14:paraId="2C86F06A" w14:textId="77777777" w:rsidR="001750D9" w:rsidRPr="00841CA6" w:rsidRDefault="001750D9" w:rsidP="001750D9">
            <w:pPr>
              <w:cnfStyle w:val="000000000000" w:firstRow="0" w:lastRow="0" w:firstColumn="0" w:lastColumn="0" w:oddVBand="0" w:evenVBand="0" w:oddHBand="0" w:evenHBand="0" w:firstRowFirstColumn="0" w:firstRowLastColumn="0" w:lastRowFirstColumn="0" w:lastRowLastColumn="0"/>
            </w:pPr>
            <w:r w:rsidRPr="00841CA6">
              <w:t xml:space="preserve">Add New Field- </w:t>
            </w:r>
            <w:r w:rsidRPr="00841CA6">
              <w:rPr>
                <w:rFonts w:cs="Arial"/>
              </w:rPr>
              <w:t xml:space="preserve"> </w:t>
            </w:r>
            <w:r w:rsidR="00841CA6">
              <w:rPr>
                <w:rFonts w:cs="Arial"/>
              </w:rPr>
              <w:t>Please List</w:t>
            </w:r>
          </w:p>
        </w:tc>
        <w:tc>
          <w:tcPr>
            <w:tcW w:w="3048" w:type="dxa"/>
          </w:tcPr>
          <w:p w14:paraId="4FC1D1E6" w14:textId="77777777" w:rsidR="001750D9" w:rsidRPr="00F33323" w:rsidRDefault="001750D9" w:rsidP="001750D9">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Free text box </w:t>
            </w:r>
          </w:p>
          <w:p w14:paraId="599E31A8" w14:textId="77777777" w:rsidR="00AF4888" w:rsidRPr="00F33323" w:rsidRDefault="00AF4888" w:rsidP="00AF4888">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Required: Yes, if Yes is selected for “Previous Field”, otherwise no</w:t>
            </w:r>
          </w:p>
          <w:p w14:paraId="24E3D05A" w14:textId="77777777" w:rsidR="001750D9" w:rsidRPr="00F33323" w:rsidRDefault="001750D9" w:rsidP="00E70942">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eastAsia="Times New Roman" w:cs="Arial"/>
              </w:rPr>
            </w:pPr>
            <w:r w:rsidRPr="00F33323">
              <w:t>Validation: Field will be displayed only when Yes is selected for “</w:t>
            </w:r>
            <w:r w:rsidRPr="00F33323">
              <w:rPr>
                <w:rFonts w:eastAsia="Times New Roman" w:cs="Arial"/>
              </w:rPr>
              <w:t>Has Teva previously made a payment to this recipient in the past 12 months?”</w:t>
            </w:r>
          </w:p>
          <w:p w14:paraId="52BCC9C3" w14:textId="77777777" w:rsidR="001750D9" w:rsidRPr="00F33323" w:rsidRDefault="00E70942" w:rsidP="001750D9">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eastAsia="Times New Roman" w:cs="Arial"/>
              </w:rPr>
            </w:pPr>
            <w:r w:rsidRPr="00F33323">
              <w:rPr>
                <w:rFonts w:eastAsia="Times New Roman" w:cs="Arial"/>
              </w:rPr>
              <w:t>Field length: 2000 characters</w:t>
            </w:r>
          </w:p>
        </w:tc>
        <w:tc>
          <w:tcPr>
            <w:tcW w:w="1456" w:type="dxa"/>
          </w:tcPr>
          <w:p w14:paraId="2F95191B" w14:textId="77777777" w:rsidR="001750D9" w:rsidRDefault="001750D9" w:rsidP="001750D9">
            <w:pPr>
              <w:cnfStyle w:val="000000000000" w:firstRow="0" w:lastRow="0" w:firstColumn="0" w:lastColumn="0" w:oddVBand="0" w:evenVBand="0" w:oddHBand="0" w:evenHBand="0" w:firstRowFirstColumn="0" w:firstRowLastColumn="0" w:lastRowFirstColumn="0" w:lastRowLastColumn="0"/>
              <w:rPr>
                <w:color w:val="000000" w:themeColor="text1"/>
              </w:rPr>
            </w:pPr>
            <w:r w:rsidRPr="006942F4">
              <w:rPr>
                <w:color w:val="000000" w:themeColor="text1"/>
              </w:rPr>
              <w:t>New</w:t>
            </w:r>
          </w:p>
        </w:tc>
      </w:tr>
      <w:tr w:rsidR="00C124AE" w14:paraId="1E4461AC" w14:textId="77777777" w:rsidTr="00841CA6">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9" w:type="dxa"/>
          </w:tcPr>
          <w:p w14:paraId="046B766B" w14:textId="77777777" w:rsidR="00C124AE" w:rsidRPr="00C124AE" w:rsidRDefault="00C124AE" w:rsidP="001750D9">
            <w:pPr>
              <w:rPr>
                <w:b w:val="0"/>
                <w:color w:val="000000" w:themeColor="text1"/>
              </w:rPr>
            </w:pPr>
            <w:r w:rsidRPr="00C124AE">
              <w:rPr>
                <w:b w:val="0"/>
                <w:color w:val="000000" w:themeColor="text1"/>
              </w:rPr>
              <w:lastRenderedPageBreak/>
              <w:t>Data Capture</w:t>
            </w:r>
          </w:p>
        </w:tc>
        <w:tc>
          <w:tcPr>
            <w:tcW w:w="1684" w:type="dxa"/>
          </w:tcPr>
          <w:p w14:paraId="29AA95DA" w14:textId="77777777" w:rsidR="00C124AE" w:rsidRPr="00841CA6" w:rsidRDefault="00C124AE" w:rsidP="001750D9">
            <w:pPr>
              <w:cnfStyle w:val="000000100000" w:firstRow="0" w:lastRow="0" w:firstColumn="0" w:lastColumn="0" w:oddVBand="0" w:evenVBand="0" w:oddHBand="1" w:evenHBand="0" w:firstRowFirstColumn="0" w:firstRowLastColumn="0" w:lastRowFirstColumn="0" w:lastRowLastColumn="0"/>
              <w:rPr>
                <w:rFonts w:cs="Arial"/>
              </w:rPr>
            </w:pPr>
            <w:r w:rsidRPr="00841CA6">
              <w:rPr>
                <w:rFonts w:cs="Arial"/>
              </w:rPr>
              <w:t>Will any disclosures have to be made to comply with the regulations</w:t>
            </w:r>
          </w:p>
        </w:tc>
        <w:tc>
          <w:tcPr>
            <w:tcW w:w="1773" w:type="dxa"/>
          </w:tcPr>
          <w:p w14:paraId="1043A1C4" w14:textId="77777777" w:rsidR="00C124AE" w:rsidRPr="00841CA6" w:rsidRDefault="00C124AE" w:rsidP="001750D9">
            <w:pPr>
              <w:cnfStyle w:val="000000100000" w:firstRow="0" w:lastRow="0" w:firstColumn="0" w:lastColumn="0" w:oddVBand="0" w:evenVBand="0" w:oddHBand="1" w:evenHBand="0" w:firstRowFirstColumn="0" w:firstRowLastColumn="0" w:lastRowFirstColumn="0" w:lastRowLastColumn="0"/>
            </w:pPr>
            <w:r w:rsidRPr="00841CA6">
              <w:t xml:space="preserve">Add New Field- </w:t>
            </w:r>
            <w:r w:rsidRPr="00841CA6">
              <w:rPr>
                <w:rFonts w:cs="Arial"/>
              </w:rPr>
              <w:t xml:space="preserve"> Will any disclosures have to be made to comply with the regulations</w:t>
            </w:r>
          </w:p>
        </w:tc>
        <w:tc>
          <w:tcPr>
            <w:tcW w:w="3048" w:type="dxa"/>
          </w:tcPr>
          <w:p w14:paraId="0DA1A051" w14:textId="77777777" w:rsidR="00C124AE" w:rsidRPr="00F33323" w:rsidRDefault="00C124AE" w:rsidP="001750D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Format: Yes/No radio button</w:t>
            </w:r>
          </w:p>
          <w:p w14:paraId="0C8FFB2D" w14:textId="77777777" w:rsidR="005D3E2A" w:rsidRPr="00F33323" w:rsidRDefault="005D3E2A" w:rsidP="001750D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0AA3A639" w14:textId="4099B72A" w:rsidR="008131A3" w:rsidRPr="00F33323" w:rsidRDefault="008131A3" w:rsidP="001750D9">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143" w:author="Michael Petite" w:date="2017-02-23T18:27:00Z">
              <w:r w:rsidR="000E327D" w:rsidRPr="00F33323" w:rsidDel="00544612">
                <w:delText>None</w:delText>
              </w:r>
            </w:del>
            <w:ins w:id="3144" w:author="Michael Petite" w:date="2017-02-23T18:27:00Z">
              <w:r w:rsidR="00544612">
                <w:t>Yes or no must be selected</w:t>
              </w:r>
            </w:ins>
          </w:p>
        </w:tc>
        <w:tc>
          <w:tcPr>
            <w:tcW w:w="1456" w:type="dxa"/>
          </w:tcPr>
          <w:p w14:paraId="432C8703" w14:textId="77777777" w:rsidR="00C124AE" w:rsidRPr="006942F4" w:rsidRDefault="00C124AE" w:rsidP="001750D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bl>
    <w:p w14:paraId="4063C652" w14:textId="77777777" w:rsidR="004E4D7A" w:rsidRDefault="004E4D7A" w:rsidP="00263AC3">
      <w:pPr>
        <w:pStyle w:val="Heading5"/>
      </w:pPr>
      <w:bookmarkStart w:id="3145" w:name="_Toc475949440"/>
      <w:r>
        <w:t>Technical Specification Changes</w:t>
      </w:r>
      <w:bookmarkEnd w:id="3145"/>
    </w:p>
    <w:p w14:paraId="4EBC1287" w14:textId="77777777" w:rsidR="004E4D7A" w:rsidRPr="00942CE6" w:rsidRDefault="004E4D7A" w:rsidP="004E4D7A"/>
    <w:p w14:paraId="201F9D9C" w14:textId="77777777" w:rsidR="004E4D7A" w:rsidRDefault="004E4D7A" w:rsidP="00263AC3">
      <w:pPr>
        <w:pStyle w:val="Heading4"/>
        <w:numPr>
          <w:ilvl w:val="2"/>
          <w:numId w:val="2"/>
        </w:numPr>
      </w:pPr>
      <w:bookmarkStart w:id="3146" w:name="_Toc475949441"/>
      <w:r>
        <w:t>Wireframes</w:t>
      </w:r>
      <w:bookmarkEnd w:id="3146"/>
    </w:p>
    <w:p w14:paraId="77EE37F8" w14:textId="77777777" w:rsidR="00D7018E" w:rsidRPr="00D7018E" w:rsidRDefault="00D7018E" w:rsidP="00D7018E">
      <w:r>
        <w:rPr>
          <w:noProof/>
        </w:rPr>
        <w:drawing>
          <wp:inline distT="0" distB="0" distL="0" distR="0" wp14:anchorId="7E8C4B80" wp14:editId="67396D1A">
            <wp:extent cx="5249008" cy="4925112"/>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va_Sponsored_FULL_Wire.png"/>
                    <pic:cNvPicPr/>
                  </pic:nvPicPr>
                  <pic:blipFill>
                    <a:blip r:embed="rId21"/>
                    <a:stretch>
                      <a:fillRect/>
                    </a:stretch>
                  </pic:blipFill>
                  <pic:spPr>
                    <a:xfrm>
                      <a:off x="0" y="0"/>
                      <a:ext cx="5249008" cy="4925112"/>
                    </a:xfrm>
                    <a:prstGeom prst="rect">
                      <a:avLst/>
                    </a:prstGeom>
                  </pic:spPr>
                </pic:pic>
              </a:graphicData>
            </a:graphic>
          </wp:inline>
        </w:drawing>
      </w:r>
    </w:p>
    <w:p w14:paraId="08E61E2E" w14:textId="77777777" w:rsidR="00D13168" w:rsidRDefault="00D13168" w:rsidP="004A46CC">
      <w:pPr>
        <w:pStyle w:val="Heading3"/>
      </w:pPr>
      <w:bookmarkStart w:id="3147" w:name="_Toc475949442"/>
      <w:r>
        <w:t>Activity Category – Educational Sponsorships</w:t>
      </w:r>
      <w:bookmarkEnd w:id="3147"/>
    </w:p>
    <w:p w14:paraId="7F209290" w14:textId="2E822FBE" w:rsidR="00D13168" w:rsidRPr="00263AC3" w:rsidRDefault="00D13168" w:rsidP="00D13168">
      <w:pPr>
        <w:pStyle w:val="Heading4"/>
        <w:numPr>
          <w:ilvl w:val="2"/>
          <w:numId w:val="2"/>
        </w:numPr>
      </w:pPr>
      <w:bookmarkStart w:id="3148" w:name="_Toc475949443"/>
      <w:r>
        <w:t>Business Requirement Changes</w:t>
      </w:r>
      <w:bookmarkEnd w:id="3148"/>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D13168" w14:paraId="7710296E" w14:textId="77777777" w:rsidTr="00A6022B">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1FA3A5EF" w14:textId="77777777" w:rsidR="00D13168" w:rsidRPr="00612C84" w:rsidRDefault="00D13168" w:rsidP="00A6022B">
            <w:pPr>
              <w:jc w:val="center"/>
              <w:rPr>
                <w:sz w:val="18"/>
                <w:szCs w:val="28"/>
              </w:rPr>
            </w:pPr>
            <w:r>
              <w:rPr>
                <w:sz w:val="18"/>
                <w:szCs w:val="28"/>
              </w:rPr>
              <w:lastRenderedPageBreak/>
              <w:t>Original BR ID</w:t>
            </w:r>
          </w:p>
        </w:tc>
        <w:tc>
          <w:tcPr>
            <w:tcW w:w="7200" w:type="dxa"/>
            <w:shd w:val="clear" w:color="auto" w:fill="367CC1"/>
            <w:vAlign w:val="center"/>
          </w:tcPr>
          <w:p w14:paraId="642192F8" w14:textId="77777777" w:rsidR="00D13168" w:rsidRPr="00612C84" w:rsidRDefault="00D13168" w:rsidP="00A6022B">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D13168" w14:paraId="1EC7138E" w14:textId="77777777" w:rsidTr="00A6022B">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2124C09" w14:textId="77777777" w:rsidR="00D13168" w:rsidRPr="00B66624" w:rsidRDefault="00D13168" w:rsidP="00A6022B">
            <w:pPr>
              <w:rPr>
                <w:color w:val="000000" w:themeColor="text1"/>
              </w:rPr>
            </w:pPr>
            <w:r>
              <w:rPr>
                <w:color w:val="000000" w:themeColor="text1"/>
              </w:rPr>
              <w:t>BR-ESC</w:t>
            </w:r>
            <w:r w:rsidRPr="00B66624">
              <w:rPr>
                <w:color w:val="000000" w:themeColor="text1"/>
              </w:rPr>
              <w:t>-001</w:t>
            </w:r>
          </w:p>
        </w:tc>
        <w:tc>
          <w:tcPr>
            <w:tcW w:w="7200" w:type="dxa"/>
          </w:tcPr>
          <w:p w14:paraId="52FBBE79" w14:textId="77777777" w:rsidR="00D13168" w:rsidRPr="00B66624" w:rsidRDefault="00D13168" w:rsidP="00A6022B">
            <w:pPr>
              <w:cnfStyle w:val="000000100000" w:firstRow="0" w:lastRow="0" w:firstColumn="0" w:lastColumn="0" w:oddVBand="0" w:evenVBand="0" w:oddHBand="1" w:evenHBand="0" w:firstRowFirstColumn="0" w:firstRowLastColumn="0" w:lastRowFirstColumn="0" w:lastRowLastColumn="0"/>
              <w:rPr>
                <w:color w:val="000000" w:themeColor="text1"/>
              </w:rPr>
            </w:pPr>
            <w:r w:rsidRPr="00B66624">
              <w:rPr>
                <w:color w:val="000000" w:themeColor="text1"/>
              </w:rPr>
              <w:t xml:space="preserve">The request will follow the base </w:t>
            </w:r>
            <w:r w:rsidR="00587E71">
              <w:rPr>
                <w:color w:val="000000" w:themeColor="text1"/>
              </w:rPr>
              <w:t>advisory board</w:t>
            </w:r>
            <w:r w:rsidRPr="00B66624">
              <w:rPr>
                <w:color w:val="000000" w:themeColor="text1"/>
              </w:rPr>
              <w:t xml:space="preserve"> workflow </w:t>
            </w:r>
          </w:p>
        </w:tc>
      </w:tr>
      <w:tr w:rsidR="00D13168" w14:paraId="0241E4A5" w14:textId="77777777" w:rsidTr="00A6022B">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56460221" w14:textId="77777777" w:rsidR="00D13168" w:rsidRPr="00B66624" w:rsidRDefault="00D13168" w:rsidP="00A6022B">
            <w:pPr>
              <w:rPr>
                <w:color w:val="000000" w:themeColor="text1"/>
              </w:rPr>
            </w:pPr>
            <w:r>
              <w:rPr>
                <w:color w:val="000000" w:themeColor="text1"/>
              </w:rPr>
              <w:t>BR-ESC</w:t>
            </w:r>
            <w:r w:rsidRPr="00B66624">
              <w:rPr>
                <w:color w:val="000000" w:themeColor="text1"/>
              </w:rPr>
              <w:t>-002</w:t>
            </w:r>
          </w:p>
        </w:tc>
        <w:tc>
          <w:tcPr>
            <w:tcW w:w="7200" w:type="dxa"/>
          </w:tcPr>
          <w:p w14:paraId="56CC9A22" w14:textId="77777777" w:rsidR="00D13168" w:rsidRPr="00B66624" w:rsidRDefault="00D13168" w:rsidP="00A6022B">
            <w:pPr>
              <w:cnfStyle w:val="000000000000" w:firstRow="0" w:lastRow="0" w:firstColumn="0" w:lastColumn="0" w:oddVBand="0" w:evenVBand="0" w:oddHBand="0" w:evenHBand="0" w:firstRowFirstColumn="0" w:firstRowLastColumn="0" w:lastRowFirstColumn="0" w:lastRowLastColumn="0"/>
              <w:rPr>
                <w:color w:val="000000" w:themeColor="text1"/>
              </w:rPr>
            </w:pPr>
            <w:r w:rsidRPr="00B66624">
              <w:rPr>
                <w:color w:val="000000" w:themeColor="text1"/>
              </w:rPr>
              <w:t xml:space="preserve">The customizations should be added to the base </w:t>
            </w:r>
            <w:r w:rsidR="00587E71">
              <w:rPr>
                <w:color w:val="000000" w:themeColor="text1"/>
              </w:rPr>
              <w:t>advisory board</w:t>
            </w:r>
            <w:r w:rsidRPr="00B66624">
              <w:rPr>
                <w:color w:val="000000" w:themeColor="text1"/>
              </w:rPr>
              <w:t xml:space="preserve"> request -</w:t>
            </w:r>
            <w:r>
              <w:rPr>
                <w:color w:val="000000" w:themeColor="text1"/>
              </w:rPr>
              <w:t xml:space="preserve"> activity category form</w:t>
            </w:r>
          </w:p>
        </w:tc>
      </w:tr>
    </w:tbl>
    <w:p w14:paraId="34ED3CB3" w14:textId="77777777" w:rsidR="00D13168" w:rsidRPr="0059144E" w:rsidRDefault="00D13168" w:rsidP="00D13168">
      <w:pPr>
        <w:tabs>
          <w:tab w:val="left" w:pos="90"/>
        </w:tabs>
        <w:spacing w:before="120" w:after="0"/>
        <w:ind w:left="1350"/>
        <w:rPr>
          <w:color w:val="0070C0"/>
        </w:rPr>
      </w:pPr>
    </w:p>
    <w:p w14:paraId="0C3E5FB2" w14:textId="77777777" w:rsidR="00D13168" w:rsidRPr="00263AC3" w:rsidRDefault="00D13168" w:rsidP="00D13168">
      <w:pPr>
        <w:pStyle w:val="Heading4"/>
        <w:numPr>
          <w:ilvl w:val="2"/>
          <w:numId w:val="2"/>
        </w:numPr>
      </w:pPr>
      <w:bookmarkStart w:id="3149" w:name="_Toc475949444"/>
      <w:r>
        <w:t>Technical Customizations</w:t>
      </w:r>
      <w:bookmarkEnd w:id="3149"/>
    </w:p>
    <w:p w14:paraId="4FE9F0C7" w14:textId="77777777" w:rsidR="00D13168" w:rsidRPr="00AC555A" w:rsidRDefault="00D13168" w:rsidP="00D13168">
      <w:pPr>
        <w:pStyle w:val="Heading5"/>
      </w:pPr>
      <w:bookmarkStart w:id="3150" w:name="_Toc475949445"/>
      <w:r>
        <w:t>Page Level Customizations</w:t>
      </w:r>
      <w:bookmarkEnd w:id="3150"/>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89"/>
        <w:gridCol w:w="1684"/>
        <w:gridCol w:w="1773"/>
        <w:gridCol w:w="3048"/>
        <w:gridCol w:w="1456"/>
      </w:tblGrid>
      <w:tr w:rsidR="00D13168" w14:paraId="34AC12E0" w14:textId="77777777" w:rsidTr="00841CA6">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9" w:type="dxa"/>
            <w:shd w:val="clear" w:color="auto" w:fill="367CC1"/>
            <w:vAlign w:val="center"/>
          </w:tcPr>
          <w:p w14:paraId="5CC6D636" w14:textId="77777777" w:rsidR="00D13168" w:rsidRPr="00612C84" w:rsidRDefault="00D13168" w:rsidP="00A6022B">
            <w:pPr>
              <w:rPr>
                <w:sz w:val="18"/>
                <w:szCs w:val="28"/>
              </w:rPr>
            </w:pPr>
            <w:r>
              <w:rPr>
                <w:sz w:val="18"/>
                <w:szCs w:val="28"/>
              </w:rPr>
              <w:t>Attribute Type</w:t>
            </w:r>
          </w:p>
        </w:tc>
        <w:tc>
          <w:tcPr>
            <w:tcW w:w="1684" w:type="dxa"/>
            <w:shd w:val="clear" w:color="auto" w:fill="367CC1"/>
            <w:vAlign w:val="center"/>
          </w:tcPr>
          <w:p w14:paraId="5314C03D" w14:textId="77777777" w:rsidR="00D13168" w:rsidRPr="00612C84" w:rsidRDefault="00D13168" w:rsidP="00A6022B">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773" w:type="dxa"/>
            <w:shd w:val="clear" w:color="auto" w:fill="367CC1"/>
            <w:vAlign w:val="center"/>
          </w:tcPr>
          <w:p w14:paraId="5E1FD035" w14:textId="77777777" w:rsidR="00D13168" w:rsidRPr="00612C84" w:rsidRDefault="00D13168" w:rsidP="00A6022B">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3048" w:type="dxa"/>
            <w:shd w:val="clear" w:color="auto" w:fill="367CC1"/>
            <w:vAlign w:val="center"/>
          </w:tcPr>
          <w:p w14:paraId="05835840" w14:textId="77777777" w:rsidR="00D13168" w:rsidRPr="00612C84" w:rsidRDefault="00D13168" w:rsidP="00A6022B">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1ADD3E4F" w14:textId="77777777" w:rsidR="00D13168" w:rsidRDefault="00D13168" w:rsidP="00A6022B">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D13168" w14:paraId="7354B3C3" w14:textId="77777777" w:rsidTr="00841CA6">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9" w:type="dxa"/>
          </w:tcPr>
          <w:p w14:paraId="485CDB5D" w14:textId="77777777" w:rsidR="00D13168" w:rsidRPr="006239F1" w:rsidRDefault="00D13168" w:rsidP="00A6022B">
            <w:pPr>
              <w:rPr>
                <w:b w:val="0"/>
                <w:color w:val="000000" w:themeColor="text1"/>
              </w:rPr>
            </w:pPr>
            <w:r w:rsidRPr="006239F1">
              <w:rPr>
                <w:b w:val="0"/>
                <w:color w:val="000000" w:themeColor="text1"/>
              </w:rPr>
              <w:t xml:space="preserve">Data Capture </w:t>
            </w:r>
          </w:p>
        </w:tc>
        <w:tc>
          <w:tcPr>
            <w:tcW w:w="1684" w:type="dxa"/>
          </w:tcPr>
          <w:p w14:paraId="2D585D45" w14:textId="77777777" w:rsidR="00D13168" w:rsidRPr="006239F1" w:rsidRDefault="00841CA6" w:rsidP="00A6022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Sponsorship Type</w:t>
            </w:r>
            <w:r w:rsidR="00D13168" w:rsidRPr="006239F1">
              <w:rPr>
                <w:color w:val="000000" w:themeColor="text1"/>
              </w:rPr>
              <w:t xml:space="preserve"> </w:t>
            </w:r>
          </w:p>
        </w:tc>
        <w:tc>
          <w:tcPr>
            <w:tcW w:w="1773" w:type="dxa"/>
          </w:tcPr>
          <w:p w14:paraId="31FEFBC8" w14:textId="77777777" w:rsidR="00D13168" w:rsidRPr="006239F1" w:rsidRDefault="00841CA6" w:rsidP="00A6022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“Sponsorship Type”</w:t>
            </w:r>
            <w:r w:rsidR="00D13168" w:rsidRPr="006239F1">
              <w:rPr>
                <w:color w:val="000000" w:themeColor="text1"/>
              </w:rPr>
              <w:t xml:space="preserve"> </w:t>
            </w:r>
          </w:p>
        </w:tc>
        <w:tc>
          <w:tcPr>
            <w:tcW w:w="3048" w:type="dxa"/>
          </w:tcPr>
          <w:p w14:paraId="1E0DE7B9" w14:textId="77777777" w:rsidR="00D13168" w:rsidRPr="00F33323" w:rsidRDefault="00D13168" w:rsidP="00A6022B">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Drop-down </w:t>
            </w:r>
          </w:p>
          <w:p w14:paraId="46BC7E2E" w14:textId="3CDD2288" w:rsidR="001B1F47" w:rsidRDefault="001B1F47" w:rsidP="00A6022B">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ins w:id="3151" w:author="Michael Petite" w:date="2017-02-27T09:43:00Z"/>
              </w:rPr>
            </w:pPr>
            <w:ins w:id="3152" w:author="Michael Petite" w:date="2017-02-27T09:43:00Z">
              <w:r>
                <w:t>Field position: Above Purpose</w:t>
              </w:r>
            </w:ins>
          </w:p>
          <w:p w14:paraId="167F634D" w14:textId="7A7DCA08" w:rsidR="00D13168" w:rsidRPr="001B1F47" w:rsidRDefault="00D13168" w:rsidP="00A6022B">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fr-FR"/>
                <w:rPrChange w:id="3153" w:author="Michael Petite" w:date="2017-02-27T09:43:00Z">
                  <w:rPr/>
                </w:rPrChange>
              </w:rPr>
            </w:pPr>
            <w:r w:rsidRPr="001B1F47">
              <w:rPr>
                <w:lang w:val="fr-FR"/>
                <w:rPrChange w:id="3154" w:author="Michael Petite" w:date="2017-02-27T09:43:00Z">
                  <w:rPr/>
                </w:rPrChange>
              </w:rPr>
              <w:t xml:space="preserve">List Values: </w:t>
            </w:r>
            <w:r w:rsidR="00841CA6" w:rsidRPr="001B1F47">
              <w:rPr>
                <w:lang w:val="fr-FR"/>
                <w:rPrChange w:id="3155" w:author="Michael Petite" w:date="2017-02-27T09:43:00Z">
                  <w:rPr/>
                </w:rPrChange>
              </w:rPr>
              <w:t>Promotional/Non-Promotional</w:t>
            </w:r>
            <w:r w:rsidRPr="001B1F47">
              <w:rPr>
                <w:lang w:val="fr-FR"/>
                <w:rPrChange w:id="3156" w:author="Michael Petite" w:date="2017-02-27T09:43:00Z">
                  <w:rPr/>
                </w:rPrChange>
              </w:rPr>
              <w:t xml:space="preserve"> </w:t>
            </w:r>
          </w:p>
          <w:p w14:paraId="30113234" w14:textId="77777777" w:rsidR="00CB640F" w:rsidRPr="00F33323" w:rsidRDefault="00CB640F" w:rsidP="00CB640F">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w:t>
            </w:r>
            <w:r w:rsidR="00D2460E" w:rsidRPr="00F33323">
              <w:t xml:space="preserve"> Yes</w:t>
            </w:r>
          </w:p>
          <w:p w14:paraId="1EBFB555" w14:textId="4ABC62BD" w:rsidR="00D13168" w:rsidRPr="00F33323" w:rsidRDefault="00CB640F" w:rsidP="00CB640F">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157" w:author="Michael Petite" w:date="2017-02-23T18:38:00Z">
              <w:r w:rsidR="000E327D" w:rsidRPr="00F33323" w:rsidDel="00582E2C">
                <w:delText>None</w:delText>
              </w:r>
            </w:del>
            <w:ins w:id="3158" w:author="Michael Petite" w:date="2017-02-23T18:38:00Z">
              <w:r w:rsidR="00582E2C">
                <w:t>A non-blank drop down value must be selected</w:t>
              </w:r>
            </w:ins>
          </w:p>
        </w:tc>
        <w:tc>
          <w:tcPr>
            <w:tcW w:w="1456" w:type="dxa"/>
            <w:vAlign w:val="center"/>
          </w:tcPr>
          <w:p w14:paraId="3B9C3973" w14:textId="77777777" w:rsidR="00D13168" w:rsidRPr="006239F1" w:rsidRDefault="00841CA6" w:rsidP="00A6022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D13168" w14:paraId="30948DA4" w14:textId="77777777" w:rsidTr="00841CA6">
        <w:trPr>
          <w:trHeight w:val="436"/>
        </w:trPr>
        <w:tc>
          <w:tcPr>
            <w:cnfStyle w:val="001000000000" w:firstRow="0" w:lastRow="0" w:firstColumn="1" w:lastColumn="0" w:oddVBand="0" w:evenVBand="0" w:oddHBand="0" w:evenHBand="0" w:firstRowFirstColumn="0" w:firstRowLastColumn="0" w:lastRowFirstColumn="0" w:lastRowLastColumn="0"/>
            <w:tcW w:w="1389" w:type="dxa"/>
          </w:tcPr>
          <w:p w14:paraId="13812885" w14:textId="77777777" w:rsidR="00D13168" w:rsidRDefault="00D13168" w:rsidP="00A6022B">
            <w:pPr>
              <w:rPr>
                <w:b w:val="0"/>
                <w:color w:val="000000" w:themeColor="text1"/>
              </w:rPr>
            </w:pPr>
            <w:r>
              <w:rPr>
                <w:b w:val="0"/>
                <w:color w:val="000000" w:themeColor="text1"/>
              </w:rPr>
              <w:t>Data Capture</w:t>
            </w:r>
          </w:p>
        </w:tc>
        <w:tc>
          <w:tcPr>
            <w:tcW w:w="1684" w:type="dxa"/>
          </w:tcPr>
          <w:p w14:paraId="5CFC205A" w14:textId="77777777" w:rsidR="00D13168" w:rsidRDefault="00D2460E" w:rsidP="00A6022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Purpose</w:t>
            </w:r>
            <w:r w:rsidR="00D13168">
              <w:rPr>
                <w:color w:val="000000" w:themeColor="text1"/>
              </w:rPr>
              <w:t xml:space="preserve"> </w:t>
            </w:r>
            <w:r w:rsidR="00841CA6">
              <w:rPr>
                <w:color w:val="000000" w:themeColor="text1"/>
              </w:rPr>
              <w:t>of request</w:t>
            </w:r>
          </w:p>
        </w:tc>
        <w:tc>
          <w:tcPr>
            <w:tcW w:w="1773" w:type="dxa"/>
          </w:tcPr>
          <w:p w14:paraId="4F71F2B6" w14:textId="77777777" w:rsidR="00D13168" w:rsidRDefault="00D13168" w:rsidP="00A6022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Ren</w:t>
            </w:r>
            <w:r w:rsidR="00D2460E">
              <w:rPr>
                <w:color w:val="000000" w:themeColor="text1"/>
              </w:rPr>
              <w:t>ame field “Purpose” to “Purpose</w:t>
            </w:r>
            <w:r w:rsidR="00841CA6">
              <w:rPr>
                <w:color w:val="000000" w:themeColor="text1"/>
              </w:rPr>
              <w:t xml:space="preserve"> of request</w:t>
            </w:r>
            <w:r>
              <w:rPr>
                <w:color w:val="000000" w:themeColor="text1"/>
              </w:rPr>
              <w:t xml:space="preserve">” </w:t>
            </w:r>
          </w:p>
        </w:tc>
        <w:tc>
          <w:tcPr>
            <w:tcW w:w="3048" w:type="dxa"/>
          </w:tcPr>
          <w:p w14:paraId="61791E09" w14:textId="77777777" w:rsidR="00D13168" w:rsidRPr="00F33323" w:rsidRDefault="00D13168" w:rsidP="00A6022B">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Text box </w:t>
            </w:r>
          </w:p>
          <w:p w14:paraId="7E822B03" w14:textId="77777777" w:rsidR="00D13168" w:rsidRPr="00F33323" w:rsidRDefault="00D13168" w:rsidP="00A6022B">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Required: Yes</w:t>
            </w:r>
          </w:p>
          <w:p w14:paraId="62B919EF" w14:textId="77777777" w:rsidR="00CB640F" w:rsidRPr="00F33323" w:rsidRDefault="00CB640F" w:rsidP="00A6022B">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None</w:t>
            </w:r>
          </w:p>
          <w:p w14:paraId="7224CBCD" w14:textId="77777777" w:rsidR="002B1B98" w:rsidRPr="00F33323" w:rsidRDefault="002B1B98" w:rsidP="00A6022B">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length: </w:t>
            </w:r>
            <w:commentRangeStart w:id="3159"/>
            <w:commentRangeStart w:id="3160"/>
            <w:r w:rsidRPr="00F33323">
              <w:t>Keep</w:t>
            </w:r>
            <w:commentRangeEnd w:id="3159"/>
            <w:r w:rsidR="003D37A7">
              <w:rPr>
                <w:rStyle w:val="CommentReference"/>
                <w:rFonts w:ascii="Calibri" w:eastAsia="Calibri" w:hAnsi="Calibri" w:cs="Times New Roman"/>
              </w:rPr>
              <w:commentReference w:id="3159"/>
            </w:r>
            <w:commentRangeEnd w:id="3160"/>
            <w:r w:rsidR="000A012C">
              <w:rPr>
                <w:rStyle w:val="CommentReference"/>
                <w:rFonts w:ascii="Calibri" w:eastAsia="Calibri" w:hAnsi="Calibri" w:cs="Times New Roman"/>
              </w:rPr>
              <w:commentReference w:id="3160"/>
            </w:r>
            <w:r w:rsidRPr="00F33323">
              <w:t xml:space="preserve"> default </w:t>
            </w:r>
          </w:p>
        </w:tc>
        <w:tc>
          <w:tcPr>
            <w:tcW w:w="1456" w:type="dxa"/>
            <w:vAlign w:val="center"/>
          </w:tcPr>
          <w:p w14:paraId="08AB597C" w14:textId="77777777" w:rsidR="00D13168" w:rsidRDefault="00D13168" w:rsidP="00A6022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Rename </w:t>
            </w:r>
          </w:p>
        </w:tc>
      </w:tr>
      <w:tr w:rsidR="00D2460E" w14:paraId="3112988F" w14:textId="77777777" w:rsidTr="00841CA6">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9" w:type="dxa"/>
          </w:tcPr>
          <w:p w14:paraId="4E0A8AC5" w14:textId="77777777" w:rsidR="00D2460E" w:rsidRDefault="00D2460E" w:rsidP="00A6022B">
            <w:pPr>
              <w:rPr>
                <w:b w:val="0"/>
                <w:color w:val="000000" w:themeColor="text1"/>
              </w:rPr>
            </w:pPr>
            <w:r>
              <w:rPr>
                <w:b w:val="0"/>
                <w:color w:val="000000" w:themeColor="text1"/>
              </w:rPr>
              <w:t>Data Capture</w:t>
            </w:r>
          </w:p>
        </w:tc>
        <w:tc>
          <w:tcPr>
            <w:tcW w:w="1684" w:type="dxa"/>
          </w:tcPr>
          <w:p w14:paraId="057A7845" w14:textId="77777777" w:rsidR="00D2460E" w:rsidRDefault="00D2460E" w:rsidP="00A6022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Funding Decision Need by Date</w:t>
            </w:r>
          </w:p>
        </w:tc>
        <w:tc>
          <w:tcPr>
            <w:tcW w:w="1773" w:type="dxa"/>
          </w:tcPr>
          <w:p w14:paraId="4664943B" w14:textId="77777777" w:rsidR="00D2460E" w:rsidRDefault="00D2460E" w:rsidP="00A6022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Funding Decision Need by Date</w:t>
            </w:r>
          </w:p>
        </w:tc>
        <w:tc>
          <w:tcPr>
            <w:tcW w:w="3048" w:type="dxa"/>
          </w:tcPr>
          <w:p w14:paraId="1B9778DF" w14:textId="77777777" w:rsidR="00D2460E" w:rsidRPr="00F33323" w:rsidRDefault="00D2460E" w:rsidP="00A6022B">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Format: Calendar</w:t>
            </w:r>
          </w:p>
          <w:p w14:paraId="5EB04A2A" w14:textId="55D62F2E" w:rsidR="001B1F47" w:rsidRDefault="001B1F47" w:rsidP="00A6022B">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ins w:id="3161" w:author="Michael Petite" w:date="2017-02-27T09:43:00Z"/>
              </w:rPr>
            </w:pPr>
            <w:ins w:id="3162" w:author="Michael Petite" w:date="2017-02-27T09:43:00Z">
              <w:r>
                <w:t>Field Position: Below Purpose of request</w:t>
              </w:r>
            </w:ins>
          </w:p>
          <w:p w14:paraId="1D04C9E5" w14:textId="3B62F726" w:rsidR="00D2460E" w:rsidRPr="00F33323" w:rsidRDefault="00D2460E" w:rsidP="00A6022B">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 Yes</w:t>
            </w:r>
          </w:p>
          <w:p w14:paraId="5BC22996" w14:textId="215D808D" w:rsidR="002B1B98" w:rsidRPr="00F33323" w:rsidRDefault="002B1B98" w:rsidP="00A6022B">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commentRangeStart w:id="3163"/>
            <w:commentRangeStart w:id="3164"/>
            <w:del w:id="3165" w:author="Michael Petite" w:date="2017-02-22T17:48:00Z">
              <w:r w:rsidR="000E327D" w:rsidRPr="00F33323" w:rsidDel="000A012C">
                <w:delText>None</w:delText>
              </w:r>
              <w:commentRangeEnd w:id="3163"/>
              <w:r w:rsidR="00A16974" w:rsidDel="000A012C">
                <w:rPr>
                  <w:rStyle w:val="CommentReference"/>
                  <w:rFonts w:ascii="Calibri" w:eastAsia="Calibri" w:hAnsi="Calibri" w:cs="Times New Roman"/>
                </w:rPr>
                <w:commentReference w:id="3163"/>
              </w:r>
              <w:commentRangeEnd w:id="3164"/>
              <w:r w:rsidR="000A012C" w:rsidDel="000A012C">
                <w:rPr>
                  <w:rStyle w:val="CommentReference"/>
                  <w:rFonts w:ascii="Calibri" w:eastAsia="Calibri" w:hAnsi="Calibri" w:cs="Times New Roman"/>
                </w:rPr>
                <w:commentReference w:id="3164"/>
              </w:r>
            </w:del>
            <w:ins w:id="3166" w:author="Michael Petite" w:date="2017-02-22T17:48:00Z">
              <w:r w:rsidR="000A012C">
                <w:t>Must be greater than created date and less than activity start date</w:t>
              </w:r>
            </w:ins>
          </w:p>
        </w:tc>
        <w:tc>
          <w:tcPr>
            <w:tcW w:w="1456" w:type="dxa"/>
            <w:vAlign w:val="center"/>
          </w:tcPr>
          <w:p w14:paraId="42C23FB3" w14:textId="77777777" w:rsidR="00D2460E" w:rsidRDefault="00D2460E" w:rsidP="00A6022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D13168" w14:paraId="6460AF96" w14:textId="77777777" w:rsidTr="00841CA6">
        <w:trPr>
          <w:trHeight w:val="436"/>
        </w:trPr>
        <w:tc>
          <w:tcPr>
            <w:cnfStyle w:val="001000000000" w:firstRow="0" w:lastRow="0" w:firstColumn="1" w:lastColumn="0" w:oddVBand="0" w:evenVBand="0" w:oddHBand="0" w:evenHBand="0" w:firstRowFirstColumn="0" w:firstRowLastColumn="0" w:lastRowFirstColumn="0" w:lastRowLastColumn="0"/>
            <w:tcW w:w="1389" w:type="dxa"/>
          </w:tcPr>
          <w:p w14:paraId="31737A52" w14:textId="77777777" w:rsidR="00D13168" w:rsidRDefault="00D13168" w:rsidP="00A6022B">
            <w:pPr>
              <w:rPr>
                <w:b w:val="0"/>
                <w:color w:val="000000" w:themeColor="text1"/>
              </w:rPr>
            </w:pPr>
            <w:r>
              <w:rPr>
                <w:b w:val="0"/>
                <w:color w:val="000000" w:themeColor="text1"/>
              </w:rPr>
              <w:t>Data Capture</w:t>
            </w:r>
          </w:p>
        </w:tc>
        <w:tc>
          <w:tcPr>
            <w:tcW w:w="1684" w:type="dxa"/>
          </w:tcPr>
          <w:p w14:paraId="3628637F" w14:textId="77777777" w:rsidR="00D13168" w:rsidRDefault="00D13168" w:rsidP="00A6022B">
            <w:pPr>
              <w:cnfStyle w:val="000000000000" w:firstRow="0" w:lastRow="0" w:firstColumn="0" w:lastColumn="0" w:oddVBand="0" w:evenVBand="0" w:oddHBand="0" w:evenHBand="0" w:firstRowFirstColumn="0" w:firstRowLastColumn="0" w:lastRowFirstColumn="0" w:lastRowLastColumn="0"/>
              <w:rPr>
                <w:color w:val="000000" w:themeColor="text1"/>
              </w:rPr>
            </w:pPr>
            <w:r w:rsidRPr="000A1C58">
              <w:rPr>
                <w:color w:val="000000" w:themeColor="text1"/>
              </w:rPr>
              <w:t>Was the request solicited by Teva?</w:t>
            </w:r>
          </w:p>
        </w:tc>
        <w:tc>
          <w:tcPr>
            <w:tcW w:w="1773" w:type="dxa"/>
          </w:tcPr>
          <w:p w14:paraId="467DD275" w14:textId="77777777" w:rsidR="00D13168" w:rsidRDefault="00D13168" w:rsidP="00A6022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Was the request solicited by Teva</w:t>
            </w:r>
          </w:p>
        </w:tc>
        <w:tc>
          <w:tcPr>
            <w:tcW w:w="3048" w:type="dxa"/>
          </w:tcPr>
          <w:p w14:paraId="63FFABBE" w14:textId="77777777" w:rsidR="00D13168" w:rsidRPr="00F33323" w:rsidRDefault="00D13168" w:rsidP="00A6022B">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Yes/No radio button </w:t>
            </w:r>
          </w:p>
          <w:p w14:paraId="626C7EAC" w14:textId="77777777" w:rsidR="00D13168" w:rsidRPr="00F33323" w:rsidRDefault="00D13168" w:rsidP="00A6022B">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774486D7" w14:textId="360433C9" w:rsidR="00CB640F" w:rsidRPr="00F33323" w:rsidRDefault="00CB640F" w:rsidP="00A6022B">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167" w:author="Michael Petite" w:date="2017-02-23T18:38:00Z">
              <w:r w:rsidR="000E327D" w:rsidRPr="00F33323" w:rsidDel="00582E2C">
                <w:delText>None</w:delText>
              </w:r>
            </w:del>
            <w:ins w:id="3168" w:author="Michael Petite" w:date="2017-02-23T18:38:00Z">
              <w:r w:rsidR="00582E2C">
                <w:t>Yes or no must be selected</w:t>
              </w:r>
            </w:ins>
          </w:p>
        </w:tc>
        <w:tc>
          <w:tcPr>
            <w:tcW w:w="1456" w:type="dxa"/>
            <w:vAlign w:val="center"/>
          </w:tcPr>
          <w:p w14:paraId="1AF5D7B3" w14:textId="77777777" w:rsidR="00D13168" w:rsidRDefault="00D13168" w:rsidP="00A6022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D13168" w14:paraId="7461F52D" w14:textId="77777777" w:rsidTr="00841CA6">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9" w:type="dxa"/>
          </w:tcPr>
          <w:p w14:paraId="6C3D0B38" w14:textId="77777777" w:rsidR="00D13168" w:rsidRDefault="00D13168" w:rsidP="00A6022B">
            <w:pPr>
              <w:rPr>
                <w:b w:val="0"/>
                <w:color w:val="000000" w:themeColor="text1"/>
              </w:rPr>
            </w:pPr>
            <w:r>
              <w:rPr>
                <w:b w:val="0"/>
                <w:color w:val="000000" w:themeColor="text1"/>
              </w:rPr>
              <w:t>Data Capture</w:t>
            </w:r>
          </w:p>
        </w:tc>
        <w:tc>
          <w:tcPr>
            <w:tcW w:w="1684" w:type="dxa"/>
          </w:tcPr>
          <w:p w14:paraId="7CE45B9A" w14:textId="77777777" w:rsidR="00D13168" w:rsidRPr="000A1C58" w:rsidRDefault="001158D1" w:rsidP="00A6022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Please Explain</w:t>
            </w:r>
            <w:r w:rsidR="00D13168">
              <w:rPr>
                <w:color w:val="000000" w:themeColor="text1"/>
              </w:rPr>
              <w:t xml:space="preserve"> </w:t>
            </w:r>
          </w:p>
        </w:tc>
        <w:tc>
          <w:tcPr>
            <w:tcW w:w="1773" w:type="dxa"/>
          </w:tcPr>
          <w:p w14:paraId="5F9B1150" w14:textId="77777777" w:rsidR="00D13168" w:rsidRDefault="00D13168" w:rsidP="00A6022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Add new field- </w:t>
            </w:r>
            <w:r w:rsidR="001158D1">
              <w:rPr>
                <w:color w:val="000000" w:themeColor="text1"/>
              </w:rPr>
              <w:t>Please Explain</w:t>
            </w:r>
          </w:p>
        </w:tc>
        <w:tc>
          <w:tcPr>
            <w:tcW w:w="3048" w:type="dxa"/>
          </w:tcPr>
          <w:p w14:paraId="5AF41954" w14:textId="77777777" w:rsidR="00D13168" w:rsidRPr="00F33323" w:rsidRDefault="00D13168" w:rsidP="00A6022B">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Free text box </w:t>
            </w:r>
          </w:p>
          <w:p w14:paraId="617CA19A" w14:textId="77777777" w:rsidR="00AF4888" w:rsidRPr="00F33323" w:rsidRDefault="00AF4888" w:rsidP="00AF4888">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055074FA" w14:textId="77777777" w:rsidR="00D13168" w:rsidRPr="00F33323" w:rsidRDefault="00D13168" w:rsidP="00A6022B">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 Field will be displayed only when “Yes” is selected for “Was the request solicited by Teva?”</w:t>
            </w:r>
          </w:p>
          <w:p w14:paraId="7AA4611A" w14:textId="77777777" w:rsidR="002B1B98" w:rsidRPr="00F33323" w:rsidRDefault="002B1B98" w:rsidP="00A6022B">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0F2E0AD3" w14:textId="77777777" w:rsidR="00D13168" w:rsidRDefault="00D13168" w:rsidP="00A6022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D13168" w14:paraId="748119C0" w14:textId="77777777" w:rsidTr="00841CA6">
        <w:trPr>
          <w:trHeight w:val="436"/>
        </w:trPr>
        <w:tc>
          <w:tcPr>
            <w:cnfStyle w:val="001000000000" w:firstRow="0" w:lastRow="0" w:firstColumn="1" w:lastColumn="0" w:oddVBand="0" w:evenVBand="0" w:oddHBand="0" w:evenHBand="0" w:firstRowFirstColumn="0" w:firstRowLastColumn="0" w:lastRowFirstColumn="0" w:lastRowLastColumn="0"/>
            <w:tcW w:w="1389" w:type="dxa"/>
          </w:tcPr>
          <w:p w14:paraId="6D07A5D9" w14:textId="77777777" w:rsidR="00D13168" w:rsidRPr="001158D1" w:rsidRDefault="00D13168" w:rsidP="00A6022B">
            <w:pPr>
              <w:rPr>
                <w:b w:val="0"/>
              </w:rPr>
            </w:pPr>
            <w:r w:rsidRPr="001158D1">
              <w:rPr>
                <w:b w:val="0"/>
              </w:rPr>
              <w:t>Data Capture</w:t>
            </w:r>
          </w:p>
        </w:tc>
        <w:tc>
          <w:tcPr>
            <w:tcW w:w="1684" w:type="dxa"/>
          </w:tcPr>
          <w:p w14:paraId="59726241" w14:textId="77777777" w:rsidR="00D13168" w:rsidRPr="001158D1" w:rsidRDefault="00D13168" w:rsidP="00A6022B">
            <w:pPr>
              <w:cnfStyle w:val="000000000000" w:firstRow="0" w:lastRow="0" w:firstColumn="0" w:lastColumn="0" w:oddVBand="0" w:evenVBand="0" w:oddHBand="0" w:evenHBand="0" w:firstRowFirstColumn="0" w:firstRowLastColumn="0" w:lastRowFirstColumn="0" w:lastRowLastColumn="0"/>
              <w:rPr>
                <w:rFonts w:eastAsia="Times New Roman" w:cs="Arial"/>
              </w:rPr>
            </w:pPr>
            <w:r w:rsidRPr="001158D1">
              <w:rPr>
                <w:rFonts w:eastAsia="Times New Roman" w:cs="Arial"/>
              </w:rPr>
              <w:t xml:space="preserve">Has Teva </w:t>
            </w:r>
            <w:r w:rsidR="001158D1">
              <w:rPr>
                <w:rFonts w:eastAsia="Times New Roman" w:cs="Arial"/>
              </w:rPr>
              <w:t xml:space="preserve">provided an Educational Sponsorship </w:t>
            </w:r>
            <w:r w:rsidRPr="001158D1">
              <w:rPr>
                <w:rFonts w:eastAsia="Times New Roman" w:cs="Arial"/>
              </w:rPr>
              <w:t>t</w:t>
            </w:r>
            <w:r w:rsidR="001158D1">
              <w:rPr>
                <w:rFonts w:eastAsia="Times New Roman" w:cs="Arial"/>
              </w:rPr>
              <w:t xml:space="preserve">o </w:t>
            </w:r>
            <w:r w:rsidR="001158D1">
              <w:rPr>
                <w:rFonts w:eastAsia="Times New Roman" w:cs="Arial"/>
              </w:rPr>
              <w:lastRenderedPageBreak/>
              <w:t>this recipient</w:t>
            </w:r>
            <w:r w:rsidRPr="001158D1">
              <w:rPr>
                <w:rFonts w:eastAsia="Times New Roman" w:cs="Arial"/>
              </w:rPr>
              <w:t xml:space="preserve"> in the </w:t>
            </w:r>
          </w:p>
          <w:p w14:paraId="14302B29" w14:textId="77777777" w:rsidR="00D13168" w:rsidRPr="001158D1" w:rsidRDefault="00D13168" w:rsidP="00A6022B">
            <w:pPr>
              <w:cnfStyle w:val="000000000000" w:firstRow="0" w:lastRow="0" w:firstColumn="0" w:lastColumn="0" w:oddVBand="0" w:evenVBand="0" w:oddHBand="0" w:evenHBand="0" w:firstRowFirstColumn="0" w:firstRowLastColumn="0" w:lastRowFirstColumn="0" w:lastRowLastColumn="0"/>
              <w:rPr>
                <w:rFonts w:eastAsia="Times New Roman" w:cs="Arial"/>
              </w:rPr>
            </w:pPr>
            <w:r w:rsidRPr="001158D1">
              <w:rPr>
                <w:rFonts w:eastAsia="Times New Roman" w:cs="Arial"/>
              </w:rPr>
              <w:t xml:space="preserve">past 12 months? </w:t>
            </w:r>
          </w:p>
          <w:p w14:paraId="16F48BAE" w14:textId="77777777" w:rsidR="00D13168" w:rsidRPr="001158D1" w:rsidRDefault="00D13168" w:rsidP="00A6022B">
            <w:pPr>
              <w:cnfStyle w:val="000000000000" w:firstRow="0" w:lastRow="0" w:firstColumn="0" w:lastColumn="0" w:oddVBand="0" w:evenVBand="0" w:oddHBand="0" w:evenHBand="0" w:firstRowFirstColumn="0" w:firstRowLastColumn="0" w:lastRowFirstColumn="0" w:lastRowLastColumn="0"/>
              <w:rPr>
                <w:rFonts w:eastAsia="Times New Roman" w:cs="Arial"/>
              </w:rPr>
            </w:pPr>
          </w:p>
        </w:tc>
        <w:tc>
          <w:tcPr>
            <w:tcW w:w="1773" w:type="dxa"/>
          </w:tcPr>
          <w:p w14:paraId="3E9F4623" w14:textId="77777777" w:rsidR="001158D1" w:rsidRPr="001158D1" w:rsidRDefault="00D13168" w:rsidP="001158D1">
            <w:pPr>
              <w:cnfStyle w:val="000000000000" w:firstRow="0" w:lastRow="0" w:firstColumn="0" w:lastColumn="0" w:oddVBand="0" w:evenVBand="0" w:oddHBand="0" w:evenHBand="0" w:firstRowFirstColumn="0" w:firstRowLastColumn="0" w:lastRowFirstColumn="0" w:lastRowLastColumn="0"/>
              <w:rPr>
                <w:rFonts w:eastAsia="Times New Roman" w:cs="Arial"/>
              </w:rPr>
            </w:pPr>
            <w:r w:rsidRPr="001158D1">
              <w:lastRenderedPageBreak/>
              <w:t xml:space="preserve">Add new field- </w:t>
            </w:r>
            <w:r w:rsidRPr="001158D1">
              <w:rPr>
                <w:rFonts w:eastAsia="Times New Roman" w:cs="Arial"/>
              </w:rPr>
              <w:t xml:space="preserve"> </w:t>
            </w:r>
            <w:r w:rsidR="001158D1" w:rsidRPr="001158D1">
              <w:rPr>
                <w:rFonts w:eastAsia="Times New Roman" w:cs="Arial"/>
              </w:rPr>
              <w:t xml:space="preserve"> Has Teva </w:t>
            </w:r>
            <w:r w:rsidR="001158D1">
              <w:rPr>
                <w:rFonts w:eastAsia="Times New Roman" w:cs="Arial"/>
              </w:rPr>
              <w:t xml:space="preserve">provided an Educational </w:t>
            </w:r>
            <w:r w:rsidR="001158D1">
              <w:rPr>
                <w:rFonts w:eastAsia="Times New Roman" w:cs="Arial"/>
              </w:rPr>
              <w:lastRenderedPageBreak/>
              <w:t xml:space="preserve">Sponsorship </w:t>
            </w:r>
            <w:r w:rsidR="001158D1" w:rsidRPr="001158D1">
              <w:rPr>
                <w:rFonts w:eastAsia="Times New Roman" w:cs="Arial"/>
              </w:rPr>
              <w:t>t</w:t>
            </w:r>
            <w:r w:rsidR="001158D1">
              <w:rPr>
                <w:rFonts w:eastAsia="Times New Roman" w:cs="Arial"/>
              </w:rPr>
              <w:t>o this recipient</w:t>
            </w:r>
            <w:r w:rsidR="001158D1" w:rsidRPr="001158D1">
              <w:rPr>
                <w:rFonts w:eastAsia="Times New Roman" w:cs="Arial"/>
              </w:rPr>
              <w:t xml:space="preserve"> in the </w:t>
            </w:r>
          </w:p>
          <w:p w14:paraId="7F5281D4" w14:textId="77777777" w:rsidR="001158D1" w:rsidRPr="001158D1" w:rsidRDefault="001158D1" w:rsidP="001158D1">
            <w:pPr>
              <w:cnfStyle w:val="000000000000" w:firstRow="0" w:lastRow="0" w:firstColumn="0" w:lastColumn="0" w:oddVBand="0" w:evenVBand="0" w:oddHBand="0" w:evenHBand="0" w:firstRowFirstColumn="0" w:firstRowLastColumn="0" w:lastRowFirstColumn="0" w:lastRowLastColumn="0"/>
              <w:rPr>
                <w:rFonts w:eastAsia="Times New Roman" w:cs="Arial"/>
              </w:rPr>
            </w:pPr>
            <w:r w:rsidRPr="001158D1">
              <w:rPr>
                <w:rFonts w:eastAsia="Times New Roman" w:cs="Arial"/>
              </w:rPr>
              <w:t xml:space="preserve">past 12 months? </w:t>
            </w:r>
          </w:p>
          <w:p w14:paraId="1B4BAF68" w14:textId="77777777" w:rsidR="00D13168" w:rsidRPr="001158D1" w:rsidRDefault="00D13168" w:rsidP="00A6022B">
            <w:pPr>
              <w:cnfStyle w:val="000000000000" w:firstRow="0" w:lastRow="0" w:firstColumn="0" w:lastColumn="0" w:oddVBand="0" w:evenVBand="0" w:oddHBand="0" w:evenHBand="0" w:firstRowFirstColumn="0" w:firstRowLastColumn="0" w:lastRowFirstColumn="0" w:lastRowLastColumn="0"/>
            </w:pPr>
          </w:p>
        </w:tc>
        <w:tc>
          <w:tcPr>
            <w:tcW w:w="3048" w:type="dxa"/>
          </w:tcPr>
          <w:p w14:paraId="4194F954" w14:textId="77777777" w:rsidR="00D13168" w:rsidRPr="00F33323" w:rsidRDefault="00D13168" w:rsidP="00A6022B">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lastRenderedPageBreak/>
              <w:t xml:space="preserve">Field Format: Yes/No radio button </w:t>
            </w:r>
          </w:p>
          <w:p w14:paraId="0B2DEF79" w14:textId="77777777" w:rsidR="00D13168" w:rsidRPr="00F33323" w:rsidRDefault="00D13168" w:rsidP="00A6022B">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7C48B445" w14:textId="56138361" w:rsidR="00CB640F" w:rsidRPr="00F33323" w:rsidRDefault="00CB640F" w:rsidP="00A6022B">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lastRenderedPageBreak/>
              <w:t>Validation:</w:t>
            </w:r>
            <w:r w:rsidR="000E327D" w:rsidRPr="00F33323">
              <w:t xml:space="preserve"> </w:t>
            </w:r>
            <w:del w:id="3169" w:author="Michael Petite" w:date="2017-02-23T18:39:00Z">
              <w:r w:rsidR="000E327D" w:rsidRPr="00F33323" w:rsidDel="00582E2C">
                <w:delText>None</w:delText>
              </w:r>
            </w:del>
            <w:ins w:id="3170" w:author="Michael Petite" w:date="2017-02-23T18:39:00Z">
              <w:r w:rsidR="00582E2C">
                <w:t>Yes or no must be selected</w:t>
              </w:r>
            </w:ins>
          </w:p>
        </w:tc>
        <w:tc>
          <w:tcPr>
            <w:tcW w:w="1456" w:type="dxa"/>
          </w:tcPr>
          <w:p w14:paraId="0C38A791" w14:textId="77777777" w:rsidR="00D13168" w:rsidRPr="001158D1" w:rsidRDefault="00D13168" w:rsidP="00A6022B">
            <w:pPr>
              <w:cnfStyle w:val="000000000000" w:firstRow="0" w:lastRow="0" w:firstColumn="0" w:lastColumn="0" w:oddVBand="0" w:evenVBand="0" w:oddHBand="0" w:evenHBand="0" w:firstRowFirstColumn="0" w:firstRowLastColumn="0" w:lastRowFirstColumn="0" w:lastRowLastColumn="0"/>
            </w:pPr>
            <w:r w:rsidRPr="001158D1">
              <w:lastRenderedPageBreak/>
              <w:t>New</w:t>
            </w:r>
          </w:p>
        </w:tc>
      </w:tr>
      <w:tr w:rsidR="00D13168" w14:paraId="0E074230" w14:textId="77777777" w:rsidTr="00841CA6">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9" w:type="dxa"/>
          </w:tcPr>
          <w:p w14:paraId="17C5BDCF" w14:textId="77777777" w:rsidR="00D13168" w:rsidRPr="001158D1" w:rsidRDefault="00D13168" w:rsidP="00A6022B">
            <w:pPr>
              <w:rPr>
                <w:b w:val="0"/>
              </w:rPr>
            </w:pPr>
            <w:r w:rsidRPr="001158D1">
              <w:rPr>
                <w:b w:val="0"/>
              </w:rPr>
              <w:t>Data Capture</w:t>
            </w:r>
          </w:p>
        </w:tc>
        <w:tc>
          <w:tcPr>
            <w:tcW w:w="1684" w:type="dxa"/>
          </w:tcPr>
          <w:p w14:paraId="180F66C6" w14:textId="77777777" w:rsidR="00D13168" w:rsidRPr="001158D1" w:rsidRDefault="001158D1" w:rsidP="00A6022B">
            <w:pPr>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cs="Arial"/>
              </w:rPr>
              <w:t>Please List</w:t>
            </w:r>
          </w:p>
        </w:tc>
        <w:tc>
          <w:tcPr>
            <w:tcW w:w="1773" w:type="dxa"/>
          </w:tcPr>
          <w:p w14:paraId="21E672BA" w14:textId="77777777" w:rsidR="00D13168" w:rsidRPr="001158D1" w:rsidRDefault="00D13168" w:rsidP="00A6022B">
            <w:pPr>
              <w:cnfStyle w:val="000000100000" w:firstRow="0" w:lastRow="0" w:firstColumn="0" w:lastColumn="0" w:oddVBand="0" w:evenVBand="0" w:oddHBand="1" w:evenHBand="0" w:firstRowFirstColumn="0" w:firstRowLastColumn="0" w:lastRowFirstColumn="0" w:lastRowLastColumn="0"/>
            </w:pPr>
            <w:r w:rsidRPr="001158D1">
              <w:t xml:space="preserve">Add New Field- </w:t>
            </w:r>
            <w:r w:rsidRPr="001158D1">
              <w:rPr>
                <w:rFonts w:cs="Arial"/>
              </w:rPr>
              <w:t xml:space="preserve"> </w:t>
            </w:r>
            <w:r w:rsidR="001158D1">
              <w:rPr>
                <w:rFonts w:cs="Arial"/>
              </w:rPr>
              <w:t>Please List</w:t>
            </w:r>
          </w:p>
        </w:tc>
        <w:tc>
          <w:tcPr>
            <w:tcW w:w="3048" w:type="dxa"/>
          </w:tcPr>
          <w:p w14:paraId="20CC1746" w14:textId="77777777" w:rsidR="00D13168" w:rsidRPr="00F33323" w:rsidRDefault="00D13168" w:rsidP="00A6022B">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Free text box </w:t>
            </w:r>
          </w:p>
          <w:p w14:paraId="50A599C4" w14:textId="77777777" w:rsidR="00E97CDD" w:rsidRPr="00F33323" w:rsidRDefault="00E97CDD" w:rsidP="00E97CDD">
            <w:pPr>
              <w:pStyle w:val="ListParagraph"/>
              <w:numPr>
                <w:ilvl w:val="0"/>
                <w:numId w:val="21"/>
              </w:numPr>
              <w:ind w:left="391" w:hanging="391"/>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7C08DD06" w14:textId="77777777" w:rsidR="00D13168" w:rsidRPr="00F33323" w:rsidRDefault="00D13168" w:rsidP="00A6022B">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s="Arial"/>
              </w:rPr>
            </w:pPr>
            <w:r w:rsidRPr="00F33323">
              <w:t>Validation: Field will be displayed only when Yes is selected for “</w:t>
            </w:r>
            <w:r w:rsidRPr="00F33323">
              <w:rPr>
                <w:rFonts w:eastAsia="Times New Roman" w:cs="Arial"/>
              </w:rPr>
              <w:t xml:space="preserve">Has Teva </w:t>
            </w:r>
            <w:r w:rsidR="001158D1" w:rsidRPr="00F33323">
              <w:rPr>
                <w:rFonts w:eastAsia="Times New Roman" w:cs="Arial"/>
              </w:rPr>
              <w:t>provided an Educational Sponsorship</w:t>
            </w:r>
            <w:r w:rsidRPr="00F33323">
              <w:rPr>
                <w:rFonts w:eastAsia="Times New Roman" w:cs="Arial"/>
              </w:rPr>
              <w:t xml:space="preserve"> to this recipient in the past 12 months?”</w:t>
            </w:r>
          </w:p>
          <w:p w14:paraId="7B1433CD" w14:textId="77777777" w:rsidR="002B1B98" w:rsidRPr="00F33323" w:rsidRDefault="002B1B98" w:rsidP="00A6022B">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s="Arial"/>
              </w:rPr>
            </w:pPr>
            <w:r w:rsidRPr="00F33323">
              <w:rPr>
                <w:rFonts w:eastAsia="Times New Roman" w:cs="Arial"/>
              </w:rPr>
              <w:t>Field length: 2000 characters</w:t>
            </w:r>
          </w:p>
        </w:tc>
        <w:tc>
          <w:tcPr>
            <w:tcW w:w="1456" w:type="dxa"/>
          </w:tcPr>
          <w:p w14:paraId="51142CCB" w14:textId="77777777" w:rsidR="00D13168" w:rsidRPr="001158D1" w:rsidRDefault="00D13168" w:rsidP="00A6022B">
            <w:pPr>
              <w:cnfStyle w:val="000000100000" w:firstRow="0" w:lastRow="0" w:firstColumn="0" w:lastColumn="0" w:oddVBand="0" w:evenVBand="0" w:oddHBand="1" w:evenHBand="0" w:firstRowFirstColumn="0" w:firstRowLastColumn="0" w:lastRowFirstColumn="0" w:lastRowLastColumn="0"/>
            </w:pPr>
            <w:r w:rsidRPr="001158D1">
              <w:t>New</w:t>
            </w:r>
          </w:p>
        </w:tc>
      </w:tr>
      <w:tr w:rsidR="00D13168" w14:paraId="1D4B1259" w14:textId="77777777" w:rsidTr="00841CA6">
        <w:trPr>
          <w:trHeight w:val="436"/>
        </w:trPr>
        <w:tc>
          <w:tcPr>
            <w:cnfStyle w:val="001000000000" w:firstRow="0" w:lastRow="0" w:firstColumn="1" w:lastColumn="0" w:oddVBand="0" w:evenVBand="0" w:oddHBand="0" w:evenHBand="0" w:firstRowFirstColumn="0" w:firstRowLastColumn="0" w:lastRowFirstColumn="0" w:lastRowLastColumn="0"/>
            <w:tcW w:w="1389" w:type="dxa"/>
          </w:tcPr>
          <w:p w14:paraId="4782E821" w14:textId="77777777" w:rsidR="00D13168" w:rsidRPr="001158D1" w:rsidRDefault="00D13168" w:rsidP="00A6022B">
            <w:pPr>
              <w:rPr>
                <w:b w:val="0"/>
              </w:rPr>
            </w:pPr>
            <w:r w:rsidRPr="001158D1">
              <w:rPr>
                <w:b w:val="0"/>
              </w:rPr>
              <w:t>Data Capture</w:t>
            </w:r>
          </w:p>
        </w:tc>
        <w:tc>
          <w:tcPr>
            <w:tcW w:w="1684" w:type="dxa"/>
          </w:tcPr>
          <w:p w14:paraId="041018C7" w14:textId="77777777" w:rsidR="00D13168" w:rsidRPr="001158D1" w:rsidRDefault="00D13168" w:rsidP="00A6022B">
            <w:pPr>
              <w:cnfStyle w:val="000000000000" w:firstRow="0" w:lastRow="0" w:firstColumn="0" w:lastColumn="0" w:oddVBand="0" w:evenVBand="0" w:oddHBand="0" w:evenHBand="0" w:firstRowFirstColumn="0" w:firstRowLastColumn="0" w:lastRowFirstColumn="0" w:lastRowLastColumn="0"/>
              <w:rPr>
                <w:rFonts w:cs="Arial"/>
              </w:rPr>
            </w:pPr>
            <w:r w:rsidRPr="001158D1">
              <w:rPr>
                <w:rFonts w:cs="Arial"/>
              </w:rPr>
              <w:t>Will any disclosures have to be made to comply with the regulations</w:t>
            </w:r>
            <w:r w:rsidR="001158D1">
              <w:rPr>
                <w:rFonts w:cs="Arial"/>
              </w:rPr>
              <w:t>?</w:t>
            </w:r>
          </w:p>
        </w:tc>
        <w:tc>
          <w:tcPr>
            <w:tcW w:w="1773" w:type="dxa"/>
          </w:tcPr>
          <w:p w14:paraId="78933526" w14:textId="77777777" w:rsidR="00D13168" w:rsidRPr="001158D1" w:rsidRDefault="00D13168" w:rsidP="00A6022B">
            <w:pPr>
              <w:cnfStyle w:val="000000000000" w:firstRow="0" w:lastRow="0" w:firstColumn="0" w:lastColumn="0" w:oddVBand="0" w:evenVBand="0" w:oddHBand="0" w:evenHBand="0" w:firstRowFirstColumn="0" w:firstRowLastColumn="0" w:lastRowFirstColumn="0" w:lastRowLastColumn="0"/>
            </w:pPr>
            <w:r w:rsidRPr="001158D1">
              <w:t xml:space="preserve">Add New Field- </w:t>
            </w:r>
            <w:r w:rsidRPr="001158D1">
              <w:rPr>
                <w:rFonts w:cs="Arial"/>
              </w:rPr>
              <w:t xml:space="preserve"> Will any disclosures have to be made to comply with the regulations</w:t>
            </w:r>
            <w:r w:rsidR="001158D1">
              <w:rPr>
                <w:rFonts w:cs="Arial"/>
              </w:rPr>
              <w:t>?</w:t>
            </w:r>
          </w:p>
        </w:tc>
        <w:tc>
          <w:tcPr>
            <w:tcW w:w="3048" w:type="dxa"/>
          </w:tcPr>
          <w:p w14:paraId="426AEF1C" w14:textId="77777777" w:rsidR="00D13168" w:rsidRPr="00F33323" w:rsidRDefault="00D13168" w:rsidP="00A6022B">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Field Format: Yes/No radio button</w:t>
            </w:r>
          </w:p>
          <w:p w14:paraId="1B63EC33" w14:textId="77777777" w:rsidR="00D13168" w:rsidRPr="00F33323" w:rsidRDefault="00D13168" w:rsidP="00A6022B">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63693100" w14:textId="5A1FC2B9" w:rsidR="00CB640F" w:rsidRPr="00F33323" w:rsidRDefault="00CB640F" w:rsidP="00A6022B">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171" w:author="Michael Petite" w:date="2017-02-23T18:40:00Z">
              <w:r w:rsidR="000E327D" w:rsidRPr="00F33323" w:rsidDel="00582E2C">
                <w:delText>None</w:delText>
              </w:r>
            </w:del>
            <w:ins w:id="3172" w:author="Michael Petite" w:date="2017-02-23T18:40:00Z">
              <w:r w:rsidR="00582E2C">
                <w:t>Yes or no must be selected</w:t>
              </w:r>
            </w:ins>
          </w:p>
        </w:tc>
        <w:tc>
          <w:tcPr>
            <w:tcW w:w="1456" w:type="dxa"/>
          </w:tcPr>
          <w:p w14:paraId="5589A9FC" w14:textId="77777777" w:rsidR="00D13168" w:rsidRPr="001158D1" w:rsidRDefault="00D13168" w:rsidP="00A6022B">
            <w:pPr>
              <w:cnfStyle w:val="000000000000" w:firstRow="0" w:lastRow="0" w:firstColumn="0" w:lastColumn="0" w:oddVBand="0" w:evenVBand="0" w:oddHBand="0" w:evenHBand="0" w:firstRowFirstColumn="0" w:firstRowLastColumn="0" w:lastRowFirstColumn="0" w:lastRowLastColumn="0"/>
            </w:pPr>
            <w:r w:rsidRPr="001158D1">
              <w:t>New</w:t>
            </w:r>
          </w:p>
        </w:tc>
      </w:tr>
      <w:tr w:rsidR="001158D1" w14:paraId="3E6377EC" w14:textId="77777777" w:rsidTr="003774D8">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9" w:type="dxa"/>
          </w:tcPr>
          <w:p w14:paraId="640BA617" w14:textId="77777777" w:rsidR="001158D1" w:rsidRPr="001158D1" w:rsidRDefault="001158D1" w:rsidP="001158D1">
            <w:pPr>
              <w:rPr>
                <w:b w:val="0"/>
              </w:rPr>
            </w:pPr>
            <w:r>
              <w:rPr>
                <w:b w:val="0"/>
                <w:color w:val="000000" w:themeColor="text1"/>
              </w:rPr>
              <w:t>Data Capture</w:t>
            </w:r>
          </w:p>
        </w:tc>
        <w:tc>
          <w:tcPr>
            <w:tcW w:w="1684" w:type="dxa"/>
          </w:tcPr>
          <w:p w14:paraId="2DEF9E51" w14:textId="77777777" w:rsidR="001158D1" w:rsidRPr="001158D1" w:rsidRDefault="001158D1" w:rsidP="001158D1">
            <w:pPr>
              <w:cnfStyle w:val="000000100000" w:firstRow="0" w:lastRow="0" w:firstColumn="0" w:lastColumn="0" w:oddVBand="0" w:evenVBand="0" w:oddHBand="1" w:evenHBand="0" w:firstRowFirstColumn="0" w:firstRowLastColumn="0" w:lastRowFirstColumn="0" w:lastRowLastColumn="0"/>
              <w:rPr>
                <w:rFonts w:cs="Arial"/>
              </w:rPr>
            </w:pPr>
            <w:r>
              <w:rPr>
                <w:color w:val="000000" w:themeColor="text1"/>
              </w:rPr>
              <w:t xml:space="preserve">Please Explain </w:t>
            </w:r>
          </w:p>
        </w:tc>
        <w:tc>
          <w:tcPr>
            <w:tcW w:w="1773" w:type="dxa"/>
          </w:tcPr>
          <w:p w14:paraId="5C995AB9" w14:textId="77777777" w:rsidR="001158D1" w:rsidRPr="001158D1" w:rsidRDefault="001158D1" w:rsidP="001158D1">
            <w:pPr>
              <w:cnfStyle w:val="000000100000" w:firstRow="0" w:lastRow="0" w:firstColumn="0" w:lastColumn="0" w:oddVBand="0" w:evenVBand="0" w:oddHBand="1" w:evenHBand="0" w:firstRowFirstColumn="0" w:firstRowLastColumn="0" w:lastRowFirstColumn="0" w:lastRowLastColumn="0"/>
            </w:pPr>
            <w:r>
              <w:rPr>
                <w:color w:val="000000" w:themeColor="text1"/>
              </w:rPr>
              <w:t>Add new field- Please Explain</w:t>
            </w:r>
          </w:p>
        </w:tc>
        <w:tc>
          <w:tcPr>
            <w:tcW w:w="3048" w:type="dxa"/>
          </w:tcPr>
          <w:p w14:paraId="023A481F" w14:textId="77777777" w:rsidR="001158D1" w:rsidRPr="00F33323" w:rsidRDefault="001158D1" w:rsidP="001158D1">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Free text box </w:t>
            </w:r>
          </w:p>
          <w:p w14:paraId="10ED89BB" w14:textId="77777777" w:rsidR="00AF4888" w:rsidRPr="00F33323" w:rsidRDefault="00AF4888" w:rsidP="00AF4888">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03C994D2" w14:textId="77777777" w:rsidR="001158D1" w:rsidRPr="00F33323" w:rsidRDefault="001158D1" w:rsidP="001158D1">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 Field will be displayed only when “Yes” is selected for “Will any disclosures have to be made to comply with the regulations?”</w:t>
            </w:r>
          </w:p>
        </w:tc>
        <w:tc>
          <w:tcPr>
            <w:tcW w:w="1456" w:type="dxa"/>
            <w:vAlign w:val="center"/>
          </w:tcPr>
          <w:p w14:paraId="675EE426" w14:textId="77777777" w:rsidR="001158D1" w:rsidRPr="001158D1" w:rsidRDefault="001158D1" w:rsidP="001158D1">
            <w:pPr>
              <w:cnfStyle w:val="000000100000" w:firstRow="0" w:lastRow="0" w:firstColumn="0" w:lastColumn="0" w:oddVBand="0" w:evenVBand="0" w:oddHBand="1" w:evenHBand="0" w:firstRowFirstColumn="0" w:firstRowLastColumn="0" w:lastRowFirstColumn="0" w:lastRowLastColumn="0"/>
            </w:pPr>
            <w:r>
              <w:rPr>
                <w:color w:val="000000" w:themeColor="text1"/>
              </w:rPr>
              <w:t>New</w:t>
            </w:r>
          </w:p>
        </w:tc>
      </w:tr>
    </w:tbl>
    <w:p w14:paraId="08FC64B7" w14:textId="77777777" w:rsidR="00D13168" w:rsidRDefault="00D13168" w:rsidP="00D13168">
      <w:pPr>
        <w:pStyle w:val="Heading5"/>
      </w:pPr>
      <w:bookmarkStart w:id="3173" w:name="_Toc475949446"/>
      <w:r>
        <w:t>Technical Specification Changes</w:t>
      </w:r>
      <w:bookmarkEnd w:id="3173"/>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D13168" w14:paraId="743C8145" w14:textId="77777777" w:rsidTr="00A6022B">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55B07B00" w14:textId="77777777" w:rsidR="00D13168" w:rsidRDefault="00D13168" w:rsidP="00A6022B">
            <w:pPr>
              <w:jc w:val="center"/>
              <w:rPr>
                <w:sz w:val="18"/>
                <w:szCs w:val="28"/>
              </w:rPr>
            </w:pPr>
            <w:r>
              <w:rPr>
                <w:sz w:val="18"/>
                <w:szCs w:val="28"/>
              </w:rPr>
              <w:t>BR ID</w:t>
            </w:r>
          </w:p>
        </w:tc>
        <w:tc>
          <w:tcPr>
            <w:tcW w:w="1929" w:type="dxa"/>
            <w:shd w:val="clear" w:color="auto" w:fill="367CC1"/>
            <w:vAlign w:val="center"/>
          </w:tcPr>
          <w:p w14:paraId="6E6B8384" w14:textId="77777777" w:rsidR="00D13168" w:rsidRPr="00612C84" w:rsidRDefault="00D13168" w:rsidP="00A6022B">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2DA15AF6" w14:textId="77777777" w:rsidR="00D13168" w:rsidRDefault="00D13168" w:rsidP="00A6022B">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222B5A86" w14:textId="77777777" w:rsidR="00D13168" w:rsidRPr="00612C84" w:rsidRDefault="00D13168" w:rsidP="00A6022B">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D13168" w:rsidRPr="006B3718" w14:paraId="737D9059" w14:textId="77777777" w:rsidTr="00A6022B">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503835EB" w14:textId="77777777" w:rsidR="00D13168" w:rsidRDefault="00D13168" w:rsidP="00A6022B">
            <w:pPr>
              <w:rPr>
                <w:color w:val="FF0000"/>
              </w:rPr>
            </w:pPr>
          </w:p>
        </w:tc>
        <w:tc>
          <w:tcPr>
            <w:tcW w:w="1929" w:type="dxa"/>
          </w:tcPr>
          <w:p w14:paraId="177949F9" w14:textId="77777777" w:rsidR="00D13168" w:rsidRPr="006B3718" w:rsidRDefault="00D13168" w:rsidP="00A6022B">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23178184" w14:textId="77777777" w:rsidR="00D13168" w:rsidRPr="006B3718" w:rsidRDefault="00D13168" w:rsidP="00A6022B">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57D0774C" w14:textId="77777777" w:rsidR="00D13168" w:rsidRPr="006B3718" w:rsidRDefault="00D13168" w:rsidP="00A6022B">
            <w:pPr>
              <w:cnfStyle w:val="000000100000" w:firstRow="0" w:lastRow="0" w:firstColumn="0" w:lastColumn="0" w:oddVBand="0" w:evenVBand="0" w:oddHBand="1" w:evenHBand="0" w:firstRowFirstColumn="0" w:firstRowLastColumn="0" w:lastRowFirstColumn="0" w:lastRowLastColumn="0"/>
              <w:rPr>
                <w:color w:val="FF0000"/>
              </w:rPr>
            </w:pPr>
          </w:p>
        </w:tc>
      </w:tr>
    </w:tbl>
    <w:p w14:paraId="33179C32" w14:textId="77777777" w:rsidR="00D13168" w:rsidRPr="00942CE6" w:rsidRDefault="00D13168" w:rsidP="00D13168"/>
    <w:p w14:paraId="2BCFF95D" w14:textId="77777777" w:rsidR="00D13168" w:rsidRDefault="00D13168" w:rsidP="00D13168">
      <w:pPr>
        <w:pStyle w:val="Heading4"/>
        <w:numPr>
          <w:ilvl w:val="2"/>
          <w:numId w:val="2"/>
        </w:numPr>
      </w:pPr>
      <w:bookmarkStart w:id="3174" w:name="_Toc475949447"/>
      <w:r>
        <w:t>Wireframes</w:t>
      </w:r>
      <w:bookmarkEnd w:id="3174"/>
    </w:p>
    <w:p w14:paraId="649E3E66" w14:textId="77777777" w:rsidR="00D13168" w:rsidRPr="00D13168" w:rsidRDefault="00D2460E" w:rsidP="00D13168">
      <w:r>
        <w:rPr>
          <w:noProof/>
        </w:rPr>
        <w:lastRenderedPageBreak/>
        <w:drawing>
          <wp:inline distT="0" distB="0" distL="0" distR="0" wp14:anchorId="211B652D" wp14:editId="330523F3">
            <wp:extent cx="5830114" cy="6916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ucational_Sponsorships_REAL.png"/>
                    <pic:cNvPicPr/>
                  </pic:nvPicPr>
                  <pic:blipFill>
                    <a:blip r:embed="rId22"/>
                    <a:stretch>
                      <a:fillRect/>
                    </a:stretch>
                  </pic:blipFill>
                  <pic:spPr>
                    <a:xfrm>
                      <a:off x="0" y="0"/>
                      <a:ext cx="5830114" cy="6916115"/>
                    </a:xfrm>
                    <a:prstGeom prst="rect">
                      <a:avLst/>
                    </a:prstGeom>
                  </pic:spPr>
                </pic:pic>
              </a:graphicData>
            </a:graphic>
          </wp:inline>
        </w:drawing>
      </w:r>
    </w:p>
    <w:p w14:paraId="25CCB230" w14:textId="77777777" w:rsidR="004E4D7A" w:rsidRDefault="001750D9" w:rsidP="004A46CC">
      <w:pPr>
        <w:pStyle w:val="Heading3"/>
      </w:pPr>
      <w:bookmarkStart w:id="3175" w:name="_Toc475949448"/>
      <w:r>
        <w:t>Activity Category- Advisory Board/ Expert Meeting Activity</w:t>
      </w:r>
      <w:bookmarkEnd w:id="3175"/>
    </w:p>
    <w:p w14:paraId="38DC9AD4" w14:textId="4615006D" w:rsidR="00BC72E3" w:rsidRPr="00BC72E3" w:rsidRDefault="001750D9" w:rsidP="00BC72E3">
      <w:pPr>
        <w:pStyle w:val="Heading4"/>
        <w:numPr>
          <w:ilvl w:val="2"/>
          <w:numId w:val="2"/>
        </w:numPr>
      </w:pPr>
      <w:bookmarkStart w:id="3176" w:name="_Toc475949449"/>
      <w:r>
        <w:t>Business Requirements Changes</w:t>
      </w:r>
      <w:bookmarkEnd w:id="3176"/>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1750D9" w:rsidRPr="00612C84" w14:paraId="1166A66A" w14:textId="77777777" w:rsidTr="003F0B9C">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022C841F" w14:textId="77777777" w:rsidR="001750D9" w:rsidRPr="00612C84" w:rsidRDefault="001750D9" w:rsidP="003F0B9C">
            <w:pPr>
              <w:jc w:val="center"/>
              <w:rPr>
                <w:sz w:val="18"/>
                <w:szCs w:val="28"/>
              </w:rPr>
            </w:pPr>
            <w:r>
              <w:rPr>
                <w:sz w:val="18"/>
                <w:szCs w:val="28"/>
              </w:rPr>
              <w:lastRenderedPageBreak/>
              <w:t>Original BR ID</w:t>
            </w:r>
          </w:p>
        </w:tc>
        <w:tc>
          <w:tcPr>
            <w:tcW w:w="7200" w:type="dxa"/>
            <w:shd w:val="clear" w:color="auto" w:fill="367CC1"/>
            <w:vAlign w:val="center"/>
          </w:tcPr>
          <w:p w14:paraId="00D54938"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A30052" w:rsidRPr="00B66624" w14:paraId="4CC3FD55" w14:textId="77777777" w:rsidTr="003F0B9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2A0AFC68" w14:textId="77777777" w:rsidR="00A30052" w:rsidRPr="00B66624" w:rsidRDefault="00A30052" w:rsidP="00A30052">
            <w:pPr>
              <w:rPr>
                <w:color w:val="000000" w:themeColor="text1"/>
              </w:rPr>
            </w:pPr>
            <w:r>
              <w:rPr>
                <w:color w:val="000000" w:themeColor="text1"/>
              </w:rPr>
              <w:t>BR-ADV</w:t>
            </w:r>
            <w:r w:rsidRPr="00B66624">
              <w:rPr>
                <w:color w:val="000000" w:themeColor="text1"/>
              </w:rPr>
              <w:t>-001</w:t>
            </w:r>
          </w:p>
        </w:tc>
        <w:tc>
          <w:tcPr>
            <w:tcW w:w="7200" w:type="dxa"/>
          </w:tcPr>
          <w:p w14:paraId="0281E893" w14:textId="77777777" w:rsidR="00A30052" w:rsidRPr="00B66624" w:rsidRDefault="00A30052" w:rsidP="00A30052">
            <w:pPr>
              <w:cnfStyle w:val="000000100000" w:firstRow="0" w:lastRow="0" w:firstColumn="0" w:lastColumn="0" w:oddVBand="0" w:evenVBand="0" w:oddHBand="1" w:evenHBand="0" w:firstRowFirstColumn="0" w:firstRowLastColumn="0" w:lastRowFirstColumn="0" w:lastRowLastColumn="0"/>
              <w:rPr>
                <w:color w:val="000000" w:themeColor="text1"/>
              </w:rPr>
            </w:pPr>
            <w:r w:rsidRPr="00B66624">
              <w:rPr>
                <w:color w:val="000000" w:themeColor="text1"/>
              </w:rPr>
              <w:t>The request will follo</w:t>
            </w:r>
            <w:r>
              <w:rPr>
                <w:color w:val="000000" w:themeColor="text1"/>
              </w:rPr>
              <w:t xml:space="preserve">w the base </w:t>
            </w:r>
            <w:commentRangeStart w:id="3177"/>
            <w:r>
              <w:rPr>
                <w:color w:val="000000" w:themeColor="text1"/>
              </w:rPr>
              <w:t>advisory</w:t>
            </w:r>
            <w:commentRangeEnd w:id="3177"/>
            <w:r w:rsidR="00480BA9">
              <w:rPr>
                <w:rStyle w:val="CommentReference"/>
                <w:rFonts w:ascii="Calibri" w:eastAsia="Calibri" w:hAnsi="Calibri" w:cs="Times New Roman"/>
              </w:rPr>
              <w:commentReference w:id="3177"/>
            </w:r>
            <w:r>
              <w:rPr>
                <w:color w:val="000000" w:themeColor="text1"/>
              </w:rPr>
              <w:t xml:space="preserve"> board request </w:t>
            </w:r>
            <w:r w:rsidRPr="00B66624">
              <w:rPr>
                <w:color w:val="000000" w:themeColor="text1"/>
              </w:rPr>
              <w:t xml:space="preserve">workflow </w:t>
            </w:r>
          </w:p>
        </w:tc>
      </w:tr>
      <w:tr w:rsidR="00A30052" w:rsidRPr="00B66624" w14:paraId="73175B49" w14:textId="77777777" w:rsidTr="003F0B9C">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5DA8CFC" w14:textId="77777777" w:rsidR="00A30052" w:rsidRPr="00B66624" w:rsidRDefault="00A30052" w:rsidP="00A30052">
            <w:pPr>
              <w:rPr>
                <w:color w:val="000000" w:themeColor="text1"/>
              </w:rPr>
            </w:pPr>
            <w:r>
              <w:rPr>
                <w:color w:val="000000" w:themeColor="text1"/>
              </w:rPr>
              <w:t>BR-ADV</w:t>
            </w:r>
            <w:r w:rsidRPr="00B66624">
              <w:rPr>
                <w:color w:val="000000" w:themeColor="text1"/>
              </w:rPr>
              <w:t>-002</w:t>
            </w:r>
          </w:p>
        </w:tc>
        <w:tc>
          <w:tcPr>
            <w:tcW w:w="7200" w:type="dxa"/>
          </w:tcPr>
          <w:p w14:paraId="7C5F67A0" w14:textId="77777777" w:rsidR="00A30052" w:rsidRPr="00B66624" w:rsidRDefault="00A30052" w:rsidP="00A30052">
            <w:pPr>
              <w:cnfStyle w:val="000000000000" w:firstRow="0" w:lastRow="0" w:firstColumn="0" w:lastColumn="0" w:oddVBand="0" w:evenVBand="0" w:oddHBand="0" w:evenHBand="0" w:firstRowFirstColumn="0" w:firstRowLastColumn="0" w:lastRowFirstColumn="0" w:lastRowLastColumn="0"/>
              <w:rPr>
                <w:color w:val="000000" w:themeColor="text1"/>
              </w:rPr>
            </w:pPr>
            <w:r w:rsidRPr="00B66624">
              <w:rPr>
                <w:color w:val="000000" w:themeColor="text1"/>
              </w:rPr>
              <w:t xml:space="preserve">The customizations should be added to the base </w:t>
            </w:r>
            <w:r>
              <w:rPr>
                <w:color w:val="000000" w:themeColor="text1"/>
              </w:rPr>
              <w:t xml:space="preserve">Advisory board </w:t>
            </w:r>
            <w:r w:rsidRPr="00B66624">
              <w:rPr>
                <w:color w:val="000000" w:themeColor="text1"/>
              </w:rPr>
              <w:t>request -</w:t>
            </w:r>
            <w:r>
              <w:rPr>
                <w:color w:val="000000" w:themeColor="text1"/>
              </w:rPr>
              <w:t xml:space="preserve"> activity category form</w:t>
            </w:r>
          </w:p>
        </w:tc>
      </w:tr>
    </w:tbl>
    <w:p w14:paraId="6215EA97" w14:textId="77777777" w:rsidR="001750D9" w:rsidRPr="001750D9" w:rsidRDefault="001750D9" w:rsidP="001750D9"/>
    <w:p w14:paraId="7DD5926C" w14:textId="77777777" w:rsidR="00BC72E3" w:rsidRPr="00BC72E3" w:rsidRDefault="001750D9" w:rsidP="00BC72E3">
      <w:pPr>
        <w:pStyle w:val="Heading4"/>
        <w:numPr>
          <w:ilvl w:val="2"/>
          <w:numId w:val="2"/>
        </w:numPr>
      </w:pPr>
      <w:bookmarkStart w:id="3178" w:name="_Toc475949450"/>
      <w:r>
        <w:t>Technical Customizations</w:t>
      </w:r>
      <w:bookmarkEnd w:id="3178"/>
    </w:p>
    <w:p w14:paraId="055F24D6" w14:textId="77777777" w:rsidR="001750D9" w:rsidRDefault="001750D9" w:rsidP="00BC72E3">
      <w:pPr>
        <w:pStyle w:val="Heading5"/>
      </w:pPr>
      <w:bookmarkStart w:id="3179" w:name="_Toc475949451"/>
      <w:r>
        <w:t>Page Level Customizations</w:t>
      </w:r>
      <w:bookmarkEnd w:id="3179"/>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78"/>
        <w:gridCol w:w="2095"/>
        <w:gridCol w:w="2095"/>
        <w:gridCol w:w="2526"/>
        <w:gridCol w:w="1456"/>
      </w:tblGrid>
      <w:tr w:rsidR="001750D9" w14:paraId="5EF6A399" w14:textId="77777777" w:rsidTr="00C124AE">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14" w:type="dxa"/>
            <w:shd w:val="clear" w:color="auto" w:fill="367CC1"/>
            <w:vAlign w:val="center"/>
          </w:tcPr>
          <w:p w14:paraId="2E14D2ED" w14:textId="77777777" w:rsidR="001750D9" w:rsidRPr="00612C84" w:rsidRDefault="001750D9" w:rsidP="003F0B9C">
            <w:pPr>
              <w:rPr>
                <w:sz w:val="18"/>
                <w:szCs w:val="28"/>
              </w:rPr>
            </w:pPr>
            <w:r>
              <w:rPr>
                <w:sz w:val="18"/>
                <w:szCs w:val="28"/>
              </w:rPr>
              <w:t>Attribute Type</w:t>
            </w:r>
          </w:p>
        </w:tc>
        <w:tc>
          <w:tcPr>
            <w:tcW w:w="1862" w:type="dxa"/>
            <w:shd w:val="clear" w:color="auto" w:fill="367CC1"/>
            <w:vAlign w:val="center"/>
          </w:tcPr>
          <w:p w14:paraId="6FEC95E0"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862" w:type="dxa"/>
            <w:shd w:val="clear" w:color="auto" w:fill="367CC1"/>
            <w:vAlign w:val="center"/>
          </w:tcPr>
          <w:p w14:paraId="623EB306"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2856" w:type="dxa"/>
            <w:shd w:val="clear" w:color="auto" w:fill="367CC1"/>
            <w:vAlign w:val="center"/>
          </w:tcPr>
          <w:p w14:paraId="1A66E8BD"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78FB624A" w14:textId="77777777" w:rsidR="001750D9"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1750D9" w:rsidRPr="006239F1" w14:paraId="32B7DAB8" w14:textId="77777777" w:rsidTr="00C124A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14" w:type="dxa"/>
          </w:tcPr>
          <w:p w14:paraId="36EF0205" w14:textId="77777777" w:rsidR="001750D9" w:rsidRPr="006239F1" w:rsidRDefault="0013661B" w:rsidP="003F0B9C">
            <w:pPr>
              <w:rPr>
                <w:b w:val="0"/>
                <w:color w:val="000000" w:themeColor="text1"/>
              </w:rPr>
            </w:pPr>
            <w:r>
              <w:rPr>
                <w:b w:val="0"/>
                <w:color w:val="000000" w:themeColor="text1"/>
              </w:rPr>
              <w:t>Data Capture</w:t>
            </w:r>
          </w:p>
        </w:tc>
        <w:tc>
          <w:tcPr>
            <w:tcW w:w="1862" w:type="dxa"/>
          </w:tcPr>
          <w:p w14:paraId="0A2D40B4" w14:textId="77777777" w:rsidR="001750D9" w:rsidRPr="006239F1" w:rsidRDefault="0013661B"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Are you attaching a completing and attaching an Advisory Board Form?</w:t>
            </w:r>
          </w:p>
        </w:tc>
        <w:tc>
          <w:tcPr>
            <w:tcW w:w="1862" w:type="dxa"/>
          </w:tcPr>
          <w:p w14:paraId="0517E66D" w14:textId="77777777" w:rsidR="001750D9" w:rsidRPr="006239F1" w:rsidRDefault="0013661B"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Add New Field </w:t>
            </w:r>
            <w:r w:rsidR="006803C2">
              <w:rPr>
                <w:color w:val="000000" w:themeColor="text1"/>
              </w:rPr>
              <w:t>- “</w:t>
            </w:r>
            <w:r>
              <w:rPr>
                <w:color w:val="000000" w:themeColor="text1"/>
              </w:rPr>
              <w:t>Are you attaching a completing and attaching an Advisory Board Form?”</w:t>
            </w:r>
          </w:p>
        </w:tc>
        <w:tc>
          <w:tcPr>
            <w:tcW w:w="2856" w:type="dxa"/>
          </w:tcPr>
          <w:p w14:paraId="00EF9D72" w14:textId="77777777" w:rsidR="00CB640F" w:rsidRPr="00F33323" w:rsidRDefault="0013661B" w:rsidP="00C124AE">
            <w:pPr>
              <w:pStyle w:val="ListParagraph"/>
              <w:numPr>
                <w:ilvl w:val="0"/>
                <w:numId w:val="22"/>
              </w:numPr>
              <w:ind w:left="740"/>
              <w:cnfStyle w:val="000000100000" w:firstRow="0" w:lastRow="0" w:firstColumn="0" w:lastColumn="0" w:oddVBand="0" w:evenVBand="0" w:oddHBand="1" w:evenHBand="0" w:firstRowFirstColumn="0" w:firstRowLastColumn="0" w:lastRowFirstColumn="0" w:lastRowLastColumn="0"/>
            </w:pPr>
            <w:r w:rsidRPr="00F33323">
              <w:t>Field Format: Yes/No Radio Button</w:t>
            </w:r>
          </w:p>
          <w:p w14:paraId="0377DA96" w14:textId="77777777" w:rsidR="0013661B" w:rsidRPr="00F33323" w:rsidRDefault="0013661B" w:rsidP="00C124AE">
            <w:pPr>
              <w:pStyle w:val="ListParagraph"/>
              <w:numPr>
                <w:ilvl w:val="0"/>
                <w:numId w:val="22"/>
              </w:numPr>
              <w:ind w:left="740"/>
              <w:cnfStyle w:val="000000100000" w:firstRow="0" w:lastRow="0" w:firstColumn="0" w:lastColumn="0" w:oddVBand="0" w:evenVBand="0" w:oddHBand="1" w:evenHBand="0" w:firstRowFirstColumn="0" w:firstRowLastColumn="0" w:lastRowFirstColumn="0" w:lastRowLastColumn="0"/>
            </w:pPr>
            <w:r w:rsidRPr="00F33323">
              <w:t>Required: Yes</w:t>
            </w:r>
          </w:p>
          <w:p w14:paraId="28095A80" w14:textId="77777777" w:rsidR="0013661B" w:rsidRPr="00F33323" w:rsidRDefault="0013661B" w:rsidP="00C124AE">
            <w:pPr>
              <w:pStyle w:val="ListParagraph"/>
              <w:numPr>
                <w:ilvl w:val="0"/>
                <w:numId w:val="22"/>
              </w:numPr>
              <w:ind w:left="740"/>
              <w:cnfStyle w:val="000000100000" w:firstRow="0" w:lastRow="0" w:firstColumn="0" w:lastColumn="0" w:oddVBand="0" w:evenVBand="0" w:oddHBand="1" w:evenHBand="0" w:firstRowFirstColumn="0" w:firstRowLastColumn="0" w:lastRowFirstColumn="0" w:lastRowLastColumn="0"/>
            </w:pPr>
            <w:r w:rsidRPr="00F33323">
              <w:t>Validation: If Yes, the rest of the fields are NOT required. If No, all fields are required below.</w:t>
            </w:r>
          </w:p>
        </w:tc>
        <w:tc>
          <w:tcPr>
            <w:tcW w:w="1456" w:type="dxa"/>
            <w:vAlign w:val="center"/>
          </w:tcPr>
          <w:p w14:paraId="09E1B3B5" w14:textId="77777777" w:rsidR="001750D9" w:rsidRPr="006239F1" w:rsidRDefault="0013661B"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13661B" w:rsidRPr="006239F1" w14:paraId="4FE5FD18" w14:textId="77777777" w:rsidTr="00C124AE">
        <w:trPr>
          <w:trHeight w:val="436"/>
        </w:trPr>
        <w:tc>
          <w:tcPr>
            <w:cnfStyle w:val="001000000000" w:firstRow="0" w:lastRow="0" w:firstColumn="1" w:lastColumn="0" w:oddVBand="0" w:evenVBand="0" w:oddHBand="0" w:evenHBand="0" w:firstRowFirstColumn="0" w:firstRowLastColumn="0" w:lastRowFirstColumn="0" w:lastRowLastColumn="0"/>
            <w:tcW w:w="1314" w:type="dxa"/>
          </w:tcPr>
          <w:p w14:paraId="524E8A44" w14:textId="77777777" w:rsidR="0013661B" w:rsidRDefault="0013661B" w:rsidP="0013661B">
            <w:pPr>
              <w:rPr>
                <w:b w:val="0"/>
                <w:color w:val="000000" w:themeColor="text1"/>
              </w:rPr>
            </w:pPr>
            <w:r>
              <w:rPr>
                <w:b w:val="0"/>
                <w:color w:val="000000" w:themeColor="text1"/>
              </w:rPr>
              <w:t>Data Capture</w:t>
            </w:r>
          </w:p>
        </w:tc>
        <w:tc>
          <w:tcPr>
            <w:tcW w:w="1862" w:type="dxa"/>
          </w:tcPr>
          <w:p w14:paraId="2A1B247D" w14:textId="77777777" w:rsidR="0013661B" w:rsidRDefault="0013661B" w:rsidP="0013661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Purpose</w:t>
            </w:r>
          </w:p>
        </w:tc>
        <w:tc>
          <w:tcPr>
            <w:tcW w:w="1862" w:type="dxa"/>
          </w:tcPr>
          <w:p w14:paraId="6E53A008" w14:textId="77777777" w:rsidR="0013661B" w:rsidRDefault="0013661B" w:rsidP="0013661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Purpose</w:t>
            </w:r>
          </w:p>
        </w:tc>
        <w:tc>
          <w:tcPr>
            <w:tcW w:w="2856" w:type="dxa"/>
          </w:tcPr>
          <w:p w14:paraId="192F3DD5" w14:textId="77777777" w:rsidR="0013661B" w:rsidRPr="00F33323" w:rsidRDefault="0013661B" w:rsidP="0013661B">
            <w:pPr>
              <w:pStyle w:val="ListParagraph"/>
              <w:numPr>
                <w:ilvl w:val="0"/>
                <w:numId w:val="22"/>
              </w:numPr>
              <w:ind w:left="740"/>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4463CFA6" w14:textId="77777777" w:rsidR="0013661B" w:rsidRPr="00F33323" w:rsidRDefault="0013661B" w:rsidP="0013661B">
            <w:pPr>
              <w:pStyle w:val="ListParagraph"/>
              <w:numPr>
                <w:ilvl w:val="0"/>
                <w:numId w:val="22"/>
              </w:numPr>
              <w:ind w:left="740"/>
              <w:cnfStyle w:val="000000000000" w:firstRow="0" w:lastRow="0" w:firstColumn="0" w:lastColumn="0" w:oddVBand="0" w:evenVBand="0" w:oddHBand="0" w:evenHBand="0" w:firstRowFirstColumn="0" w:firstRowLastColumn="0" w:lastRowFirstColumn="0" w:lastRowLastColumn="0"/>
            </w:pPr>
            <w:r w:rsidRPr="00F33323">
              <w:t>Required: Yes, if the answer to “Are you attaching a completing and attaching an Advisory Board Form?” = “No”</w:t>
            </w:r>
          </w:p>
          <w:p w14:paraId="4421E0C8" w14:textId="77777777" w:rsidR="0013661B" w:rsidRPr="00F33323" w:rsidRDefault="0013661B" w:rsidP="0013661B">
            <w:pPr>
              <w:pStyle w:val="ListParagraph"/>
              <w:numPr>
                <w:ilvl w:val="0"/>
                <w:numId w:val="22"/>
              </w:numPr>
              <w:ind w:left="740"/>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None</w:t>
            </w:r>
          </w:p>
          <w:p w14:paraId="62B92B73" w14:textId="77777777" w:rsidR="00E54832" w:rsidRPr="00F33323" w:rsidRDefault="00E54832" w:rsidP="0013661B">
            <w:pPr>
              <w:pStyle w:val="ListParagraph"/>
              <w:numPr>
                <w:ilvl w:val="0"/>
                <w:numId w:val="22"/>
              </w:numPr>
              <w:ind w:left="740"/>
              <w:cnfStyle w:val="000000000000" w:firstRow="0" w:lastRow="0" w:firstColumn="0" w:lastColumn="0" w:oddVBand="0" w:evenVBand="0" w:oddHBand="0" w:evenHBand="0" w:firstRowFirstColumn="0" w:firstRowLastColumn="0" w:lastRowFirstColumn="0" w:lastRowLastColumn="0"/>
            </w:pPr>
            <w:r w:rsidRPr="00F33323">
              <w:t>Field length: 2000 characters</w:t>
            </w:r>
          </w:p>
          <w:p w14:paraId="74C4CFF6" w14:textId="77777777" w:rsidR="00E54832" w:rsidRPr="00F33323" w:rsidRDefault="00E54832" w:rsidP="00E54832">
            <w:pPr>
              <w:pStyle w:val="ListParagraph"/>
              <w:numPr>
                <w:ilvl w:val="0"/>
                <w:numId w:val="22"/>
              </w:numPr>
              <w:ind w:left="736"/>
              <w:cnfStyle w:val="000000000000" w:firstRow="0" w:lastRow="0" w:firstColumn="0" w:lastColumn="0" w:oddVBand="0" w:evenVBand="0" w:oddHBand="0" w:evenHBand="0" w:firstRowFirstColumn="0" w:firstRowLastColumn="0" w:lastRowFirstColumn="0" w:lastRowLastColumn="0"/>
            </w:pPr>
            <w:r w:rsidRPr="00F33323">
              <w:t>Help text:  Please describe the specific objectives you are trying to achieve with this Advisory Board</w:t>
            </w:r>
          </w:p>
        </w:tc>
        <w:tc>
          <w:tcPr>
            <w:tcW w:w="1456" w:type="dxa"/>
            <w:vAlign w:val="center"/>
          </w:tcPr>
          <w:p w14:paraId="3D6B13DE" w14:textId="77777777" w:rsidR="0013661B" w:rsidRDefault="0013661B" w:rsidP="0013661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13661B" w:rsidRPr="006239F1" w14:paraId="43A6C577" w14:textId="77777777" w:rsidTr="00C124A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14" w:type="dxa"/>
          </w:tcPr>
          <w:p w14:paraId="452B6C91" w14:textId="77777777" w:rsidR="0013661B" w:rsidRPr="006239F1" w:rsidRDefault="0013661B" w:rsidP="0013661B">
            <w:pPr>
              <w:rPr>
                <w:b w:val="0"/>
                <w:color w:val="000000" w:themeColor="text1"/>
              </w:rPr>
            </w:pPr>
            <w:r w:rsidRPr="00870007">
              <w:rPr>
                <w:b w:val="0"/>
                <w:color w:val="000000" w:themeColor="text1"/>
              </w:rPr>
              <w:t>Data Capture</w:t>
            </w:r>
          </w:p>
        </w:tc>
        <w:tc>
          <w:tcPr>
            <w:tcW w:w="1862" w:type="dxa"/>
          </w:tcPr>
          <w:p w14:paraId="2DF0D144" w14:textId="77777777" w:rsidR="0013661B" w:rsidRPr="006239F1" w:rsidRDefault="0013661B" w:rsidP="0013661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What needed services will the Advisors provide in the context of the meeting?</w:t>
            </w:r>
          </w:p>
        </w:tc>
        <w:tc>
          <w:tcPr>
            <w:tcW w:w="1862" w:type="dxa"/>
          </w:tcPr>
          <w:p w14:paraId="0A98E856" w14:textId="77777777" w:rsidR="0013661B" w:rsidRPr="006239F1" w:rsidRDefault="0013661B" w:rsidP="0013661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What needed services will the Advisors provide in the context of the meeting?</w:t>
            </w:r>
          </w:p>
        </w:tc>
        <w:tc>
          <w:tcPr>
            <w:tcW w:w="2856" w:type="dxa"/>
          </w:tcPr>
          <w:p w14:paraId="2715DB6C" w14:textId="77777777" w:rsidR="0013661B" w:rsidRPr="00F33323" w:rsidRDefault="0013661B" w:rsidP="0013661B">
            <w:pPr>
              <w:pStyle w:val="ListParagraph"/>
              <w:numPr>
                <w:ilvl w:val="0"/>
                <w:numId w:val="22"/>
              </w:numPr>
              <w:ind w:left="740"/>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0C8F9036" w14:textId="77777777" w:rsidR="0013661B" w:rsidRPr="00F33323" w:rsidRDefault="0013661B" w:rsidP="0013661B">
            <w:pPr>
              <w:pStyle w:val="ListParagraph"/>
              <w:numPr>
                <w:ilvl w:val="0"/>
                <w:numId w:val="22"/>
              </w:numPr>
              <w:ind w:left="740"/>
              <w:cnfStyle w:val="000000100000" w:firstRow="0" w:lastRow="0" w:firstColumn="0" w:lastColumn="0" w:oddVBand="0" w:evenVBand="0" w:oddHBand="1" w:evenHBand="0" w:firstRowFirstColumn="0" w:firstRowLastColumn="0" w:lastRowFirstColumn="0" w:lastRowLastColumn="0"/>
            </w:pPr>
            <w:r w:rsidRPr="00F33323">
              <w:t>Required: Yes, if the answer to “Are you attaching a completing and attaching an Advisory Board Form?” = “No”</w:t>
            </w:r>
          </w:p>
          <w:p w14:paraId="7A9C1026" w14:textId="59BE2F33" w:rsidR="0013661B" w:rsidRPr="00F33323" w:rsidRDefault="0013661B" w:rsidP="0013661B">
            <w:pPr>
              <w:pStyle w:val="ListParagraph"/>
              <w:numPr>
                <w:ilvl w:val="0"/>
                <w:numId w:val="22"/>
              </w:numPr>
              <w:ind w:left="740"/>
              <w:cnfStyle w:val="000000100000" w:firstRow="0" w:lastRow="0" w:firstColumn="0" w:lastColumn="0" w:oddVBand="0" w:evenVBand="0" w:oddHBand="1" w:evenHBand="0" w:firstRowFirstColumn="0" w:firstRowLastColumn="0" w:lastRowFirstColumn="0" w:lastRowLastColumn="0"/>
            </w:pPr>
            <w:r w:rsidRPr="00F33323">
              <w:lastRenderedPageBreak/>
              <w:t>Validation:</w:t>
            </w:r>
            <w:r w:rsidR="000E327D" w:rsidRPr="00F33323">
              <w:t xml:space="preserve"> </w:t>
            </w:r>
            <w:del w:id="3180" w:author="Michael Petite" w:date="2017-02-23T18:40:00Z">
              <w:r w:rsidR="000E327D" w:rsidRPr="00F33323" w:rsidDel="00582E2C">
                <w:delText>None</w:delText>
              </w:r>
            </w:del>
            <w:ins w:id="3181" w:author="Michael Petite" w:date="2017-02-23T18:40:00Z">
              <w:r w:rsidR="00582E2C">
                <w:t>There must be text in the box</w:t>
              </w:r>
            </w:ins>
          </w:p>
          <w:p w14:paraId="50248C46" w14:textId="77777777" w:rsidR="00E54832" w:rsidRPr="00F33323" w:rsidRDefault="00E54832" w:rsidP="0013661B">
            <w:pPr>
              <w:pStyle w:val="ListParagraph"/>
              <w:numPr>
                <w:ilvl w:val="0"/>
                <w:numId w:val="22"/>
              </w:numPr>
              <w:ind w:left="740"/>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tcPr>
          <w:p w14:paraId="252626AF" w14:textId="77777777" w:rsidR="0013661B" w:rsidRPr="006239F1" w:rsidRDefault="0013661B" w:rsidP="0013661B">
            <w:pPr>
              <w:cnfStyle w:val="000000100000" w:firstRow="0" w:lastRow="0" w:firstColumn="0" w:lastColumn="0" w:oddVBand="0" w:evenVBand="0" w:oddHBand="1" w:evenHBand="0" w:firstRowFirstColumn="0" w:firstRowLastColumn="0" w:lastRowFirstColumn="0" w:lastRowLastColumn="0"/>
              <w:rPr>
                <w:color w:val="000000" w:themeColor="text1"/>
              </w:rPr>
            </w:pPr>
            <w:r w:rsidRPr="00FA53A8">
              <w:rPr>
                <w:color w:val="000000" w:themeColor="text1"/>
              </w:rPr>
              <w:lastRenderedPageBreak/>
              <w:t>New</w:t>
            </w:r>
          </w:p>
        </w:tc>
      </w:tr>
      <w:tr w:rsidR="0013661B" w:rsidRPr="006239F1" w14:paraId="13F933D7" w14:textId="77777777" w:rsidTr="00C124AE">
        <w:trPr>
          <w:trHeight w:val="436"/>
        </w:trPr>
        <w:tc>
          <w:tcPr>
            <w:cnfStyle w:val="001000000000" w:firstRow="0" w:lastRow="0" w:firstColumn="1" w:lastColumn="0" w:oddVBand="0" w:evenVBand="0" w:oddHBand="0" w:evenHBand="0" w:firstRowFirstColumn="0" w:firstRowLastColumn="0" w:lastRowFirstColumn="0" w:lastRowLastColumn="0"/>
            <w:tcW w:w="1314" w:type="dxa"/>
          </w:tcPr>
          <w:p w14:paraId="6FF2416A" w14:textId="77777777" w:rsidR="0013661B" w:rsidRPr="006239F1" w:rsidRDefault="0013661B" w:rsidP="0013661B">
            <w:pPr>
              <w:rPr>
                <w:b w:val="0"/>
                <w:color w:val="000000" w:themeColor="text1"/>
              </w:rPr>
            </w:pPr>
            <w:r w:rsidRPr="00870007">
              <w:rPr>
                <w:b w:val="0"/>
                <w:color w:val="000000" w:themeColor="text1"/>
              </w:rPr>
              <w:t>Data Capture</w:t>
            </w:r>
          </w:p>
        </w:tc>
        <w:tc>
          <w:tcPr>
            <w:tcW w:w="1862" w:type="dxa"/>
          </w:tcPr>
          <w:p w14:paraId="3BC481E2" w14:textId="77777777" w:rsidR="0013661B" w:rsidRPr="006239F1" w:rsidRDefault="0013661B" w:rsidP="0013661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List specific advice to be obtained (answer to key questions) to support the objectives</w:t>
            </w:r>
          </w:p>
        </w:tc>
        <w:tc>
          <w:tcPr>
            <w:tcW w:w="1862" w:type="dxa"/>
          </w:tcPr>
          <w:p w14:paraId="7CB79709" w14:textId="77777777" w:rsidR="0013661B" w:rsidRPr="006239F1" w:rsidRDefault="0013661B" w:rsidP="0013661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Advice to be obtained List specific advice to be obtained (answer to key questions) to support the objectives</w:t>
            </w:r>
          </w:p>
        </w:tc>
        <w:tc>
          <w:tcPr>
            <w:tcW w:w="2856" w:type="dxa"/>
          </w:tcPr>
          <w:p w14:paraId="2A2A2F9A" w14:textId="77777777" w:rsidR="0013661B" w:rsidRPr="00F33323" w:rsidRDefault="0013661B" w:rsidP="0013661B">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2F710030" w14:textId="77777777" w:rsidR="0013661B" w:rsidRPr="00F33323" w:rsidRDefault="0013661B" w:rsidP="0013661B">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F33323">
              <w:t>Required: Yes, if the answer to “Are you attaching a completing and attaching an Advisory Board Form?” = “No”</w:t>
            </w:r>
          </w:p>
          <w:p w14:paraId="1D20F1BA" w14:textId="77777777" w:rsidR="0013661B" w:rsidRPr="00F33323" w:rsidRDefault="0013661B" w:rsidP="0013661B">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None</w:t>
            </w:r>
          </w:p>
          <w:p w14:paraId="13E64091" w14:textId="77777777" w:rsidR="00E54832" w:rsidRPr="00F33323" w:rsidRDefault="00E54832" w:rsidP="0013661B">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F33323">
              <w:t>Field length: 2000 characters</w:t>
            </w:r>
          </w:p>
          <w:p w14:paraId="0347C5E8" w14:textId="77777777" w:rsidR="00E54832" w:rsidRPr="00F33323" w:rsidRDefault="00E54832" w:rsidP="00E5483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F33323">
              <w:t>Help text:  What questions need to be answered in order to satisfy the objectives of the Advisory Board?</w:t>
            </w:r>
          </w:p>
        </w:tc>
        <w:tc>
          <w:tcPr>
            <w:tcW w:w="1456" w:type="dxa"/>
          </w:tcPr>
          <w:p w14:paraId="738016D7" w14:textId="77777777" w:rsidR="0013661B" w:rsidRPr="006239F1" w:rsidRDefault="0013661B" w:rsidP="0013661B">
            <w:pPr>
              <w:cnfStyle w:val="000000000000" w:firstRow="0" w:lastRow="0" w:firstColumn="0" w:lastColumn="0" w:oddVBand="0" w:evenVBand="0" w:oddHBand="0" w:evenHBand="0" w:firstRowFirstColumn="0" w:firstRowLastColumn="0" w:lastRowFirstColumn="0" w:lastRowLastColumn="0"/>
              <w:rPr>
                <w:color w:val="000000" w:themeColor="text1"/>
              </w:rPr>
            </w:pPr>
            <w:r w:rsidRPr="00FA53A8">
              <w:rPr>
                <w:color w:val="000000" w:themeColor="text1"/>
              </w:rPr>
              <w:t>New</w:t>
            </w:r>
          </w:p>
        </w:tc>
      </w:tr>
      <w:tr w:rsidR="0013661B" w:rsidRPr="006239F1" w14:paraId="60F20118" w14:textId="77777777" w:rsidTr="00C124A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14" w:type="dxa"/>
          </w:tcPr>
          <w:p w14:paraId="5A4681B7" w14:textId="77777777" w:rsidR="0013661B" w:rsidRPr="006239F1" w:rsidRDefault="0013661B" w:rsidP="0013661B">
            <w:pPr>
              <w:rPr>
                <w:b w:val="0"/>
                <w:color w:val="000000" w:themeColor="text1"/>
              </w:rPr>
            </w:pPr>
            <w:r w:rsidRPr="00870007">
              <w:rPr>
                <w:b w:val="0"/>
                <w:color w:val="000000" w:themeColor="text1"/>
              </w:rPr>
              <w:t>Data Capture</w:t>
            </w:r>
          </w:p>
        </w:tc>
        <w:tc>
          <w:tcPr>
            <w:tcW w:w="1862" w:type="dxa"/>
          </w:tcPr>
          <w:p w14:paraId="5DEB35AD" w14:textId="77777777" w:rsidR="0013661B" w:rsidRPr="006239F1" w:rsidRDefault="0013661B" w:rsidP="0013661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Have meetings addressing the same subject or issue been held previously?</w:t>
            </w:r>
          </w:p>
        </w:tc>
        <w:tc>
          <w:tcPr>
            <w:tcW w:w="1862" w:type="dxa"/>
          </w:tcPr>
          <w:p w14:paraId="237712C7" w14:textId="77777777" w:rsidR="0013661B" w:rsidRPr="006239F1" w:rsidRDefault="0013661B" w:rsidP="0013661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Have meetings addressing the same subject or issue been held previously?</w:t>
            </w:r>
          </w:p>
        </w:tc>
        <w:tc>
          <w:tcPr>
            <w:tcW w:w="2856" w:type="dxa"/>
          </w:tcPr>
          <w:p w14:paraId="2A182979" w14:textId="77777777" w:rsidR="0013661B" w:rsidRPr="00F33323" w:rsidRDefault="0013661B" w:rsidP="0013661B">
            <w:pPr>
              <w:pStyle w:val="ListParagraph"/>
              <w:numPr>
                <w:ilvl w:val="0"/>
                <w:numId w:val="23"/>
              </w:numPr>
              <w:ind w:left="740"/>
              <w:cnfStyle w:val="000000100000" w:firstRow="0" w:lastRow="0" w:firstColumn="0" w:lastColumn="0" w:oddVBand="0" w:evenVBand="0" w:oddHBand="1" w:evenHBand="0" w:firstRowFirstColumn="0" w:firstRowLastColumn="0" w:lastRowFirstColumn="0" w:lastRowLastColumn="0"/>
            </w:pPr>
            <w:r w:rsidRPr="00F33323">
              <w:t>Field Format: Yes/No radio button</w:t>
            </w:r>
          </w:p>
          <w:p w14:paraId="7BFBBDE0" w14:textId="77777777" w:rsidR="0013661B" w:rsidRPr="00F33323" w:rsidRDefault="0013661B" w:rsidP="0013661B">
            <w:pPr>
              <w:pStyle w:val="ListParagraph"/>
              <w:numPr>
                <w:ilvl w:val="0"/>
                <w:numId w:val="23"/>
              </w:numPr>
              <w:ind w:left="740"/>
              <w:cnfStyle w:val="000000100000" w:firstRow="0" w:lastRow="0" w:firstColumn="0" w:lastColumn="0" w:oddVBand="0" w:evenVBand="0" w:oddHBand="1" w:evenHBand="0" w:firstRowFirstColumn="0" w:firstRowLastColumn="0" w:lastRowFirstColumn="0" w:lastRowLastColumn="0"/>
            </w:pPr>
            <w:r w:rsidRPr="00F33323">
              <w:t>Required: Yes, if the answer to “Are you attaching a completing and attaching an Advisory Board Form?” = “No”</w:t>
            </w:r>
          </w:p>
          <w:p w14:paraId="03B0400D" w14:textId="32A13EF6" w:rsidR="0013661B" w:rsidRPr="00F33323" w:rsidRDefault="0013661B" w:rsidP="0013661B">
            <w:pPr>
              <w:pStyle w:val="ListParagraph"/>
              <w:numPr>
                <w:ilvl w:val="0"/>
                <w:numId w:val="23"/>
              </w:numPr>
              <w:ind w:left="740"/>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182" w:author="Michael Petite" w:date="2017-02-23T18:41:00Z">
              <w:r w:rsidR="000E327D" w:rsidRPr="00F33323" w:rsidDel="00582E2C">
                <w:delText>None</w:delText>
              </w:r>
            </w:del>
            <w:ins w:id="3183" w:author="Michael Petite" w:date="2017-02-23T18:41:00Z">
              <w:r w:rsidR="00582E2C">
                <w:t>Yes or no must be selected</w:t>
              </w:r>
            </w:ins>
          </w:p>
        </w:tc>
        <w:tc>
          <w:tcPr>
            <w:tcW w:w="1456" w:type="dxa"/>
          </w:tcPr>
          <w:p w14:paraId="1B95E800" w14:textId="77777777" w:rsidR="0013661B" w:rsidRPr="006239F1" w:rsidRDefault="0013661B" w:rsidP="0013661B">
            <w:pPr>
              <w:cnfStyle w:val="000000100000" w:firstRow="0" w:lastRow="0" w:firstColumn="0" w:lastColumn="0" w:oddVBand="0" w:evenVBand="0" w:oddHBand="1" w:evenHBand="0" w:firstRowFirstColumn="0" w:firstRowLastColumn="0" w:lastRowFirstColumn="0" w:lastRowLastColumn="0"/>
              <w:rPr>
                <w:color w:val="000000" w:themeColor="text1"/>
              </w:rPr>
            </w:pPr>
            <w:r w:rsidRPr="00FA53A8">
              <w:rPr>
                <w:color w:val="000000" w:themeColor="text1"/>
              </w:rPr>
              <w:t>New</w:t>
            </w:r>
          </w:p>
        </w:tc>
      </w:tr>
      <w:tr w:rsidR="0013661B" w:rsidRPr="006239F1" w14:paraId="527461C5" w14:textId="77777777" w:rsidTr="00C124AE">
        <w:trPr>
          <w:trHeight w:val="436"/>
        </w:trPr>
        <w:tc>
          <w:tcPr>
            <w:cnfStyle w:val="001000000000" w:firstRow="0" w:lastRow="0" w:firstColumn="1" w:lastColumn="0" w:oddVBand="0" w:evenVBand="0" w:oddHBand="0" w:evenHBand="0" w:firstRowFirstColumn="0" w:firstRowLastColumn="0" w:lastRowFirstColumn="0" w:lastRowLastColumn="0"/>
            <w:tcW w:w="1314" w:type="dxa"/>
          </w:tcPr>
          <w:p w14:paraId="3F20DF4B" w14:textId="77777777" w:rsidR="0013661B" w:rsidRPr="006239F1" w:rsidRDefault="0013661B" w:rsidP="0013661B">
            <w:pPr>
              <w:rPr>
                <w:b w:val="0"/>
                <w:color w:val="000000" w:themeColor="text1"/>
              </w:rPr>
            </w:pPr>
            <w:r w:rsidRPr="00870007">
              <w:rPr>
                <w:b w:val="0"/>
                <w:color w:val="000000" w:themeColor="text1"/>
              </w:rPr>
              <w:t>Data Capture</w:t>
            </w:r>
          </w:p>
        </w:tc>
        <w:tc>
          <w:tcPr>
            <w:tcW w:w="1862" w:type="dxa"/>
          </w:tcPr>
          <w:p w14:paraId="6B231776" w14:textId="77777777" w:rsidR="0013661B" w:rsidRPr="006239F1" w:rsidRDefault="0013661B" w:rsidP="0013661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Please Explain</w:t>
            </w:r>
          </w:p>
        </w:tc>
        <w:tc>
          <w:tcPr>
            <w:tcW w:w="1862" w:type="dxa"/>
          </w:tcPr>
          <w:p w14:paraId="3C47F431" w14:textId="77777777" w:rsidR="0013661B" w:rsidRPr="006239F1" w:rsidRDefault="0013661B" w:rsidP="0013661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w:t>
            </w:r>
            <w:r w:rsidR="006803C2">
              <w:rPr>
                <w:color w:val="000000" w:themeColor="text1"/>
              </w:rPr>
              <w:t>- “</w:t>
            </w:r>
            <w:r>
              <w:rPr>
                <w:color w:val="000000" w:themeColor="text1"/>
              </w:rPr>
              <w:t>Please Explain”</w:t>
            </w:r>
          </w:p>
        </w:tc>
        <w:tc>
          <w:tcPr>
            <w:tcW w:w="2856" w:type="dxa"/>
          </w:tcPr>
          <w:p w14:paraId="2F6FCC0D" w14:textId="77777777" w:rsidR="0013661B" w:rsidRPr="00F33323" w:rsidRDefault="0013661B" w:rsidP="00AF4888">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6EF3D6CD" w14:textId="77777777" w:rsidR="00AF4888" w:rsidRPr="00F33323" w:rsidRDefault="00AF4888" w:rsidP="00AF4888">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F33323">
              <w:t>Required: Yes, if Yes is selected for “Previous Field”, otherwise no</w:t>
            </w:r>
          </w:p>
          <w:p w14:paraId="1B846CA3" w14:textId="77777777" w:rsidR="0013661B" w:rsidRPr="00F33323" w:rsidRDefault="0013661B" w:rsidP="00AF4888">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F33323">
              <w:t xml:space="preserve">Validation: Text box will only be displayed when yes is selected for “Have meetings addressing the same subject or </w:t>
            </w:r>
            <w:r w:rsidRPr="00F33323">
              <w:lastRenderedPageBreak/>
              <w:t>issue been held previously?”</w:t>
            </w:r>
          </w:p>
          <w:p w14:paraId="42486DED" w14:textId="77777777" w:rsidR="0013661B" w:rsidRPr="00F33323" w:rsidRDefault="0013661B" w:rsidP="00AF4888">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F33323">
              <w:t xml:space="preserve">Required: Yes, if “Have meetings addressing the same subject or issue been held previously?”  is checked Yes </w:t>
            </w:r>
          </w:p>
          <w:p w14:paraId="6FADE63A" w14:textId="77777777" w:rsidR="00E54832" w:rsidRPr="00F33323" w:rsidRDefault="00E54832" w:rsidP="00AF4888">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7D6623B2" w14:textId="77777777" w:rsidR="0013661B" w:rsidRPr="006239F1" w:rsidRDefault="0013661B" w:rsidP="0013661B">
            <w:pPr>
              <w:cnfStyle w:val="000000000000" w:firstRow="0" w:lastRow="0" w:firstColumn="0" w:lastColumn="0" w:oddVBand="0" w:evenVBand="0" w:oddHBand="0" w:evenHBand="0" w:firstRowFirstColumn="0" w:firstRowLastColumn="0" w:lastRowFirstColumn="0" w:lastRowLastColumn="0"/>
              <w:rPr>
                <w:color w:val="000000" w:themeColor="text1"/>
              </w:rPr>
            </w:pPr>
            <w:r w:rsidRPr="00FA53A8">
              <w:rPr>
                <w:color w:val="000000" w:themeColor="text1"/>
              </w:rPr>
              <w:lastRenderedPageBreak/>
              <w:t>New</w:t>
            </w:r>
          </w:p>
        </w:tc>
      </w:tr>
      <w:tr w:rsidR="00793D02" w:rsidRPr="006239F1" w14:paraId="38956DA0" w14:textId="77777777" w:rsidTr="00C124A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14" w:type="dxa"/>
          </w:tcPr>
          <w:p w14:paraId="55D79104" w14:textId="77777777" w:rsidR="00793D02" w:rsidRPr="00870007" w:rsidRDefault="00793D02" w:rsidP="0013661B">
            <w:pPr>
              <w:rPr>
                <w:b w:val="0"/>
                <w:color w:val="000000" w:themeColor="text1"/>
              </w:rPr>
            </w:pPr>
            <w:r>
              <w:rPr>
                <w:b w:val="0"/>
                <w:color w:val="000000" w:themeColor="text1"/>
              </w:rPr>
              <w:t>Data Capture</w:t>
            </w:r>
          </w:p>
        </w:tc>
        <w:tc>
          <w:tcPr>
            <w:tcW w:w="1862" w:type="dxa"/>
          </w:tcPr>
          <w:p w14:paraId="49E3271C" w14:textId="77777777" w:rsidR="00793D02" w:rsidRDefault="00793D02" w:rsidP="0013661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 any part of the information you are trying to obtain currently in the possession of Teva or obtained from published sources?</w:t>
            </w:r>
          </w:p>
        </w:tc>
        <w:tc>
          <w:tcPr>
            <w:tcW w:w="1862" w:type="dxa"/>
          </w:tcPr>
          <w:p w14:paraId="2A604327" w14:textId="77777777" w:rsidR="00793D02" w:rsidRDefault="00793D02" w:rsidP="0013661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Add New Field </w:t>
            </w:r>
            <w:r w:rsidR="006803C2">
              <w:rPr>
                <w:color w:val="000000" w:themeColor="text1"/>
              </w:rPr>
              <w:t>- “</w:t>
            </w:r>
            <w:r>
              <w:rPr>
                <w:color w:val="000000" w:themeColor="text1"/>
              </w:rPr>
              <w:t>Is any part of the information you are trying to obtain currently in the possession of Teva or obtained from published sources?”</w:t>
            </w:r>
          </w:p>
        </w:tc>
        <w:tc>
          <w:tcPr>
            <w:tcW w:w="2856" w:type="dxa"/>
          </w:tcPr>
          <w:p w14:paraId="49FCEAD0" w14:textId="77777777" w:rsidR="00793D02" w:rsidRPr="00F33323" w:rsidRDefault="00793D02" w:rsidP="0013661B">
            <w:pPr>
              <w:pStyle w:val="ListParagraph"/>
              <w:numPr>
                <w:ilvl w:val="0"/>
                <w:numId w:val="23"/>
              </w:numPr>
              <w:ind w:left="740"/>
              <w:cnfStyle w:val="000000100000" w:firstRow="0" w:lastRow="0" w:firstColumn="0" w:lastColumn="0" w:oddVBand="0" w:evenVBand="0" w:oddHBand="1" w:evenHBand="0" w:firstRowFirstColumn="0" w:firstRowLastColumn="0" w:lastRowFirstColumn="0" w:lastRowLastColumn="0"/>
            </w:pPr>
            <w:r w:rsidRPr="00F33323">
              <w:t>Field Format: Yes/No Radio Button</w:t>
            </w:r>
          </w:p>
          <w:p w14:paraId="06C8F785" w14:textId="77777777" w:rsidR="00793D02" w:rsidRPr="00F33323" w:rsidRDefault="006803C2" w:rsidP="0013661B">
            <w:pPr>
              <w:pStyle w:val="ListParagraph"/>
              <w:numPr>
                <w:ilvl w:val="0"/>
                <w:numId w:val="23"/>
              </w:numPr>
              <w:ind w:left="740"/>
              <w:cnfStyle w:val="000000100000" w:firstRow="0" w:lastRow="0" w:firstColumn="0" w:lastColumn="0" w:oddVBand="0" w:evenVBand="0" w:oddHBand="1" w:evenHBand="0" w:firstRowFirstColumn="0" w:firstRowLastColumn="0" w:lastRowFirstColumn="0" w:lastRowLastColumn="0"/>
            </w:pPr>
            <w:r w:rsidRPr="00F33323">
              <w:t>Required:</w:t>
            </w:r>
            <w:r w:rsidR="00793D02" w:rsidRPr="00F33323">
              <w:t xml:space="preserve"> Yes, if the answer to “Are you attaching a completing and attaching an Advisory Board Form?” = “No”</w:t>
            </w:r>
          </w:p>
          <w:p w14:paraId="66CC6781" w14:textId="29689D35" w:rsidR="00793D02" w:rsidRPr="00F33323" w:rsidRDefault="00793D02" w:rsidP="0013661B">
            <w:pPr>
              <w:pStyle w:val="ListParagraph"/>
              <w:numPr>
                <w:ilvl w:val="0"/>
                <w:numId w:val="23"/>
              </w:numPr>
              <w:ind w:left="740"/>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184" w:author="Michael Petite" w:date="2017-02-23T18:41:00Z">
              <w:r w:rsidR="000E327D" w:rsidRPr="00F33323" w:rsidDel="00582E2C">
                <w:delText>None</w:delText>
              </w:r>
            </w:del>
            <w:ins w:id="3185" w:author="Michael Petite" w:date="2017-02-23T18:41:00Z">
              <w:r w:rsidR="00582E2C">
                <w:t>Yes or no must be selected</w:t>
              </w:r>
            </w:ins>
          </w:p>
        </w:tc>
        <w:tc>
          <w:tcPr>
            <w:tcW w:w="1456" w:type="dxa"/>
          </w:tcPr>
          <w:p w14:paraId="4AABB6ED" w14:textId="65EB9ECC" w:rsidR="00793D02" w:rsidRPr="00FA53A8" w:rsidRDefault="00D9464D" w:rsidP="0013661B">
            <w:pPr>
              <w:cnfStyle w:val="000000100000" w:firstRow="0" w:lastRow="0" w:firstColumn="0" w:lastColumn="0" w:oddVBand="0" w:evenVBand="0" w:oddHBand="1" w:evenHBand="0" w:firstRowFirstColumn="0" w:firstRowLastColumn="0" w:lastRowFirstColumn="0" w:lastRowLastColumn="0"/>
              <w:rPr>
                <w:color w:val="000000" w:themeColor="text1"/>
              </w:rPr>
            </w:pPr>
            <w:ins w:id="3186" w:author="Michael Petite" w:date="2017-02-27T09:53:00Z">
              <w:r>
                <w:rPr>
                  <w:color w:val="000000" w:themeColor="text1"/>
                </w:rPr>
                <w:t>New</w:t>
              </w:r>
            </w:ins>
          </w:p>
        </w:tc>
      </w:tr>
      <w:tr w:rsidR="00793D02" w:rsidRPr="006239F1" w14:paraId="456E253F" w14:textId="77777777" w:rsidTr="003774D8">
        <w:trPr>
          <w:trHeight w:val="436"/>
        </w:trPr>
        <w:tc>
          <w:tcPr>
            <w:cnfStyle w:val="001000000000" w:firstRow="0" w:lastRow="0" w:firstColumn="1" w:lastColumn="0" w:oddVBand="0" w:evenVBand="0" w:oddHBand="0" w:evenHBand="0" w:firstRowFirstColumn="0" w:firstRowLastColumn="0" w:lastRowFirstColumn="0" w:lastRowLastColumn="0"/>
            <w:tcW w:w="1314" w:type="dxa"/>
          </w:tcPr>
          <w:p w14:paraId="579B708F" w14:textId="77777777" w:rsidR="00793D02" w:rsidRPr="00870007" w:rsidRDefault="00793D02" w:rsidP="00793D02">
            <w:pPr>
              <w:rPr>
                <w:b w:val="0"/>
                <w:color w:val="000000" w:themeColor="text1"/>
              </w:rPr>
            </w:pPr>
            <w:r>
              <w:rPr>
                <w:b w:val="0"/>
                <w:color w:val="000000" w:themeColor="text1"/>
              </w:rPr>
              <w:t>Data Capture</w:t>
            </w:r>
          </w:p>
        </w:tc>
        <w:tc>
          <w:tcPr>
            <w:tcW w:w="1862" w:type="dxa"/>
          </w:tcPr>
          <w:p w14:paraId="013A0B33" w14:textId="77777777" w:rsidR="00793D02" w:rsidRDefault="00793D02" w:rsidP="00793D0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Please Explain </w:t>
            </w:r>
          </w:p>
        </w:tc>
        <w:tc>
          <w:tcPr>
            <w:tcW w:w="1862" w:type="dxa"/>
          </w:tcPr>
          <w:p w14:paraId="2ACC5090" w14:textId="77777777" w:rsidR="00793D02" w:rsidRDefault="00793D02" w:rsidP="00793D0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Please Explain</w:t>
            </w:r>
          </w:p>
        </w:tc>
        <w:tc>
          <w:tcPr>
            <w:tcW w:w="2856" w:type="dxa"/>
          </w:tcPr>
          <w:p w14:paraId="7B3B5E28" w14:textId="77777777" w:rsidR="00AF4888" w:rsidRPr="00F33323" w:rsidRDefault="00793D02" w:rsidP="00AF4888">
            <w:pPr>
              <w:pStyle w:val="ListParagraph"/>
              <w:numPr>
                <w:ilvl w:val="0"/>
                <w:numId w:val="21"/>
              </w:numPr>
              <w:ind w:left="736"/>
              <w:cnfStyle w:val="000000000000" w:firstRow="0" w:lastRow="0" w:firstColumn="0" w:lastColumn="0" w:oddVBand="0" w:evenVBand="0" w:oddHBand="0" w:evenHBand="0" w:firstRowFirstColumn="0" w:firstRowLastColumn="0" w:lastRowFirstColumn="0" w:lastRowLastColumn="0"/>
            </w:pPr>
            <w:r w:rsidRPr="00F33323">
              <w:t xml:space="preserve">Field Format: Free text box </w:t>
            </w:r>
          </w:p>
          <w:p w14:paraId="2F981291" w14:textId="77777777" w:rsidR="00AF4888" w:rsidRPr="00F33323" w:rsidRDefault="00AF4888" w:rsidP="00AF4888">
            <w:pPr>
              <w:pStyle w:val="ListParagraph"/>
              <w:numPr>
                <w:ilvl w:val="0"/>
                <w:numId w:val="21"/>
              </w:numPr>
              <w:ind w:left="736"/>
              <w:cnfStyle w:val="000000000000" w:firstRow="0" w:lastRow="0" w:firstColumn="0" w:lastColumn="0" w:oddVBand="0" w:evenVBand="0" w:oddHBand="0" w:evenHBand="0" w:firstRowFirstColumn="0" w:firstRowLastColumn="0" w:lastRowFirstColumn="0" w:lastRowLastColumn="0"/>
            </w:pPr>
            <w:r w:rsidRPr="00F33323">
              <w:t>Required: Yes, if Yes is selected for “Previous Field”, otherwise no</w:t>
            </w:r>
          </w:p>
          <w:p w14:paraId="780D0171" w14:textId="77777777" w:rsidR="00793D02" w:rsidRPr="00F33323" w:rsidRDefault="00793D02" w:rsidP="00AF4888">
            <w:pPr>
              <w:pStyle w:val="ListParagraph"/>
              <w:numPr>
                <w:ilvl w:val="0"/>
                <w:numId w:val="23"/>
              </w:numPr>
              <w:ind w:left="736" w:hanging="376"/>
              <w:cnfStyle w:val="000000000000" w:firstRow="0" w:lastRow="0" w:firstColumn="0" w:lastColumn="0" w:oddVBand="0" w:evenVBand="0" w:oddHBand="0" w:evenHBand="0" w:firstRowFirstColumn="0" w:firstRowLastColumn="0" w:lastRowFirstColumn="0" w:lastRowLastColumn="0"/>
            </w:pPr>
            <w:r w:rsidRPr="00F33323">
              <w:t>Validation: Field will be displayed only when “Yes” is selected for “Is any part of the information you are trying to obtain currently in the possession of Teva or obtained from published sources?”</w:t>
            </w:r>
          </w:p>
          <w:p w14:paraId="25FD31CE" w14:textId="77777777" w:rsidR="00E54832" w:rsidRPr="00F33323" w:rsidRDefault="00E54832" w:rsidP="00E54832">
            <w:pPr>
              <w:pStyle w:val="ListParagraph"/>
              <w:numPr>
                <w:ilvl w:val="0"/>
                <w:numId w:val="23"/>
              </w:numPr>
              <w:ind w:left="736" w:hanging="37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vAlign w:val="center"/>
          </w:tcPr>
          <w:p w14:paraId="7D6C7915" w14:textId="77777777" w:rsidR="00793D02" w:rsidRPr="00FA53A8" w:rsidRDefault="00793D02" w:rsidP="00793D0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793D02" w:rsidRPr="006239F1" w14:paraId="7F831327" w14:textId="77777777" w:rsidTr="00C124A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14" w:type="dxa"/>
          </w:tcPr>
          <w:p w14:paraId="2D97BD3A" w14:textId="77777777" w:rsidR="00793D02" w:rsidRPr="006239F1" w:rsidRDefault="00793D02" w:rsidP="00793D02">
            <w:pPr>
              <w:rPr>
                <w:b w:val="0"/>
                <w:color w:val="000000" w:themeColor="text1"/>
              </w:rPr>
            </w:pPr>
            <w:r w:rsidRPr="00870007">
              <w:rPr>
                <w:b w:val="0"/>
                <w:color w:val="000000" w:themeColor="text1"/>
              </w:rPr>
              <w:t>Data Capture</w:t>
            </w:r>
          </w:p>
        </w:tc>
        <w:tc>
          <w:tcPr>
            <w:tcW w:w="1862" w:type="dxa"/>
          </w:tcPr>
          <w:p w14:paraId="31431DA8" w14:textId="77777777" w:rsidR="00793D02" w:rsidRPr="006239F1" w:rsidRDefault="00793D02" w:rsidP="00793D0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Describe the criteria for selecting the advisors and how it relates to the purpose of the meeting</w:t>
            </w:r>
          </w:p>
        </w:tc>
        <w:tc>
          <w:tcPr>
            <w:tcW w:w="1862" w:type="dxa"/>
          </w:tcPr>
          <w:p w14:paraId="76D589B9" w14:textId="77777777" w:rsidR="00793D02" w:rsidRPr="006239F1" w:rsidRDefault="00793D02" w:rsidP="00793D0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Describe the criteria for selecting the advisors and how it relates to the purpose of the meeting</w:t>
            </w:r>
          </w:p>
        </w:tc>
        <w:tc>
          <w:tcPr>
            <w:tcW w:w="2856" w:type="dxa"/>
          </w:tcPr>
          <w:p w14:paraId="79117A49" w14:textId="77777777" w:rsidR="00793D02" w:rsidRPr="00F33323" w:rsidRDefault="00793D02" w:rsidP="00793D02">
            <w:pPr>
              <w:pStyle w:val="ListParagraph"/>
              <w:numPr>
                <w:ilvl w:val="0"/>
                <w:numId w:val="23"/>
              </w:numPr>
              <w:ind w:left="740"/>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2E8D3AEE" w14:textId="77777777" w:rsidR="00793D02" w:rsidRPr="00F33323" w:rsidRDefault="00793D02" w:rsidP="00793D02">
            <w:pPr>
              <w:pStyle w:val="ListParagraph"/>
              <w:numPr>
                <w:ilvl w:val="0"/>
                <w:numId w:val="23"/>
              </w:numPr>
              <w:ind w:left="740"/>
              <w:cnfStyle w:val="000000100000" w:firstRow="0" w:lastRow="0" w:firstColumn="0" w:lastColumn="0" w:oddVBand="0" w:evenVBand="0" w:oddHBand="1" w:evenHBand="0" w:firstRowFirstColumn="0" w:firstRowLastColumn="0" w:lastRowFirstColumn="0" w:lastRowLastColumn="0"/>
            </w:pPr>
            <w:r w:rsidRPr="00F33323">
              <w:t xml:space="preserve">Required: Yes, if the answer to “Are you attaching a completing and attaching an </w:t>
            </w:r>
            <w:r w:rsidRPr="00F33323">
              <w:lastRenderedPageBreak/>
              <w:t>Advisory Board Form?” = “No”</w:t>
            </w:r>
          </w:p>
          <w:p w14:paraId="7B1A9267" w14:textId="77777777" w:rsidR="00793D02" w:rsidRPr="00F33323" w:rsidRDefault="00793D02" w:rsidP="00793D02">
            <w:pPr>
              <w:pStyle w:val="ListParagraph"/>
              <w:numPr>
                <w:ilvl w:val="0"/>
                <w:numId w:val="23"/>
              </w:numPr>
              <w:ind w:left="740"/>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None</w:t>
            </w:r>
          </w:p>
          <w:p w14:paraId="456F605F" w14:textId="77777777" w:rsidR="00E54832" w:rsidRPr="00F33323" w:rsidRDefault="00E54832" w:rsidP="00793D02">
            <w:pPr>
              <w:pStyle w:val="ListParagraph"/>
              <w:numPr>
                <w:ilvl w:val="0"/>
                <w:numId w:val="23"/>
              </w:numPr>
              <w:ind w:left="740"/>
              <w:cnfStyle w:val="000000100000" w:firstRow="0" w:lastRow="0" w:firstColumn="0" w:lastColumn="0" w:oddVBand="0" w:evenVBand="0" w:oddHBand="1" w:evenHBand="0" w:firstRowFirstColumn="0" w:firstRowLastColumn="0" w:lastRowFirstColumn="0" w:lastRowLastColumn="0"/>
            </w:pPr>
            <w:r w:rsidRPr="00F33323">
              <w:t>Field length: 2000 characters</w:t>
            </w:r>
          </w:p>
          <w:p w14:paraId="5CD0E62A" w14:textId="77777777" w:rsidR="00E54832" w:rsidRPr="00F33323" w:rsidRDefault="00E54832" w:rsidP="00E54832">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F33323">
              <w:t>Help text:  What is the rationale for the Advisors you are choosing - how does their expertise support obtaining the information you need to reach you objectives?</w:t>
            </w:r>
          </w:p>
        </w:tc>
        <w:tc>
          <w:tcPr>
            <w:tcW w:w="1456" w:type="dxa"/>
          </w:tcPr>
          <w:p w14:paraId="551AC84D" w14:textId="77777777" w:rsidR="00793D02" w:rsidRPr="006239F1" w:rsidRDefault="00793D02" w:rsidP="00793D02">
            <w:pPr>
              <w:cnfStyle w:val="000000100000" w:firstRow="0" w:lastRow="0" w:firstColumn="0" w:lastColumn="0" w:oddVBand="0" w:evenVBand="0" w:oddHBand="1" w:evenHBand="0" w:firstRowFirstColumn="0" w:firstRowLastColumn="0" w:lastRowFirstColumn="0" w:lastRowLastColumn="0"/>
              <w:rPr>
                <w:color w:val="000000" w:themeColor="text1"/>
              </w:rPr>
            </w:pPr>
            <w:r w:rsidRPr="00FA53A8">
              <w:rPr>
                <w:color w:val="000000" w:themeColor="text1"/>
              </w:rPr>
              <w:lastRenderedPageBreak/>
              <w:t>New</w:t>
            </w:r>
          </w:p>
        </w:tc>
      </w:tr>
      <w:tr w:rsidR="00793D02" w:rsidRPr="006239F1" w14:paraId="0B27E8A9" w14:textId="77777777" w:rsidTr="00C124AE">
        <w:trPr>
          <w:trHeight w:val="436"/>
        </w:trPr>
        <w:tc>
          <w:tcPr>
            <w:cnfStyle w:val="001000000000" w:firstRow="0" w:lastRow="0" w:firstColumn="1" w:lastColumn="0" w:oddVBand="0" w:evenVBand="0" w:oddHBand="0" w:evenHBand="0" w:firstRowFirstColumn="0" w:firstRowLastColumn="0" w:lastRowFirstColumn="0" w:lastRowLastColumn="0"/>
            <w:tcW w:w="1314" w:type="dxa"/>
          </w:tcPr>
          <w:p w14:paraId="6282AF8F" w14:textId="77777777" w:rsidR="00793D02" w:rsidRPr="006239F1" w:rsidRDefault="00793D02" w:rsidP="00793D02">
            <w:pPr>
              <w:rPr>
                <w:b w:val="0"/>
                <w:color w:val="000000" w:themeColor="text1"/>
              </w:rPr>
            </w:pPr>
            <w:r w:rsidRPr="00870007">
              <w:rPr>
                <w:b w:val="0"/>
                <w:color w:val="000000" w:themeColor="text1"/>
              </w:rPr>
              <w:t>Data Capture</w:t>
            </w:r>
          </w:p>
        </w:tc>
        <w:tc>
          <w:tcPr>
            <w:tcW w:w="1862" w:type="dxa"/>
          </w:tcPr>
          <w:p w14:paraId="4A95EC79" w14:textId="77777777" w:rsidR="00793D02" w:rsidRPr="006239F1" w:rsidRDefault="00793D02" w:rsidP="00793D0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How many Advisors are proposed to attend?</w:t>
            </w:r>
          </w:p>
        </w:tc>
        <w:tc>
          <w:tcPr>
            <w:tcW w:w="1862" w:type="dxa"/>
          </w:tcPr>
          <w:p w14:paraId="749DAA88" w14:textId="77777777" w:rsidR="00793D02" w:rsidRPr="006239F1" w:rsidRDefault="00793D02" w:rsidP="00793D0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How many Advisors are proposed to attend</w:t>
            </w:r>
          </w:p>
        </w:tc>
        <w:tc>
          <w:tcPr>
            <w:tcW w:w="2856" w:type="dxa"/>
          </w:tcPr>
          <w:p w14:paraId="5FA415AC" w14:textId="77777777" w:rsidR="00793D02" w:rsidRPr="00F33323" w:rsidRDefault="00793D02" w:rsidP="00793D02">
            <w:pPr>
              <w:pStyle w:val="ListParagraph"/>
              <w:numPr>
                <w:ilvl w:val="0"/>
                <w:numId w:val="23"/>
              </w:numPr>
              <w:ind w:left="740"/>
              <w:cnfStyle w:val="000000000000" w:firstRow="0" w:lastRow="0" w:firstColumn="0" w:lastColumn="0" w:oddVBand="0" w:evenVBand="0" w:oddHBand="0" w:evenHBand="0" w:firstRowFirstColumn="0" w:firstRowLastColumn="0" w:lastRowFirstColumn="0" w:lastRowLastColumn="0"/>
            </w:pPr>
            <w:r w:rsidRPr="00F33323">
              <w:t xml:space="preserve">Field Format: </w:t>
            </w:r>
            <w:r w:rsidR="00A25F76" w:rsidRPr="00F33323">
              <w:t>Numeric Textbox</w:t>
            </w:r>
          </w:p>
          <w:p w14:paraId="34E04179" w14:textId="77777777" w:rsidR="00793D02" w:rsidRPr="00F33323" w:rsidRDefault="00793D02" w:rsidP="00793D02">
            <w:pPr>
              <w:pStyle w:val="ListParagraph"/>
              <w:numPr>
                <w:ilvl w:val="0"/>
                <w:numId w:val="23"/>
              </w:numPr>
              <w:ind w:left="740"/>
              <w:cnfStyle w:val="000000000000" w:firstRow="0" w:lastRow="0" w:firstColumn="0" w:lastColumn="0" w:oddVBand="0" w:evenVBand="0" w:oddHBand="0" w:evenHBand="0" w:firstRowFirstColumn="0" w:firstRowLastColumn="0" w:lastRowFirstColumn="0" w:lastRowLastColumn="0"/>
            </w:pPr>
            <w:r w:rsidRPr="00F33323">
              <w:t>Required: Yes, if the answer to “Are you attaching a completing and attaching an Advisory Board Form?” = “No”</w:t>
            </w:r>
          </w:p>
          <w:p w14:paraId="1A3C9E91" w14:textId="6574AF8F" w:rsidR="00793D02" w:rsidRPr="00F33323" w:rsidRDefault="00793D02" w:rsidP="00793D02">
            <w:pPr>
              <w:pStyle w:val="ListParagraph"/>
              <w:numPr>
                <w:ilvl w:val="0"/>
                <w:numId w:val="23"/>
              </w:numPr>
              <w:ind w:left="740"/>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187" w:author="Michael Petite" w:date="2017-02-23T18:41:00Z">
              <w:r w:rsidR="000E327D" w:rsidRPr="00F33323" w:rsidDel="00582E2C">
                <w:delText>None</w:delText>
              </w:r>
            </w:del>
            <w:ins w:id="3188" w:author="Michael Petite" w:date="2017-02-23T18:41:00Z">
              <w:r w:rsidR="00582E2C">
                <w:t>A number must be input in the field</w:t>
              </w:r>
            </w:ins>
          </w:p>
          <w:p w14:paraId="229BF1D3" w14:textId="77777777" w:rsidR="00E54832" w:rsidRPr="00F33323" w:rsidRDefault="00E54832" w:rsidP="00793D02">
            <w:pPr>
              <w:pStyle w:val="ListParagraph"/>
              <w:numPr>
                <w:ilvl w:val="0"/>
                <w:numId w:val="23"/>
              </w:numPr>
              <w:ind w:left="740"/>
              <w:cnfStyle w:val="000000000000" w:firstRow="0" w:lastRow="0" w:firstColumn="0" w:lastColumn="0" w:oddVBand="0" w:evenVBand="0" w:oddHBand="0" w:evenHBand="0" w:firstRowFirstColumn="0" w:firstRowLastColumn="0" w:lastRowFirstColumn="0" w:lastRowLastColumn="0"/>
            </w:pPr>
            <w:r w:rsidRPr="00F33323">
              <w:t>Field length: 20 characters</w:t>
            </w:r>
          </w:p>
          <w:p w14:paraId="5398FAA0" w14:textId="77777777" w:rsidR="00E54832" w:rsidRPr="00F33323" w:rsidRDefault="00E54832" w:rsidP="00E5483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F33323">
              <w:t>Help text:  The business need must justify the number of Advisors expected to attend</w:t>
            </w:r>
          </w:p>
        </w:tc>
        <w:tc>
          <w:tcPr>
            <w:tcW w:w="1456" w:type="dxa"/>
          </w:tcPr>
          <w:p w14:paraId="2ED3B733" w14:textId="77777777" w:rsidR="00793D02" w:rsidRPr="006239F1" w:rsidRDefault="00793D02" w:rsidP="00793D02">
            <w:pPr>
              <w:cnfStyle w:val="000000000000" w:firstRow="0" w:lastRow="0" w:firstColumn="0" w:lastColumn="0" w:oddVBand="0" w:evenVBand="0" w:oddHBand="0" w:evenHBand="0" w:firstRowFirstColumn="0" w:firstRowLastColumn="0" w:lastRowFirstColumn="0" w:lastRowLastColumn="0"/>
              <w:rPr>
                <w:color w:val="000000" w:themeColor="text1"/>
              </w:rPr>
            </w:pPr>
            <w:r w:rsidRPr="00FA53A8">
              <w:rPr>
                <w:color w:val="000000" w:themeColor="text1"/>
              </w:rPr>
              <w:t>New</w:t>
            </w:r>
          </w:p>
        </w:tc>
      </w:tr>
      <w:tr w:rsidR="00793D02" w:rsidRPr="006239F1" w14:paraId="78E9E40B" w14:textId="77777777" w:rsidTr="00C124A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14" w:type="dxa"/>
          </w:tcPr>
          <w:p w14:paraId="151559AA" w14:textId="77777777" w:rsidR="00793D02" w:rsidRPr="006239F1" w:rsidRDefault="00793D02" w:rsidP="00793D02">
            <w:pPr>
              <w:rPr>
                <w:b w:val="0"/>
                <w:color w:val="000000" w:themeColor="text1"/>
              </w:rPr>
            </w:pPr>
            <w:r w:rsidRPr="00870007">
              <w:rPr>
                <w:b w:val="0"/>
                <w:color w:val="000000" w:themeColor="text1"/>
              </w:rPr>
              <w:t>Data Capture</w:t>
            </w:r>
          </w:p>
        </w:tc>
        <w:tc>
          <w:tcPr>
            <w:tcW w:w="1862" w:type="dxa"/>
          </w:tcPr>
          <w:p w14:paraId="6F1D800F" w14:textId="77777777" w:rsidR="00793D02" w:rsidRPr="006239F1" w:rsidRDefault="00793D02" w:rsidP="00793D0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How many Teva employees and describe their role/department/title?</w:t>
            </w:r>
          </w:p>
        </w:tc>
        <w:tc>
          <w:tcPr>
            <w:tcW w:w="1862" w:type="dxa"/>
          </w:tcPr>
          <w:p w14:paraId="59C6AD38" w14:textId="77777777" w:rsidR="00793D02" w:rsidRPr="006239F1" w:rsidRDefault="00793D02" w:rsidP="00793D0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How many Teva employees and describe their role/department/title?</w:t>
            </w:r>
          </w:p>
        </w:tc>
        <w:tc>
          <w:tcPr>
            <w:tcW w:w="2856" w:type="dxa"/>
          </w:tcPr>
          <w:p w14:paraId="35F01B3B" w14:textId="77777777" w:rsidR="00793D02" w:rsidRPr="00F33323" w:rsidRDefault="00793D02" w:rsidP="00793D02">
            <w:pPr>
              <w:pStyle w:val="ListParagraph"/>
              <w:numPr>
                <w:ilvl w:val="0"/>
                <w:numId w:val="23"/>
              </w:numPr>
              <w:ind w:left="740"/>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575170C3" w14:textId="77777777" w:rsidR="00793D02" w:rsidRPr="00F33323" w:rsidRDefault="00793D02" w:rsidP="00793D02">
            <w:pPr>
              <w:pStyle w:val="ListParagraph"/>
              <w:numPr>
                <w:ilvl w:val="0"/>
                <w:numId w:val="23"/>
              </w:numPr>
              <w:ind w:left="740"/>
              <w:cnfStyle w:val="000000100000" w:firstRow="0" w:lastRow="0" w:firstColumn="0" w:lastColumn="0" w:oddVBand="0" w:evenVBand="0" w:oddHBand="1" w:evenHBand="0" w:firstRowFirstColumn="0" w:firstRowLastColumn="0" w:lastRowFirstColumn="0" w:lastRowLastColumn="0"/>
            </w:pPr>
            <w:r w:rsidRPr="00F33323">
              <w:t>Required: Yes, if the answer to “Are you attaching a completing and attaching an Advisory Board Form?” = “No”</w:t>
            </w:r>
          </w:p>
          <w:p w14:paraId="6A5FC9DF" w14:textId="66E01D64" w:rsidR="00793D02" w:rsidRPr="00F33323" w:rsidRDefault="00793D02" w:rsidP="00793D02">
            <w:pPr>
              <w:pStyle w:val="ListParagraph"/>
              <w:numPr>
                <w:ilvl w:val="0"/>
                <w:numId w:val="23"/>
              </w:numPr>
              <w:ind w:left="740"/>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189" w:author="Michael Petite" w:date="2017-02-23T18:43:00Z">
              <w:r w:rsidR="000E327D" w:rsidRPr="00F33323" w:rsidDel="00582E2C">
                <w:delText>None</w:delText>
              </w:r>
            </w:del>
            <w:ins w:id="3190" w:author="Michael Petite" w:date="2017-02-23T18:43:00Z">
              <w:r w:rsidR="00582E2C">
                <w:t>Text must be input in the field</w:t>
              </w:r>
            </w:ins>
          </w:p>
          <w:p w14:paraId="77D05277" w14:textId="77777777" w:rsidR="00E54832" w:rsidRPr="00F33323" w:rsidRDefault="00E54832" w:rsidP="00793D02">
            <w:pPr>
              <w:pStyle w:val="ListParagraph"/>
              <w:numPr>
                <w:ilvl w:val="0"/>
                <w:numId w:val="23"/>
              </w:numPr>
              <w:ind w:left="740"/>
              <w:cnfStyle w:val="000000100000" w:firstRow="0" w:lastRow="0" w:firstColumn="0" w:lastColumn="0" w:oddVBand="0" w:evenVBand="0" w:oddHBand="1" w:evenHBand="0" w:firstRowFirstColumn="0" w:firstRowLastColumn="0" w:lastRowFirstColumn="0" w:lastRowLastColumn="0"/>
            </w:pPr>
            <w:r w:rsidRPr="00F33323">
              <w:t>Field length: 2000 characters</w:t>
            </w:r>
          </w:p>
          <w:p w14:paraId="0DF89300" w14:textId="77777777" w:rsidR="00A16070" w:rsidRPr="00F33323" w:rsidRDefault="00A16070" w:rsidP="00A16070">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F33323">
              <w:t xml:space="preserve">Help text:  Teva employees must have a specific purpose to attend </w:t>
            </w:r>
            <w:r w:rsidRPr="00F33323">
              <w:lastRenderedPageBreak/>
              <w:t>the Advisory Board</w:t>
            </w:r>
          </w:p>
        </w:tc>
        <w:tc>
          <w:tcPr>
            <w:tcW w:w="1456" w:type="dxa"/>
          </w:tcPr>
          <w:p w14:paraId="142C0C8B" w14:textId="77777777" w:rsidR="00793D02" w:rsidRPr="006239F1" w:rsidRDefault="00793D02" w:rsidP="00793D02">
            <w:pPr>
              <w:cnfStyle w:val="000000100000" w:firstRow="0" w:lastRow="0" w:firstColumn="0" w:lastColumn="0" w:oddVBand="0" w:evenVBand="0" w:oddHBand="1" w:evenHBand="0" w:firstRowFirstColumn="0" w:firstRowLastColumn="0" w:lastRowFirstColumn="0" w:lastRowLastColumn="0"/>
              <w:rPr>
                <w:color w:val="000000" w:themeColor="text1"/>
              </w:rPr>
            </w:pPr>
            <w:r w:rsidRPr="00FA53A8">
              <w:rPr>
                <w:color w:val="000000" w:themeColor="text1"/>
              </w:rPr>
              <w:lastRenderedPageBreak/>
              <w:t>New</w:t>
            </w:r>
          </w:p>
        </w:tc>
      </w:tr>
      <w:tr w:rsidR="00793D02" w:rsidRPr="006239F1" w14:paraId="0541AC0E" w14:textId="77777777" w:rsidTr="00C124AE">
        <w:trPr>
          <w:trHeight w:val="436"/>
        </w:trPr>
        <w:tc>
          <w:tcPr>
            <w:cnfStyle w:val="001000000000" w:firstRow="0" w:lastRow="0" w:firstColumn="1" w:lastColumn="0" w:oddVBand="0" w:evenVBand="0" w:oddHBand="0" w:evenHBand="0" w:firstRowFirstColumn="0" w:firstRowLastColumn="0" w:lastRowFirstColumn="0" w:lastRowLastColumn="0"/>
            <w:tcW w:w="1314" w:type="dxa"/>
          </w:tcPr>
          <w:p w14:paraId="3FDE7900" w14:textId="77777777" w:rsidR="00793D02" w:rsidRPr="006239F1" w:rsidRDefault="00793D02" w:rsidP="00793D02">
            <w:pPr>
              <w:rPr>
                <w:b w:val="0"/>
                <w:color w:val="000000" w:themeColor="text1"/>
              </w:rPr>
            </w:pPr>
            <w:r w:rsidRPr="00870007">
              <w:rPr>
                <w:b w:val="0"/>
                <w:color w:val="000000" w:themeColor="text1"/>
              </w:rPr>
              <w:t>Data Capture</w:t>
            </w:r>
          </w:p>
        </w:tc>
        <w:tc>
          <w:tcPr>
            <w:tcW w:w="1862" w:type="dxa"/>
          </w:tcPr>
          <w:p w14:paraId="54D4CA58" w14:textId="77777777" w:rsidR="00793D02" w:rsidRPr="006239F1" w:rsidRDefault="00793D02" w:rsidP="00793D0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How did you determine the number of Advisors and Employees?</w:t>
            </w:r>
          </w:p>
        </w:tc>
        <w:tc>
          <w:tcPr>
            <w:tcW w:w="1862" w:type="dxa"/>
          </w:tcPr>
          <w:p w14:paraId="0263678A" w14:textId="77777777" w:rsidR="00793D02" w:rsidRPr="006239F1" w:rsidRDefault="00793D02" w:rsidP="00793D0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How did you determine this number</w:t>
            </w:r>
          </w:p>
        </w:tc>
        <w:tc>
          <w:tcPr>
            <w:tcW w:w="2856" w:type="dxa"/>
          </w:tcPr>
          <w:p w14:paraId="3A87DD3E" w14:textId="77777777" w:rsidR="00793D02" w:rsidRPr="00F33323" w:rsidRDefault="00793D02" w:rsidP="00793D02">
            <w:pPr>
              <w:pStyle w:val="ListParagraph"/>
              <w:numPr>
                <w:ilvl w:val="0"/>
                <w:numId w:val="23"/>
              </w:numPr>
              <w:ind w:left="740"/>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093F71A4" w14:textId="77777777" w:rsidR="00793D02" w:rsidRPr="00F33323" w:rsidRDefault="00793D02" w:rsidP="00793D02">
            <w:pPr>
              <w:pStyle w:val="ListParagraph"/>
              <w:numPr>
                <w:ilvl w:val="0"/>
                <w:numId w:val="23"/>
              </w:numPr>
              <w:ind w:left="740"/>
              <w:cnfStyle w:val="000000000000" w:firstRow="0" w:lastRow="0" w:firstColumn="0" w:lastColumn="0" w:oddVBand="0" w:evenVBand="0" w:oddHBand="0" w:evenHBand="0" w:firstRowFirstColumn="0" w:firstRowLastColumn="0" w:lastRowFirstColumn="0" w:lastRowLastColumn="0"/>
            </w:pPr>
            <w:r w:rsidRPr="00F33323">
              <w:t>Required: Yes, if the answer to “Are you attaching a completing and attaching an Advisory Board Form?” = “No”</w:t>
            </w:r>
          </w:p>
          <w:p w14:paraId="61F74A16" w14:textId="6F664292" w:rsidR="00793D02" w:rsidRPr="00F33323" w:rsidRDefault="00793D02" w:rsidP="00793D02">
            <w:pPr>
              <w:pStyle w:val="ListParagraph"/>
              <w:numPr>
                <w:ilvl w:val="0"/>
                <w:numId w:val="23"/>
              </w:numPr>
              <w:ind w:left="740"/>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191" w:author="Michael Petite" w:date="2017-02-23T18:44:00Z">
              <w:r w:rsidR="000E327D" w:rsidRPr="00F33323" w:rsidDel="00582E2C">
                <w:delText>None</w:delText>
              </w:r>
            </w:del>
            <w:ins w:id="3192" w:author="Michael Petite" w:date="2017-02-23T18:44:00Z">
              <w:r w:rsidR="00582E2C">
                <w:t>Text must be present in the field</w:t>
              </w:r>
            </w:ins>
          </w:p>
          <w:p w14:paraId="66E21FF5" w14:textId="77777777" w:rsidR="00E54832" w:rsidRPr="00F33323" w:rsidRDefault="00E54832" w:rsidP="00793D02">
            <w:pPr>
              <w:pStyle w:val="ListParagraph"/>
              <w:numPr>
                <w:ilvl w:val="0"/>
                <w:numId w:val="23"/>
              </w:numPr>
              <w:ind w:left="740"/>
              <w:cnfStyle w:val="000000000000" w:firstRow="0" w:lastRow="0" w:firstColumn="0" w:lastColumn="0" w:oddVBand="0" w:evenVBand="0" w:oddHBand="0" w:evenHBand="0" w:firstRowFirstColumn="0" w:firstRowLastColumn="0" w:lastRowFirstColumn="0" w:lastRowLastColumn="0"/>
            </w:pPr>
            <w:r w:rsidRPr="00F33323">
              <w:t>Field length: 2000 characters</w:t>
            </w:r>
          </w:p>
          <w:p w14:paraId="0BF0DE69" w14:textId="77777777" w:rsidR="00A16070" w:rsidRPr="00F33323" w:rsidRDefault="00A16070" w:rsidP="00A16070">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F33323">
              <w:t>Help text:  Ensure that the number of attendees allows an opportunity to participate in the discussion by all attendees</w:t>
            </w:r>
          </w:p>
        </w:tc>
        <w:tc>
          <w:tcPr>
            <w:tcW w:w="1456" w:type="dxa"/>
          </w:tcPr>
          <w:p w14:paraId="329124E8" w14:textId="77777777" w:rsidR="00793D02" w:rsidRPr="006239F1" w:rsidRDefault="00793D02" w:rsidP="00793D02">
            <w:pPr>
              <w:cnfStyle w:val="000000000000" w:firstRow="0" w:lastRow="0" w:firstColumn="0" w:lastColumn="0" w:oddVBand="0" w:evenVBand="0" w:oddHBand="0" w:evenHBand="0" w:firstRowFirstColumn="0" w:firstRowLastColumn="0" w:lastRowFirstColumn="0" w:lastRowLastColumn="0"/>
              <w:rPr>
                <w:color w:val="000000" w:themeColor="text1"/>
              </w:rPr>
            </w:pPr>
            <w:r w:rsidRPr="00FA53A8">
              <w:rPr>
                <w:color w:val="000000" w:themeColor="text1"/>
              </w:rPr>
              <w:t>New</w:t>
            </w:r>
          </w:p>
        </w:tc>
      </w:tr>
      <w:tr w:rsidR="00793D02" w:rsidRPr="006239F1" w14:paraId="21FE7A8B" w14:textId="77777777" w:rsidTr="00C124A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14" w:type="dxa"/>
          </w:tcPr>
          <w:p w14:paraId="43724B69" w14:textId="77777777" w:rsidR="00793D02" w:rsidRPr="006239F1" w:rsidRDefault="00793D02" w:rsidP="00793D02">
            <w:pPr>
              <w:rPr>
                <w:b w:val="0"/>
                <w:color w:val="000000" w:themeColor="text1"/>
              </w:rPr>
            </w:pPr>
            <w:r w:rsidRPr="00870007">
              <w:rPr>
                <w:b w:val="0"/>
                <w:color w:val="000000" w:themeColor="text1"/>
              </w:rPr>
              <w:t>Data Capture</w:t>
            </w:r>
          </w:p>
        </w:tc>
        <w:tc>
          <w:tcPr>
            <w:tcW w:w="1862" w:type="dxa"/>
          </w:tcPr>
          <w:p w14:paraId="12C3C913" w14:textId="77777777" w:rsidR="00793D02" w:rsidRPr="006239F1" w:rsidRDefault="00793D02" w:rsidP="00793D0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Specific action to be taken with this advice. How will the information from the meeting be collected, documented, and used?</w:t>
            </w:r>
          </w:p>
        </w:tc>
        <w:tc>
          <w:tcPr>
            <w:tcW w:w="1862" w:type="dxa"/>
          </w:tcPr>
          <w:p w14:paraId="7C058DC7" w14:textId="77777777" w:rsidR="00793D02" w:rsidRPr="006239F1" w:rsidRDefault="00793D02" w:rsidP="00793D0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Specific action to be taken with this advice. How will the information from the meeting be collected, documented, and used</w:t>
            </w:r>
          </w:p>
        </w:tc>
        <w:tc>
          <w:tcPr>
            <w:tcW w:w="2856" w:type="dxa"/>
          </w:tcPr>
          <w:p w14:paraId="7C1D0E1D" w14:textId="77777777" w:rsidR="00793D02" w:rsidRPr="00F33323" w:rsidRDefault="00793D02" w:rsidP="00793D02">
            <w:pPr>
              <w:pStyle w:val="ListParagraph"/>
              <w:numPr>
                <w:ilvl w:val="0"/>
                <w:numId w:val="23"/>
              </w:numPr>
              <w:ind w:hanging="270"/>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01B37470" w14:textId="77777777" w:rsidR="00793D02" w:rsidRPr="00F33323" w:rsidRDefault="00793D02" w:rsidP="00793D02">
            <w:pPr>
              <w:pStyle w:val="ListParagraph"/>
              <w:numPr>
                <w:ilvl w:val="0"/>
                <w:numId w:val="23"/>
              </w:numPr>
              <w:ind w:hanging="270"/>
              <w:cnfStyle w:val="000000100000" w:firstRow="0" w:lastRow="0" w:firstColumn="0" w:lastColumn="0" w:oddVBand="0" w:evenVBand="0" w:oddHBand="1" w:evenHBand="0" w:firstRowFirstColumn="0" w:firstRowLastColumn="0" w:lastRowFirstColumn="0" w:lastRowLastColumn="0"/>
            </w:pPr>
            <w:r w:rsidRPr="00F33323">
              <w:t>Required: Yes, if the answer to “Are you attaching a completing and attaching an Advisory Board Form?” = “No”</w:t>
            </w:r>
          </w:p>
          <w:p w14:paraId="5C869094" w14:textId="7895452A" w:rsidR="00793D02" w:rsidRPr="00F33323" w:rsidRDefault="00793D02" w:rsidP="00793D02">
            <w:pPr>
              <w:pStyle w:val="ListParagraph"/>
              <w:numPr>
                <w:ilvl w:val="0"/>
                <w:numId w:val="23"/>
              </w:numPr>
              <w:ind w:hanging="270"/>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193" w:author="Michael Petite" w:date="2017-02-23T18:44:00Z">
              <w:r w:rsidR="000E327D" w:rsidRPr="00F33323" w:rsidDel="00582E2C">
                <w:delText>None</w:delText>
              </w:r>
            </w:del>
            <w:ins w:id="3194" w:author="Michael Petite" w:date="2017-02-23T18:44:00Z">
              <w:r w:rsidR="00582E2C">
                <w:t>Text must be present in the field</w:t>
              </w:r>
            </w:ins>
          </w:p>
          <w:p w14:paraId="316557D5" w14:textId="77777777" w:rsidR="00E54832" w:rsidRPr="00F33323" w:rsidRDefault="00E54832" w:rsidP="00793D02">
            <w:pPr>
              <w:pStyle w:val="ListParagraph"/>
              <w:numPr>
                <w:ilvl w:val="0"/>
                <w:numId w:val="23"/>
              </w:numPr>
              <w:ind w:hanging="270"/>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tcPr>
          <w:p w14:paraId="17E75D99" w14:textId="77777777" w:rsidR="00793D02" w:rsidRPr="006239F1" w:rsidRDefault="00793D02" w:rsidP="00793D02">
            <w:pPr>
              <w:cnfStyle w:val="000000100000" w:firstRow="0" w:lastRow="0" w:firstColumn="0" w:lastColumn="0" w:oddVBand="0" w:evenVBand="0" w:oddHBand="1" w:evenHBand="0" w:firstRowFirstColumn="0" w:firstRowLastColumn="0" w:lastRowFirstColumn="0" w:lastRowLastColumn="0"/>
              <w:rPr>
                <w:color w:val="000000" w:themeColor="text1"/>
              </w:rPr>
            </w:pPr>
            <w:r w:rsidRPr="00FA53A8">
              <w:rPr>
                <w:color w:val="000000" w:themeColor="text1"/>
              </w:rPr>
              <w:t>New</w:t>
            </w:r>
          </w:p>
        </w:tc>
      </w:tr>
      <w:tr w:rsidR="00793D02" w:rsidRPr="006239F1" w14:paraId="1819BE98" w14:textId="77777777" w:rsidTr="00C124AE">
        <w:trPr>
          <w:trHeight w:val="436"/>
        </w:trPr>
        <w:tc>
          <w:tcPr>
            <w:cnfStyle w:val="001000000000" w:firstRow="0" w:lastRow="0" w:firstColumn="1" w:lastColumn="0" w:oddVBand="0" w:evenVBand="0" w:oddHBand="0" w:evenHBand="0" w:firstRowFirstColumn="0" w:firstRowLastColumn="0" w:lastRowFirstColumn="0" w:lastRowLastColumn="0"/>
            <w:tcW w:w="1314" w:type="dxa"/>
          </w:tcPr>
          <w:p w14:paraId="3AAFF6AC" w14:textId="77777777" w:rsidR="00793D02" w:rsidRPr="006239F1" w:rsidRDefault="00793D02" w:rsidP="00793D02">
            <w:pPr>
              <w:rPr>
                <w:b w:val="0"/>
                <w:color w:val="000000" w:themeColor="text1"/>
              </w:rPr>
            </w:pPr>
            <w:r w:rsidRPr="00870007">
              <w:rPr>
                <w:b w:val="0"/>
                <w:color w:val="000000" w:themeColor="text1"/>
              </w:rPr>
              <w:t>Data Capture</w:t>
            </w:r>
          </w:p>
        </w:tc>
        <w:tc>
          <w:tcPr>
            <w:tcW w:w="1862" w:type="dxa"/>
          </w:tcPr>
          <w:p w14:paraId="0B96E59A" w14:textId="77777777" w:rsidR="00793D02" w:rsidRPr="006239F1" w:rsidRDefault="00793D02" w:rsidP="00793D0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Who will prepare a report of the meeting, recommendations, and evaluate the advice and within what time frame?</w:t>
            </w:r>
          </w:p>
        </w:tc>
        <w:tc>
          <w:tcPr>
            <w:tcW w:w="1862" w:type="dxa"/>
          </w:tcPr>
          <w:p w14:paraId="36F2F281" w14:textId="77777777" w:rsidR="00793D02" w:rsidRPr="006239F1" w:rsidRDefault="00793D02" w:rsidP="00793D0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Who will prepare a report of the meeting, recommendations, and evaluate the advice and within what time frame?</w:t>
            </w:r>
          </w:p>
        </w:tc>
        <w:tc>
          <w:tcPr>
            <w:tcW w:w="2856" w:type="dxa"/>
          </w:tcPr>
          <w:p w14:paraId="214E0320" w14:textId="77777777" w:rsidR="00793D02" w:rsidRPr="00F33323" w:rsidRDefault="00793D02" w:rsidP="00793D02">
            <w:pPr>
              <w:pStyle w:val="ListParagraph"/>
              <w:numPr>
                <w:ilvl w:val="0"/>
                <w:numId w:val="23"/>
              </w:numPr>
              <w:ind w:hanging="270"/>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48DAA84F" w14:textId="77777777" w:rsidR="00793D02" w:rsidRPr="00F33323" w:rsidRDefault="00793D02" w:rsidP="00793D02">
            <w:pPr>
              <w:pStyle w:val="ListParagraph"/>
              <w:numPr>
                <w:ilvl w:val="0"/>
                <w:numId w:val="23"/>
              </w:numPr>
              <w:ind w:hanging="270"/>
              <w:cnfStyle w:val="000000000000" w:firstRow="0" w:lastRow="0" w:firstColumn="0" w:lastColumn="0" w:oddVBand="0" w:evenVBand="0" w:oddHBand="0" w:evenHBand="0" w:firstRowFirstColumn="0" w:firstRowLastColumn="0" w:lastRowFirstColumn="0" w:lastRowLastColumn="0"/>
            </w:pPr>
            <w:r w:rsidRPr="00F33323">
              <w:t>Required: Yes, if the answer to “Are you attaching a completing and attaching an Advisory Board Form?” = “No”</w:t>
            </w:r>
          </w:p>
          <w:p w14:paraId="0777B5B2" w14:textId="77777777" w:rsidR="00793D02" w:rsidRPr="00F33323" w:rsidRDefault="00793D02" w:rsidP="00793D02">
            <w:pPr>
              <w:pStyle w:val="ListParagraph"/>
              <w:numPr>
                <w:ilvl w:val="0"/>
                <w:numId w:val="23"/>
              </w:numPr>
              <w:ind w:hanging="270"/>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None</w:t>
            </w:r>
          </w:p>
          <w:p w14:paraId="16821CB9" w14:textId="77777777" w:rsidR="00E54832" w:rsidRPr="00F33323" w:rsidRDefault="00E54832" w:rsidP="00793D02">
            <w:pPr>
              <w:pStyle w:val="ListParagraph"/>
              <w:numPr>
                <w:ilvl w:val="0"/>
                <w:numId w:val="23"/>
              </w:numPr>
              <w:ind w:hanging="270"/>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18949B62" w14:textId="77777777" w:rsidR="00793D02" w:rsidRPr="006239F1" w:rsidRDefault="00793D02" w:rsidP="00793D02">
            <w:pPr>
              <w:cnfStyle w:val="000000000000" w:firstRow="0" w:lastRow="0" w:firstColumn="0" w:lastColumn="0" w:oddVBand="0" w:evenVBand="0" w:oddHBand="0" w:evenHBand="0" w:firstRowFirstColumn="0" w:firstRowLastColumn="0" w:lastRowFirstColumn="0" w:lastRowLastColumn="0"/>
              <w:rPr>
                <w:color w:val="000000" w:themeColor="text1"/>
              </w:rPr>
            </w:pPr>
            <w:r w:rsidRPr="00FA53A8">
              <w:rPr>
                <w:color w:val="000000" w:themeColor="text1"/>
              </w:rPr>
              <w:t>New</w:t>
            </w:r>
          </w:p>
        </w:tc>
      </w:tr>
    </w:tbl>
    <w:p w14:paraId="2EB18557" w14:textId="77777777" w:rsidR="001750D9" w:rsidRPr="001750D9" w:rsidRDefault="001750D9" w:rsidP="001750D9"/>
    <w:p w14:paraId="6B553651" w14:textId="77777777" w:rsidR="001750D9" w:rsidRDefault="001750D9" w:rsidP="00BC72E3">
      <w:pPr>
        <w:pStyle w:val="Heading5"/>
      </w:pPr>
      <w:bookmarkStart w:id="3195" w:name="_Toc475949452"/>
      <w:r>
        <w:lastRenderedPageBreak/>
        <w:t>Technical Specification Changes</w:t>
      </w:r>
      <w:bookmarkEnd w:id="3195"/>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1750D9" w:rsidRPr="00612C84" w14:paraId="7A861367" w14:textId="77777777" w:rsidTr="003F0B9C">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3F11A7DA" w14:textId="77777777" w:rsidR="001750D9" w:rsidRDefault="001750D9" w:rsidP="003F0B9C">
            <w:pPr>
              <w:jc w:val="center"/>
              <w:rPr>
                <w:sz w:val="18"/>
                <w:szCs w:val="28"/>
              </w:rPr>
            </w:pPr>
            <w:r>
              <w:rPr>
                <w:sz w:val="18"/>
                <w:szCs w:val="28"/>
              </w:rPr>
              <w:t>BR ID</w:t>
            </w:r>
          </w:p>
        </w:tc>
        <w:tc>
          <w:tcPr>
            <w:tcW w:w="1929" w:type="dxa"/>
            <w:shd w:val="clear" w:color="auto" w:fill="367CC1"/>
            <w:vAlign w:val="center"/>
          </w:tcPr>
          <w:p w14:paraId="23613BBA"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643D06C4" w14:textId="77777777" w:rsidR="001750D9"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14396FE3"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1750D9" w:rsidRPr="006B3718" w14:paraId="54BAEABF" w14:textId="77777777" w:rsidTr="003F0B9C">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04A3629D" w14:textId="77777777" w:rsidR="001750D9" w:rsidRDefault="001750D9" w:rsidP="003F0B9C">
            <w:pPr>
              <w:rPr>
                <w:color w:val="FF0000"/>
              </w:rPr>
            </w:pPr>
          </w:p>
        </w:tc>
        <w:tc>
          <w:tcPr>
            <w:tcW w:w="1929" w:type="dxa"/>
          </w:tcPr>
          <w:p w14:paraId="0B0ACED2"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38AD0117"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600FAF0A"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r>
    </w:tbl>
    <w:p w14:paraId="21CC929B" w14:textId="77777777" w:rsidR="001750D9" w:rsidRPr="001750D9" w:rsidRDefault="001750D9" w:rsidP="001750D9"/>
    <w:p w14:paraId="40210965" w14:textId="77777777" w:rsidR="00BC72E3" w:rsidRDefault="001750D9" w:rsidP="00BC72E3">
      <w:pPr>
        <w:pStyle w:val="Heading4"/>
        <w:numPr>
          <w:ilvl w:val="2"/>
          <w:numId w:val="2"/>
        </w:numPr>
      </w:pPr>
      <w:bookmarkStart w:id="3196" w:name="_Toc475949453"/>
      <w:r>
        <w:t>Wireframes</w:t>
      </w:r>
      <w:bookmarkEnd w:id="3196"/>
    </w:p>
    <w:p w14:paraId="4E722D4D" w14:textId="77777777" w:rsidR="00D2460E" w:rsidRPr="00D2460E" w:rsidRDefault="00D2460E" w:rsidP="00D2460E">
      <w:r>
        <w:rPr>
          <w:noProof/>
        </w:rPr>
        <w:lastRenderedPageBreak/>
        <w:drawing>
          <wp:inline distT="0" distB="0" distL="0" distR="0" wp14:anchorId="6740E862" wp14:editId="401FDFE7">
            <wp:extent cx="5943600" cy="7012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_Board_Wireframes_FULL.png"/>
                    <pic:cNvPicPr/>
                  </pic:nvPicPr>
                  <pic:blipFill>
                    <a:blip r:embed="rId23"/>
                    <a:stretch>
                      <a:fillRect/>
                    </a:stretch>
                  </pic:blipFill>
                  <pic:spPr>
                    <a:xfrm>
                      <a:off x="0" y="0"/>
                      <a:ext cx="5943600" cy="7012940"/>
                    </a:xfrm>
                    <a:prstGeom prst="rect">
                      <a:avLst/>
                    </a:prstGeom>
                  </pic:spPr>
                </pic:pic>
              </a:graphicData>
            </a:graphic>
          </wp:inline>
        </w:drawing>
      </w:r>
    </w:p>
    <w:p w14:paraId="0D40B300" w14:textId="77777777" w:rsidR="001750D9" w:rsidRDefault="001750D9" w:rsidP="004A46CC">
      <w:pPr>
        <w:pStyle w:val="Heading3"/>
      </w:pPr>
      <w:bookmarkStart w:id="3197" w:name="_Toc475949454"/>
      <w:r>
        <w:t>Activity Category- Items/Gifts Activity</w:t>
      </w:r>
      <w:bookmarkEnd w:id="3197"/>
    </w:p>
    <w:p w14:paraId="061FBA2E" w14:textId="6D2CAAF6" w:rsidR="00BC72E3" w:rsidRPr="00BC72E3" w:rsidRDefault="001750D9" w:rsidP="00BC72E3">
      <w:pPr>
        <w:pStyle w:val="Heading4"/>
        <w:numPr>
          <w:ilvl w:val="2"/>
          <w:numId w:val="2"/>
        </w:numPr>
      </w:pPr>
      <w:bookmarkStart w:id="3198" w:name="_Toc475949455"/>
      <w:r>
        <w:t>Business Requirements Changes</w:t>
      </w:r>
      <w:bookmarkEnd w:id="3198"/>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1750D9" w:rsidRPr="00612C84" w14:paraId="1BD7EF2D" w14:textId="77777777" w:rsidTr="003F0B9C">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0A362C83" w14:textId="77777777" w:rsidR="001750D9" w:rsidRPr="00612C84" w:rsidRDefault="001750D9" w:rsidP="003F0B9C">
            <w:pPr>
              <w:jc w:val="center"/>
              <w:rPr>
                <w:sz w:val="18"/>
                <w:szCs w:val="28"/>
              </w:rPr>
            </w:pPr>
            <w:r>
              <w:rPr>
                <w:sz w:val="18"/>
                <w:szCs w:val="28"/>
              </w:rPr>
              <w:lastRenderedPageBreak/>
              <w:t>Original BR ID</w:t>
            </w:r>
          </w:p>
        </w:tc>
        <w:tc>
          <w:tcPr>
            <w:tcW w:w="7200" w:type="dxa"/>
            <w:shd w:val="clear" w:color="auto" w:fill="367CC1"/>
            <w:vAlign w:val="center"/>
          </w:tcPr>
          <w:p w14:paraId="5B566119"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587E71" w:rsidRPr="00B66624" w14:paraId="397E5D8B" w14:textId="77777777" w:rsidTr="003F0B9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5FF44D3" w14:textId="77777777" w:rsidR="00587E71" w:rsidRPr="00B66624" w:rsidRDefault="00587E71" w:rsidP="00587E71">
            <w:pPr>
              <w:rPr>
                <w:color w:val="000000" w:themeColor="text1"/>
              </w:rPr>
            </w:pPr>
            <w:r>
              <w:rPr>
                <w:color w:val="000000" w:themeColor="text1"/>
              </w:rPr>
              <w:t>BR-IGA</w:t>
            </w:r>
            <w:r w:rsidRPr="00B66624">
              <w:rPr>
                <w:color w:val="000000" w:themeColor="text1"/>
              </w:rPr>
              <w:t>-001</w:t>
            </w:r>
          </w:p>
        </w:tc>
        <w:tc>
          <w:tcPr>
            <w:tcW w:w="7200" w:type="dxa"/>
          </w:tcPr>
          <w:p w14:paraId="6D002452" w14:textId="77777777" w:rsidR="00587E71" w:rsidRPr="00B66624" w:rsidRDefault="00587E71" w:rsidP="00587E71">
            <w:pPr>
              <w:cnfStyle w:val="000000100000" w:firstRow="0" w:lastRow="0" w:firstColumn="0" w:lastColumn="0" w:oddVBand="0" w:evenVBand="0" w:oddHBand="1" w:evenHBand="0" w:firstRowFirstColumn="0" w:firstRowLastColumn="0" w:lastRowFirstColumn="0" w:lastRowLastColumn="0"/>
              <w:rPr>
                <w:color w:val="000000" w:themeColor="text1"/>
              </w:rPr>
            </w:pPr>
            <w:r w:rsidRPr="00B66624">
              <w:rPr>
                <w:color w:val="000000" w:themeColor="text1"/>
              </w:rPr>
              <w:t xml:space="preserve">The request will follow the base grants and donations workflow </w:t>
            </w:r>
          </w:p>
        </w:tc>
      </w:tr>
      <w:tr w:rsidR="00587E71" w:rsidRPr="00B66624" w14:paraId="69EA0A3C" w14:textId="77777777" w:rsidTr="003F0B9C">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3FD76BCC" w14:textId="77777777" w:rsidR="00587E71" w:rsidRPr="00B66624" w:rsidRDefault="00587E71" w:rsidP="00587E71">
            <w:pPr>
              <w:rPr>
                <w:color w:val="000000" w:themeColor="text1"/>
              </w:rPr>
            </w:pPr>
            <w:r>
              <w:rPr>
                <w:color w:val="000000" w:themeColor="text1"/>
              </w:rPr>
              <w:t>BR-IGA</w:t>
            </w:r>
            <w:r w:rsidRPr="00B66624">
              <w:rPr>
                <w:color w:val="000000" w:themeColor="text1"/>
              </w:rPr>
              <w:t>-002</w:t>
            </w:r>
          </w:p>
        </w:tc>
        <w:tc>
          <w:tcPr>
            <w:tcW w:w="7200" w:type="dxa"/>
          </w:tcPr>
          <w:p w14:paraId="464F43D5" w14:textId="77777777" w:rsidR="00587E71" w:rsidRPr="00B66624" w:rsidRDefault="00587E71" w:rsidP="00587E71">
            <w:pPr>
              <w:cnfStyle w:val="000000000000" w:firstRow="0" w:lastRow="0" w:firstColumn="0" w:lastColumn="0" w:oddVBand="0" w:evenVBand="0" w:oddHBand="0" w:evenHBand="0" w:firstRowFirstColumn="0" w:firstRowLastColumn="0" w:lastRowFirstColumn="0" w:lastRowLastColumn="0"/>
              <w:rPr>
                <w:color w:val="000000" w:themeColor="text1"/>
              </w:rPr>
            </w:pPr>
            <w:r w:rsidRPr="00B66624">
              <w:rPr>
                <w:color w:val="000000" w:themeColor="text1"/>
              </w:rPr>
              <w:t>The customizations should be added to the base grants and donations request -</w:t>
            </w:r>
            <w:r>
              <w:rPr>
                <w:color w:val="000000" w:themeColor="text1"/>
              </w:rPr>
              <w:t xml:space="preserve"> activity category form</w:t>
            </w:r>
          </w:p>
        </w:tc>
      </w:tr>
    </w:tbl>
    <w:p w14:paraId="5297810E" w14:textId="77777777" w:rsidR="001750D9" w:rsidRPr="001750D9" w:rsidRDefault="001750D9" w:rsidP="001750D9"/>
    <w:p w14:paraId="193EC716" w14:textId="77777777" w:rsidR="00BC72E3" w:rsidRPr="00BC72E3" w:rsidRDefault="001750D9" w:rsidP="00BC72E3">
      <w:pPr>
        <w:pStyle w:val="Heading4"/>
        <w:numPr>
          <w:ilvl w:val="2"/>
          <w:numId w:val="2"/>
        </w:numPr>
      </w:pPr>
      <w:bookmarkStart w:id="3199" w:name="_Toc475949456"/>
      <w:r>
        <w:t>Technical Customizations</w:t>
      </w:r>
      <w:bookmarkEnd w:id="3199"/>
    </w:p>
    <w:p w14:paraId="18685808" w14:textId="77777777" w:rsidR="001750D9" w:rsidRDefault="001750D9" w:rsidP="00BC72E3">
      <w:pPr>
        <w:pStyle w:val="Heading5"/>
      </w:pPr>
      <w:bookmarkStart w:id="3200" w:name="_Toc475949457"/>
      <w:r>
        <w:t>Page Level Customizations</w:t>
      </w:r>
      <w:bookmarkEnd w:id="3200"/>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30"/>
        <w:gridCol w:w="1862"/>
        <w:gridCol w:w="1862"/>
        <w:gridCol w:w="2840"/>
        <w:gridCol w:w="1456"/>
      </w:tblGrid>
      <w:tr w:rsidR="001750D9" w14:paraId="27204A67" w14:textId="77777777" w:rsidTr="00C124AE">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0" w:type="dxa"/>
            <w:shd w:val="clear" w:color="auto" w:fill="367CC1"/>
            <w:vAlign w:val="center"/>
          </w:tcPr>
          <w:p w14:paraId="7605F7DB" w14:textId="77777777" w:rsidR="001750D9" w:rsidRPr="00612C84" w:rsidRDefault="001750D9" w:rsidP="003F0B9C">
            <w:pPr>
              <w:rPr>
                <w:sz w:val="18"/>
                <w:szCs w:val="28"/>
              </w:rPr>
            </w:pPr>
            <w:r>
              <w:rPr>
                <w:sz w:val="18"/>
                <w:szCs w:val="28"/>
              </w:rPr>
              <w:t>Attribute Type</w:t>
            </w:r>
          </w:p>
        </w:tc>
        <w:tc>
          <w:tcPr>
            <w:tcW w:w="1862" w:type="dxa"/>
            <w:shd w:val="clear" w:color="auto" w:fill="367CC1"/>
            <w:vAlign w:val="center"/>
          </w:tcPr>
          <w:p w14:paraId="5E027B4D"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862" w:type="dxa"/>
            <w:shd w:val="clear" w:color="auto" w:fill="367CC1"/>
            <w:vAlign w:val="center"/>
          </w:tcPr>
          <w:p w14:paraId="204124CC"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2840" w:type="dxa"/>
            <w:shd w:val="clear" w:color="auto" w:fill="367CC1"/>
            <w:vAlign w:val="center"/>
          </w:tcPr>
          <w:p w14:paraId="7E2D6831"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2F0327F2" w14:textId="77777777" w:rsidR="001750D9"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3C6A8E" w:rsidRPr="006239F1" w14:paraId="3215F514" w14:textId="77777777" w:rsidTr="00C124A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0" w:type="dxa"/>
          </w:tcPr>
          <w:p w14:paraId="1CD322F1" w14:textId="77777777" w:rsidR="003C6A8E" w:rsidRDefault="003C6A8E" w:rsidP="00C124AE">
            <w:pPr>
              <w:rPr>
                <w:b w:val="0"/>
                <w:color w:val="000000" w:themeColor="text1"/>
              </w:rPr>
            </w:pPr>
            <w:r>
              <w:rPr>
                <w:b w:val="0"/>
                <w:color w:val="000000" w:themeColor="text1"/>
              </w:rPr>
              <w:t xml:space="preserve">Data Capture </w:t>
            </w:r>
          </w:p>
        </w:tc>
        <w:tc>
          <w:tcPr>
            <w:tcW w:w="1862" w:type="dxa"/>
          </w:tcPr>
          <w:p w14:paraId="6AF04300" w14:textId="77777777" w:rsidR="003C6A8E" w:rsidRDefault="003C6A8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sidRPr="003C6A8E">
              <w:rPr>
                <w:color w:val="000000" w:themeColor="text1"/>
              </w:rPr>
              <w:t>Business relationship between Requestor and Recipient</w:t>
            </w:r>
          </w:p>
        </w:tc>
        <w:tc>
          <w:tcPr>
            <w:tcW w:w="1862" w:type="dxa"/>
          </w:tcPr>
          <w:p w14:paraId="1E4753D5" w14:textId="77777777" w:rsidR="003C6A8E" w:rsidRDefault="003C6A8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w:t>
            </w:r>
            <w:r>
              <w:t>Business</w:t>
            </w:r>
            <w:r w:rsidRPr="003C6A8E">
              <w:rPr>
                <w:color w:val="000000" w:themeColor="text1"/>
              </w:rPr>
              <w:t xml:space="preserve"> relationship between Requestor and Recipient</w:t>
            </w:r>
            <w:r>
              <w:rPr>
                <w:color w:val="000000" w:themeColor="text1"/>
              </w:rPr>
              <w:t>”</w:t>
            </w:r>
          </w:p>
        </w:tc>
        <w:tc>
          <w:tcPr>
            <w:tcW w:w="2840" w:type="dxa"/>
          </w:tcPr>
          <w:p w14:paraId="3167DD88" w14:textId="77777777" w:rsidR="003C6A8E" w:rsidRPr="00F33323" w:rsidRDefault="003C6A8E" w:rsidP="00C124AE">
            <w:pPr>
              <w:pStyle w:val="ListParagraph"/>
              <w:numPr>
                <w:ilvl w:val="0"/>
                <w:numId w:val="23"/>
              </w:numPr>
              <w:ind w:left="590"/>
              <w:cnfStyle w:val="000000100000" w:firstRow="0" w:lastRow="0" w:firstColumn="0" w:lastColumn="0" w:oddVBand="0" w:evenVBand="0" w:oddHBand="1" w:evenHBand="0" w:firstRowFirstColumn="0" w:firstRowLastColumn="0" w:lastRowFirstColumn="0" w:lastRowLastColumn="0"/>
            </w:pPr>
            <w:r w:rsidRPr="00F33323">
              <w:t>Field Format: Text box</w:t>
            </w:r>
          </w:p>
          <w:p w14:paraId="78AA8B5C" w14:textId="77777777" w:rsidR="003C6A8E" w:rsidRPr="00F33323" w:rsidRDefault="003C6A8E" w:rsidP="00C124AE">
            <w:pPr>
              <w:pStyle w:val="ListParagraph"/>
              <w:numPr>
                <w:ilvl w:val="0"/>
                <w:numId w:val="23"/>
              </w:numPr>
              <w:ind w:left="590"/>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41B14A46" w14:textId="616BB0EE" w:rsidR="00D6312F" w:rsidRPr="00F33323" w:rsidRDefault="00D6312F" w:rsidP="00C124AE">
            <w:pPr>
              <w:pStyle w:val="ListParagraph"/>
              <w:numPr>
                <w:ilvl w:val="0"/>
                <w:numId w:val="23"/>
              </w:numPr>
              <w:ind w:left="590"/>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01" w:author="Michael Petite" w:date="2017-02-24T08:00:00Z">
              <w:r w:rsidR="000E327D" w:rsidRPr="00F33323" w:rsidDel="00111353">
                <w:delText>None</w:delText>
              </w:r>
            </w:del>
            <w:ins w:id="3202" w:author="Michael Petite" w:date="2017-02-24T08:00:00Z">
              <w:r w:rsidR="00111353">
                <w:t>Text must be present in this field</w:t>
              </w:r>
            </w:ins>
          </w:p>
          <w:p w14:paraId="497B3107" w14:textId="77777777" w:rsidR="001A0BAD" w:rsidRPr="00F33323" w:rsidRDefault="001A0BAD" w:rsidP="00C124AE">
            <w:pPr>
              <w:pStyle w:val="ListParagraph"/>
              <w:numPr>
                <w:ilvl w:val="0"/>
                <w:numId w:val="23"/>
              </w:numPr>
              <w:ind w:left="590"/>
              <w:cnfStyle w:val="000000100000" w:firstRow="0" w:lastRow="0" w:firstColumn="0" w:lastColumn="0" w:oddVBand="0" w:evenVBand="0" w:oddHBand="1" w:evenHBand="0" w:firstRowFirstColumn="0" w:firstRowLastColumn="0" w:lastRowFirstColumn="0" w:lastRowLastColumn="0"/>
            </w:pPr>
            <w:r w:rsidRPr="00F33323">
              <w:t>Field Length:2</w:t>
            </w:r>
            <w:r w:rsidR="0080651D" w:rsidRPr="00F33323">
              <w:t>0</w:t>
            </w:r>
            <w:r w:rsidRPr="00F33323">
              <w:t>00 characters</w:t>
            </w:r>
          </w:p>
        </w:tc>
        <w:tc>
          <w:tcPr>
            <w:tcW w:w="1456" w:type="dxa"/>
          </w:tcPr>
          <w:p w14:paraId="1614ABF8" w14:textId="77777777" w:rsidR="003C6A8E" w:rsidRPr="00A026C0" w:rsidRDefault="003C6A8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New </w:t>
            </w:r>
          </w:p>
        </w:tc>
      </w:tr>
      <w:tr w:rsidR="00C124AE" w:rsidRPr="006239F1" w14:paraId="4B07B441" w14:textId="77777777" w:rsidTr="00C124AE">
        <w:trPr>
          <w:trHeight w:val="436"/>
        </w:trPr>
        <w:tc>
          <w:tcPr>
            <w:cnfStyle w:val="001000000000" w:firstRow="0" w:lastRow="0" w:firstColumn="1" w:lastColumn="0" w:oddVBand="0" w:evenVBand="0" w:oddHBand="0" w:evenHBand="0" w:firstRowFirstColumn="0" w:firstRowLastColumn="0" w:lastRowFirstColumn="0" w:lastRowLastColumn="0"/>
            <w:tcW w:w="1330" w:type="dxa"/>
          </w:tcPr>
          <w:p w14:paraId="0F67CBA6" w14:textId="77777777" w:rsidR="00C124AE" w:rsidRPr="006239F1" w:rsidRDefault="00C124AE" w:rsidP="00C124AE">
            <w:pPr>
              <w:rPr>
                <w:b w:val="0"/>
                <w:color w:val="000000" w:themeColor="text1"/>
              </w:rPr>
            </w:pPr>
            <w:r>
              <w:rPr>
                <w:b w:val="0"/>
                <w:color w:val="000000" w:themeColor="text1"/>
              </w:rPr>
              <w:t>Data Capture</w:t>
            </w:r>
          </w:p>
        </w:tc>
        <w:tc>
          <w:tcPr>
            <w:tcW w:w="1862" w:type="dxa"/>
          </w:tcPr>
          <w:p w14:paraId="1BFC4871" w14:textId="77777777" w:rsidR="00C124AE" w:rsidRPr="006239F1" w:rsidRDefault="00C124AE"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Description of Gift</w:t>
            </w:r>
          </w:p>
        </w:tc>
        <w:tc>
          <w:tcPr>
            <w:tcW w:w="1862" w:type="dxa"/>
          </w:tcPr>
          <w:p w14:paraId="3873E62D" w14:textId="77777777" w:rsidR="00C124AE" w:rsidRPr="006239F1" w:rsidRDefault="00C124AE"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Description of Gift</w:t>
            </w:r>
          </w:p>
        </w:tc>
        <w:tc>
          <w:tcPr>
            <w:tcW w:w="2840" w:type="dxa"/>
          </w:tcPr>
          <w:p w14:paraId="51521EFE" w14:textId="77777777" w:rsidR="00C124AE" w:rsidRPr="00F33323" w:rsidRDefault="00C124AE" w:rsidP="00C124AE">
            <w:pPr>
              <w:pStyle w:val="ListParagraph"/>
              <w:numPr>
                <w:ilvl w:val="0"/>
                <w:numId w:val="24"/>
              </w:numPr>
              <w:ind w:left="610"/>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567BDD86" w14:textId="77777777" w:rsidR="00D6312F" w:rsidRPr="00F33323" w:rsidRDefault="00D6312F" w:rsidP="00C124AE">
            <w:pPr>
              <w:pStyle w:val="ListParagraph"/>
              <w:numPr>
                <w:ilvl w:val="0"/>
                <w:numId w:val="24"/>
              </w:numPr>
              <w:ind w:left="610"/>
              <w:cnfStyle w:val="000000000000" w:firstRow="0" w:lastRow="0" w:firstColumn="0" w:lastColumn="0" w:oddVBand="0" w:evenVBand="0" w:oddHBand="0" w:evenHBand="0" w:firstRowFirstColumn="0" w:firstRowLastColumn="0" w:lastRowFirstColumn="0" w:lastRowLastColumn="0"/>
            </w:pPr>
            <w:r w:rsidRPr="00F33323">
              <w:t>Character Limit:</w:t>
            </w:r>
          </w:p>
          <w:p w14:paraId="68EE430E" w14:textId="77777777" w:rsidR="00D6312F" w:rsidRPr="00F33323" w:rsidRDefault="00D6312F" w:rsidP="00C124AE">
            <w:pPr>
              <w:pStyle w:val="ListParagraph"/>
              <w:numPr>
                <w:ilvl w:val="0"/>
                <w:numId w:val="24"/>
              </w:numPr>
              <w:ind w:left="610"/>
              <w:cnfStyle w:val="000000000000" w:firstRow="0" w:lastRow="0" w:firstColumn="0" w:lastColumn="0" w:oddVBand="0" w:evenVBand="0" w:oddHBand="0" w:evenHBand="0" w:firstRowFirstColumn="0" w:firstRowLastColumn="0" w:lastRowFirstColumn="0" w:lastRowLastColumn="0"/>
            </w:pPr>
            <w:r w:rsidRPr="00F33323">
              <w:t>Required:</w:t>
            </w:r>
            <w:r w:rsidR="00A25F76" w:rsidRPr="00F33323">
              <w:t xml:space="preserve"> Yes</w:t>
            </w:r>
          </w:p>
          <w:p w14:paraId="178F6713" w14:textId="02F1FE2B" w:rsidR="00D6312F" w:rsidRPr="00F33323" w:rsidRDefault="00D6312F" w:rsidP="00D6312F">
            <w:pPr>
              <w:pStyle w:val="ListParagraph"/>
              <w:numPr>
                <w:ilvl w:val="0"/>
                <w:numId w:val="24"/>
              </w:numPr>
              <w:ind w:left="610"/>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203" w:author="Michael Petite" w:date="2017-02-24T08:00:00Z">
              <w:r w:rsidR="000E327D" w:rsidRPr="00F33323" w:rsidDel="00111353">
                <w:delText>None</w:delText>
              </w:r>
            </w:del>
            <w:ins w:id="3204" w:author="Michael Petite" w:date="2017-02-24T08:00:00Z">
              <w:r w:rsidR="00111353">
                <w:t>Text must be present in this field</w:t>
              </w:r>
            </w:ins>
          </w:p>
          <w:p w14:paraId="73720875" w14:textId="77777777" w:rsidR="001A0BAD" w:rsidRPr="00F33323" w:rsidRDefault="001A0BAD" w:rsidP="00D6312F">
            <w:pPr>
              <w:pStyle w:val="ListParagraph"/>
              <w:numPr>
                <w:ilvl w:val="0"/>
                <w:numId w:val="24"/>
              </w:numPr>
              <w:ind w:left="610"/>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78BB786C" w14:textId="77777777" w:rsidR="00C124AE" w:rsidRPr="006239F1" w:rsidRDefault="00C124AE"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sidRPr="00A026C0">
              <w:rPr>
                <w:color w:val="000000" w:themeColor="text1"/>
              </w:rPr>
              <w:t>New</w:t>
            </w:r>
          </w:p>
        </w:tc>
      </w:tr>
      <w:tr w:rsidR="00C124AE" w:rsidRPr="006239F1" w14:paraId="7BC0B5AE" w14:textId="77777777" w:rsidTr="00C124A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0" w:type="dxa"/>
          </w:tcPr>
          <w:p w14:paraId="019B068C" w14:textId="77777777" w:rsidR="00C124AE" w:rsidRPr="006239F1" w:rsidRDefault="00C124AE" w:rsidP="00C124AE">
            <w:pPr>
              <w:rPr>
                <w:b w:val="0"/>
                <w:color w:val="000000" w:themeColor="text1"/>
              </w:rPr>
            </w:pPr>
            <w:r>
              <w:rPr>
                <w:b w:val="0"/>
                <w:color w:val="000000" w:themeColor="text1"/>
              </w:rPr>
              <w:t>Data Capture</w:t>
            </w:r>
          </w:p>
        </w:tc>
        <w:tc>
          <w:tcPr>
            <w:tcW w:w="1862" w:type="dxa"/>
          </w:tcPr>
          <w:p w14:paraId="3356CFAC" w14:textId="77777777" w:rsidR="00C124AE" w:rsidRPr="006239F1" w:rsidRDefault="00A25F76"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Does the gift have a Company or Product</w:t>
            </w:r>
            <w:r w:rsidR="00C124AE">
              <w:rPr>
                <w:color w:val="000000" w:themeColor="text1"/>
              </w:rPr>
              <w:t xml:space="preserve"> logo?</w:t>
            </w:r>
          </w:p>
        </w:tc>
        <w:tc>
          <w:tcPr>
            <w:tcW w:w="1862" w:type="dxa"/>
          </w:tcPr>
          <w:p w14:paraId="2469D6C6" w14:textId="77777777" w:rsidR="00C124AE" w:rsidRPr="006239F1" w:rsidRDefault="00C124A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t>
            </w:r>
            <w:r w:rsidR="00A25F76">
              <w:rPr>
                <w:color w:val="000000" w:themeColor="text1"/>
              </w:rPr>
              <w:t>w Field-  Does the gift have a C</w:t>
            </w:r>
            <w:r>
              <w:rPr>
                <w:color w:val="000000" w:themeColor="text1"/>
              </w:rPr>
              <w:t>ompany</w:t>
            </w:r>
            <w:r w:rsidR="00A25F76">
              <w:rPr>
                <w:color w:val="000000" w:themeColor="text1"/>
              </w:rPr>
              <w:t xml:space="preserve"> or Product</w:t>
            </w:r>
            <w:r>
              <w:rPr>
                <w:color w:val="000000" w:themeColor="text1"/>
              </w:rPr>
              <w:t xml:space="preserve"> logo?</w:t>
            </w:r>
          </w:p>
        </w:tc>
        <w:tc>
          <w:tcPr>
            <w:tcW w:w="2840" w:type="dxa"/>
          </w:tcPr>
          <w:p w14:paraId="0B612E61" w14:textId="77777777" w:rsidR="00C124AE" w:rsidRPr="00F33323" w:rsidRDefault="00C124AE" w:rsidP="00D6312F">
            <w:pPr>
              <w:pStyle w:val="ListParagraph"/>
              <w:numPr>
                <w:ilvl w:val="0"/>
                <w:numId w:val="24"/>
              </w:numPr>
              <w:ind w:left="591"/>
              <w:cnfStyle w:val="000000100000" w:firstRow="0" w:lastRow="0" w:firstColumn="0" w:lastColumn="0" w:oddVBand="0" w:evenVBand="0" w:oddHBand="1" w:evenHBand="0" w:firstRowFirstColumn="0" w:firstRowLastColumn="0" w:lastRowFirstColumn="0" w:lastRowLastColumn="0"/>
            </w:pPr>
            <w:r w:rsidRPr="00F33323">
              <w:t>Field Format: Yes/No radio button</w:t>
            </w:r>
          </w:p>
          <w:p w14:paraId="2A3D032A" w14:textId="77777777" w:rsidR="00D6312F" w:rsidRPr="00F33323" w:rsidRDefault="00D6312F" w:rsidP="00D6312F">
            <w:pPr>
              <w:pStyle w:val="ListParagraph"/>
              <w:numPr>
                <w:ilvl w:val="0"/>
                <w:numId w:val="24"/>
              </w:numPr>
              <w:ind w:left="591"/>
              <w:cnfStyle w:val="000000100000" w:firstRow="0" w:lastRow="0" w:firstColumn="0" w:lastColumn="0" w:oddVBand="0" w:evenVBand="0" w:oddHBand="1" w:evenHBand="0" w:firstRowFirstColumn="0" w:firstRowLastColumn="0" w:lastRowFirstColumn="0" w:lastRowLastColumn="0"/>
            </w:pPr>
            <w:r w:rsidRPr="00F33323">
              <w:t>Required:</w:t>
            </w:r>
            <w:r w:rsidR="00A25F76" w:rsidRPr="00F33323">
              <w:t xml:space="preserve"> Yes</w:t>
            </w:r>
          </w:p>
          <w:p w14:paraId="01AF1BC5" w14:textId="54A451AA" w:rsidR="001A0BAD" w:rsidRPr="00F33323" w:rsidRDefault="00D6312F" w:rsidP="001A0BAD">
            <w:pPr>
              <w:pStyle w:val="ListParagraph"/>
              <w:numPr>
                <w:ilvl w:val="0"/>
                <w:numId w:val="24"/>
              </w:numPr>
              <w:ind w:left="591"/>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05" w:author="Michael Petite" w:date="2017-02-24T08:00:00Z">
              <w:r w:rsidR="000E327D" w:rsidRPr="00F33323" w:rsidDel="00111353">
                <w:delText>None</w:delText>
              </w:r>
            </w:del>
            <w:ins w:id="3206" w:author="Michael Petite" w:date="2017-02-24T08:00:00Z">
              <w:r w:rsidR="00111353">
                <w:t>Yes or no must be selected</w:t>
              </w:r>
            </w:ins>
          </w:p>
        </w:tc>
        <w:tc>
          <w:tcPr>
            <w:tcW w:w="1456" w:type="dxa"/>
          </w:tcPr>
          <w:p w14:paraId="35C9048F" w14:textId="77777777" w:rsidR="00C124AE" w:rsidRPr="006239F1" w:rsidRDefault="00C124A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sidRPr="00A026C0">
              <w:rPr>
                <w:color w:val="000000" w:themeColor="text1"/>
              </w:rPr>
              <w:t>New</w:t>
            </w:r>
          </w:p>
        </w:tc>
      </w:tr>
      <w:tr w:rsidR="00A25F76" w:rsidRPr="006239F1" w14:paraId="77B36F06" w14:textId="77777777" w:rsidTr="00C124AE">
        <w:trPr>
          <w:trHeight w:val="436"/>
        </w:trPr>
        <w:tc>
          <w:tcPr>
            <w:cnfStyle w:val="001000000000" w:firstRow="0" w:lastRow="0" w:firstColumn="1" w:lastColumn="0" w:oddVBand="0" w:evenVBand="0" w:oddHBand="0" w:evenHBand="0" w:firstRowFirstColumn="0" w:firstRowLastColumn="0" w:lastRowFirstColumn="0" w:lastRowLastColumn="0"/>
            <w:tcW w:w="1330" w:type="dxa"/>
          </w:tcPr>
          <w:p w14:paraId="2B06D790" w14:textId="77777777" w:rsidR="00A25F76" w:rsidRDefault="00A25F76" w:rsidP="00C124AE">
            <w:pPr>
              <w:rPr>
                <w:b w:val="0"/>
                <w:color w:val="000000" w:themeColor="text1"/>
              </w:rPr>
            </w:pPr>
            <w:r>
              <w:rPr>
                <w:b w:val="0"/>
                <w:color w:val="000000" w:themeColor="text1"/>
              </w:rPr>
              <w:t>Data Capture</w:t>
            </w:r>
          </w:p>
        </w:tc>
        <w:tc>
          <w:tcPr>
            <w:tcW w:w="1862" w:type="dxa"/>
          </w:tcPr>
          <w:p w14:paraId="408872D3" w14:textId="77777777" w:rsidR="00A25F76" w:rsidRDefault="00A25F76"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Purpose of Gift</w:t>
            </w:r>
          </w:p>
        </w:tc>
        <w:tc>
          <w:tcPr>
            <w:tcW w:w="1862" w:type="dxa"/>
          </w:tcPr>
          <w:p w14:paraId="4DA9D561" w14:textId="77777777" w:rsidR="00A25F76" w:rsidRDefault="00A25F76"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Purpose of Gift</w:t>
            </w:r>
          </w:p>
        </w:tc>
        <w:tc>
          <w:tcPr>
            <w:tcW w:w="2840" w:type="dxa"/>
          </w:tcPr>
          <w:p w14:paraId="076BC415" w14:textId="77777777" w:rsidR="00A25F76" w:rsidRPr="00F33323" w:rsidRDefault="00A25F76" w:rsidP="00D6312F">
            <w:pPr>
              <w:pStyle w:val="ListParagraph"/>
              <w:numPr>
                <w:ilvl w:val="0"/>
                <w:numId w:val="24"/>
              </w:numPr>
              <w:ind w:left="591"/>
              <w:cnfStyle w:val="000000000000" w:firstRow="0" w:lastRow="0" w:firstColumn="0" w:lastColumn="0" w:oddVBand="0" w:evenVBand="0" w:oddHBand="0" w:evenHBand="0" w:firstRowFirstColumn="0" w:firstRowLastColumn="0" w:lastRowFirstColumn="0" w:lastRowLastColumn="0"/>
            </w:pPr>
            <w:r w:rsidRPr="00F33323">
              <w:t>Field Format: Free Textbox</w:t>
            </w:r>
          </w:p>
          <w:p w14:paraId="4C4E04F0" w14:textId="39A85B45" w:rsidR="00A25F76" w:rsidRDefault="00A25F76" w:rsidP="00D6312F">
            <w:pPr>
              <w:pStyle w:val="ListParagraph"/>
              <w:numPr>
                <w:ilvl w:val="0"/>
                <w:numId w:val="24"/>
              </w:numPr>
              <w:ind w:left="591"/>
              <w:cnfStyle w:val="000000000000" w:firstRow="0" w:lastRow="0" w:firstColumn="0" w:lastColumn="0" w:oddVBand="0" w:evenVBand="0" w:oddHBand="0" w:evenHBand="0" w:firstRowFirstColumn="0" w:firstRowLastColumn="0" w:lastRowFirstColumn="0" w:lastRowLastColumn="0"/>
              <w:rPr>
                <w:ins w:id="3207" w:author="Michael Petite" w:date="2017-02-24T08:00:00Z"/>
              </w:rPr>
            </w:pPr>
            <w:r w:rsidRPr="00F33323">
              <w:t>Required: Yes</w:t>
            </w:r>
          </w:p>
          <w:p w14:paraId="0AC23857" w14:textId="565B021C" w:rsidR="00111353" w:rsidRPr="00F33323" w:rsidRDefault="00111353" w:rsidP="00D6312F">
            <w:pPr>
              <w:pStyle w:val="ListParagraph"/>
              <w:numPr>
                <w:ilvl w:val="0"/>
                <w:numId w:val="24"/>
              </w:numPr>
              <w:ind w:left="591"/>
              <w:cnfStyle w:val="000000000000" w:firstRow="0" w:lastRow="0" w:firstColumn="0" w:lastColumn="0" w:oddVBand="0" w:evenVBand="0" w:oddHBand="0" w:evenHBand="0" w:firstRowFirstColumn="0" w:firstRowLastColumn="0" w:lastRowFirstColumn="0" w:lastRowLastColumn="0"/>
            </w:pPr>
            <w:ins w:id="3208" w:author="Michael Petite" w:date="2017-02-24T08:00:00Z">
              <w:r>
                <w:t>Validation: Text must be present in this field</w:t>
              </w:r>
            </w:ins>
          </w:p>
          <w:p w14:paraId="68204493" w14:textId="77777777" w:rsidR="001A0BAD" w:rsidRPr="00F33323" w:rsidRDefault="001A0BAD" w:rsidP="00D6312F">
            <w:pPr>
              <w:pStyle w:val="ListParagraph"/>
              <w:numPr>
                <w:ilvl w:val="0"/>
                <w:numId w:val="24"/>
              </w:numPr>
              <w:ind w:left="591"/>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38F3AFFE" w14:textId="77777777" w:rsidR="00A25F76" w:rsidRPr="00A026C0" w:rsidRDefault="00A25F76"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C124AE" w:rsidRPr="006239F1" w14:paraId="0F47AB73" w14:textId="77777777" w:rsidTr="00C124A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30" w:type="dxa"/>
          </w:tcPr>
          <w:p w14:paraId="39B72B85" w14:textId="77777777" w:rsidR="00C124AE" w:rsidRPr="006239F1" w:rsidRDefault="00C124AE" w:rsidP="00C124AE">
            <w:pPr>
              <w:rPr>
                <w:b w:val="0"/>
                <w:color w:val="000000" w:themeColor="text1"/>
              </w:rPr>
            </w:pPr>
            <w:r>
              <w:rPr>
                <w:b w:val="0"/>
                <w:color w:val="000000" w:themeColor="text1"/>
              </w:rPr>
              <w:t>Data Capture</w:t>
            </w:r>
          </w:p>
        </w:tc>
        <w:tc>
          <w:tcPr>
            <w:tcW w:w="1862" w:type="dxa"/>
          </w:tcPr>
          <w:p w14:paraId="430D6E59" w14:textId="77777777" w:rsidR="00C124AE" w:rsidRPr="006239F1" w:rsidRDefault="00C124A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Gift(s) value</w:t>
            </w:r>
          </w:p>
        </w:tc>
        <w:tc>
          <w:tcPr>
            <w:tcW w:w="1862" w:type="dxa"/>
          </w:tcPr>
          <w:p w14:paraId="754F2EC9" w14:textId="77777777" w:rsidR="00C124AE" w:rsidRPr="006239F1" w:rsidRDefault="00C124A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Gift(s) value</w:t>
            </w:r>
          </w:p>
        </w:tc>
        <w:tc>
          <w:tcPr>
            <w:tcW w:w="2840" w:type="dxa"/>
          </w:tcPr>
          <w:p w14:paraId="79C2C8C8" w14:textId="77777777" w:rsidR="00C124AE" w:rsidRPr="00F33323" w:rsidRDefault="00C124AE" w:rsidP="00D6312F">
            <w:pPr>
              <w:pStyle w:val="ListParagraph"/>
              <w:numPr>
                <w:ilvl w:val="0"/>
                <w:numId w:val="21"/>
              </w:numPr>
              <w:ind w:left="591"/>
              <w:cnfStyle w:val="000000100000" w:firstRow="0" w:lastRow="0" w:firstColumn="0" w:lastColumn="0" w:oddVBand="0" w:evenVBand="0" w:oddHBand="1" w:evenHBand="0" w:firstRowFirstColumn="0" w:firstRowLastColumn="0" w:lastRowFirstColumn="0" w:lastRowLastColumn="0"/>
            </w:pPr>
            <w:r w:rsidRPr="00F33323">
              <w:t xml:space="preserve">Field Format: Numeric text box </w:t>
            </w:r>
          </w:p>
          <w:p w14:paraId="409D92EC" w14:textId="77777777" w:rsidR="00576502" w:rsidRPr="00F33323" w:rsidRDefault="00576502" w:rsidP="00D6312F">
            <w:pPr>
              <w:pStyle w:val="ListParagraph"/>
              <w:numPr>
                <w:ilvl w:val="0"/>
                <w:numId w:val="21"/>
              </w:numPr>
              <w:ind w:left="591"/>
              <w:cnfStyle w:val="000000100000" w:firstRow="0" w:lastRow="0" w:firstColumn="0" w:lastColumn="0" w:oddVBand="0" w:evenVBand="0" w:oddHBand="1" w:evenHBand="0" w:firstRowFirstColumn="0" w:firstRowLastColumn="0" w:lastRowFirstColumn="0" w:lastRowLastColumn="0"/>
            </w:pPr>
            <w:r w:rsidRPr="00F33323">
              <w:t>Character Limit:</w:t>
            </w:r>
          </w:p>
          <w:p w14:paraId="781A41B8" w14:textId="77777777" w:rsidR="00D6312F" w:rsidRPr="00F33323" w:rsidRDefault="00D6312F" w:rsidP="00D6312F">
            <w:pPr>
              <w:pStyle w:val="ListParagraph"/>
              <w:numPr>
                <w:ilvl w:val="0"/>
                <w:numId w:val="21"/>
              </w:numPr>
              <w:ind w:left="591"/>
              <w:cnfStyle w:val="000000100000" w:firstRow="0" w:lastRow="0" w:firstColumn="0" w:lastColumn="0" w:oddVBand="0" w:evenVBand="0" w:oddHBand="1" w:evenHBand="0" w:firstRowFirstColumn="0" w:firstRowLastColumn="0" w:lastRowFirstColumn="0" w:lastRowLastColumn="0"/>
            </w:pPr>
            <w:r w:rsidRPr="00F33323">
              <w:t>Required:</w:t>
            </w:r>
            <w:r w:rsidR="00A25F76" w:rsidRPr="00F33323">
              <w:t xml:space="preserve"> Yes</w:t>
            </w:r>
          </w:p>
          <w:p w14:paraId="225835D1" w14:textId="714180A7" w:rsidR="00D6312F" w:rsidRPr="00F33323" w:rsidRDefault="00D6312F" w:rsidP="00D6312F">
            <w:pPr>
              <w:pStyle w:val="ListParagraph"/>
              <w:numPr>
                <w:ilvl w:val="0"/>
                <w:numId w:val="21"/>
              </w:numPr>
              <w:ind w:left="591"/>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09" w:author="Michael Petite" w:date="2017-02-24T08:00:00Z">
              <w:r w:rsidR="000E327D" w:rsidRPr="00F33323" w:rsidDel="00111353">
                <w:delText>None</w:delText>
              </w:r>
            </w:del>
            <w:ins w:id="3210" w:author="Michael Petite" w:date="2017-02-24T08:00:00Z">
              <w:r w:rsidR="00111353">
                <w:t>A number must be present in this field</w:t>
              </w:r>
            </w:ins>
          </w:p>
          <w:p w14:paraId="2D156413" w14:textId="77777777" w:rsidR="001A0BAD" w:rsidRPr="00F33323" w:rsidRDefault="001A0BAD" w:rsidP="00D6312F">
            <w:pPr>
              <w:pStyle w:val="ListParagraph"/>
              <w:numPr>
                <w:ilvl w:val="0"/>
                <w:numId w:val="21"/>
              </w:numPr>
              <w:ind w:left="591"/>
              <w:cnfStyle w:val="000000100000" w:firstRow="0" w:lastRow="0" w:firstColumn="0" w:lastColumn="0" w:oddVBand="0" w:evenVBand="0" w:oddHBand="1" w:evenHBand="0" w:firstRowFirstColumn="0" w:firstRowLastColumn="0" w:lastRowFirstColumn="0" w:lastRowLastColumn="0"/>
            </w:pPr>
            <w:r w:rsidRPr="00F33323">
              <w:t>Field length: 20 characters</w:t>
            </w:r>
          </w:p>
        </w:tc>
        <w:tc>
          <w:tcPr>
            <w:tcW w:w="1456" w:type="dxa"/>
          </w:tcPr>
          <w:p w14:paraId="28ACFBE1" w14:textId="77777777" w:rsidR="00C124AE" w:rsidRPr="006239F1" w:rsidRDefault="00C124A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sidRPr="00A026C0">
              <w:rPr>
                <w:color w:val="000000" w:themeColor="text1"/>
              </w:rPr>
              <w:t>New</w:t>
            </w:r>
          </w:p>
        </w:tc>
      </w:tr>
      <w:tr w:rsidR="00C124AE" w:rsidRPr="006239F1" w14:paraId="1DC97E63" w14:textId="77777777" w:rsidTr="00C124AE">
        <w:trPr>
          <w:trHeight w:val="436"/>
        </w:trPr>
        <w:tc>
          <w:tcPr>
            <w:cnfStyle w:val="001000000000" w:firstRow="0" w:lastRow="0" w:firstColumn="1" w:lastColumn="0" w:oddVBand="0" w:evenVBand="0" w:oddHBand="0" w:evenHBand="0" w:firstRowFirstColumn="0" w:firstRowLastColumn="0" w:lastRowFirstColumn="0" w:lastRowLastColumn="0"/>
            <w:tcW w:w="1330" w:type="dxa"/>
          </w:tcPr>
          <w:p w14:paraId="4B8923E8" w14:textId="77777777" w:rsidR="00C124AE" w:rsidRPr="006239F1" w:rsidRDefault="00C124AE" w:rsidP="00C124AE">
            <w:pPr>
              <w:rPr>
                <w:b w:val="0"/>
                <w:color w:val="000000" w:themeColor="text1"/>
              </w:rPr>
            </w:pPr>
            <w:r>
              <w:rPr>
                <w:b w:val="0"/>
                <w:color w:val="000000" w:themeColor="text1"/>
              </w:rPr>
              <w:t>Data Capture</w:t>
            </w:r>
          </w:p>
        </w:tc>
        <w:tc>
          <w:tcPr>
            <w:tcW w:w="1862" w:type="dxa"/>
          </w:tcPr>
          <w:p w14:paraId="67335FE8" w14:textId="77777777" w:rsidR="00C124AE" w:rsidRPr="006239F1" w:rsidRDefault="00C124AE"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Currency</w:t>
            </w:r>
          </w:p>
        </w:tc>
        <w:tc>
          <w:tcPr>
            <w:tcW w:w="1862" w:type="dxa"/>
          </w:tcPr>
          <w:p w14:paraId="38F34550" w14:textId="77777777" w:rsidR="00C124AE" w:rsidRPr="006239F1" w:rsidRDefault="00C124AE"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Currency</w:t>
            </w:r>
          </w:p>
        </w:tc>
        <w:tc>
          <w:tcPr>
            <w:tcW w:w="2840" w:type="dxa"/>
          </w:tcPr>
          <w:p w14:paraId="67B6D578" w14:textId="77777777" w:rsidR="00C124AE" w:rsidRPr="00F33323" w:rsidRDefault="00C124AE" w:rsidP="00C124AE">
            <w:pPr>
              <w:pStyle w:val="ListParagraph"/>
              <w:numPr>
                <w:ilvl w:val="0"/>
                <w:numId w:val="24"/>
              </w:numPr>
              <w:ind w:left="610"/>
              <w:cnfStyle w:val="000000000000" w:firstRow="0" w:lastRow="0" w:firstColumn="0" w:lastColumn="0" w:oddVBand="0" w:evenVBand="0" w:oddHBand="0" w:evenHBand="0" w:firstRowFirstColumn="0" w:firstRowLastColumn="0" w:lastRowFirstColumn="0" w:lastRowLastColumn="0"/>
            </w:pPr>
            <w:r w:rsidRPr="00F33323">
              <w:t>Field Format: Drop down of supported currencies</w:t>
            </w:r>
          </w:p>
          <w:p w14:paraId="6C283A67" w14:textId="77777777" w:rsidR="00576502" w:rsidRPr="00F33323" w:rsidRDefault="00576502" w:rsidP="00C124AE">
            <w:pPr>
              <w:pStyle w:val="ListParagraph"/>
              <w:numPr>
                <w:ilvl w:val="0"/>
                <w:numId w:val="24"/>
              </w:numPr>
              <w:ind w:left="610"/>
              <w:cnfStyle w:val="000000000000" w:firstRow="0" w:lastRow="0" w:firstColumn="0" w:lastColumn="0" w:oddVBand="0" w:evenVBand="0" w:oddHBand="0" w:evenHBand="0" w:firstRowFirstColumn="0" w:firstRowLastColumn="0" w:lastRowFirstColumn="0" w:lastRowLastColumn="0"/>
            </w:pPr>
            <w:r w:rsidRPr="00F33323">
              <w:t xml:space="preserve">Required: </w:t>
            </w:r>
            <w:r w:rsidR="00A25F76" w:rsidRPr="00F33323">
              <w:t xml:space="preserve"> Yes</w:t>
            </w:r>
          </w:p>
          <w:p w14:paraId="5E556B24" w14:textId="6F19B240" w:rsidR="00576502" w:rsidRPr="00F33323" w:rsidRDefault="00576502" w:rsidP="00C124AE">
            <w:pPr>
              <w:pStyle w:val="ListParagraph"/>
              <w:numPr>
                <w:ilvl w:val="0"/>
                <w:numId w:val="24"/>
              </w:numPr>
              <w:ind w:left="610"/>
              <w:cnfStyle w:val="000000000000" w:firstRow="0" w:lastRow="0" w:firstColumn="0" w:lastColumn="0" w:oddVBand="0" w:evenVBand="0" w:oddHBand="0" w:evenHBand="0" w:firstRowFirstColumn="0" w:firstRowLastColumn="0" w:lastRowFirstColumn="0" w:lastRowLastColumn="0"/>
            </w:pPr>
            <w:r w:rsidRPr="00F33323">
              <w:lastRenderedPageBreak/>
              <w:t>Validation:</w:t>
            </w:r>
            <w:r w:rsidR="000E327D" w:rsidRPr="00F33323">
              <w:t xml:space="preserve"> </w:t>
            </w:r>
            <w:del w:id="3211" w:author="Michael Petite" w:date="2017-02-24T08:01:00Z">
              <w:r w:rsidR="000E327D" w:rsidRPr="00F33323" w:rsidDel="00111353">
                <w:delText>None</w:delText>
              </w:r>
            </w:del>
            <w:ins w:id="3212" w:author="Michael Petite" w:date="2017-02-24T08:01:00Z">
              <w:r w:rsidR="00111353">
                <w:t>Aa non-blank option must be selected</w:t>
              </w:r>
            </w:ins>
          </w:p>
        </w:tc>
        <w:tc>
          <w:tcPr>
            <w:tcW w:w="1456" w:type="dxa"/>
          </w:tcPr>
          <w:p w14:paraId="0DFC294F" w14:textId="77777777" w:rsidR="00C124AE" w:rsidRPr="006239F1" w:rsidRDefault="00C124AE"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sidRPr="00A026C0">
              <w:rPr>
                <w:color w:val="000000" w:themeColor="text1"/>
              </w:rPr>
              <w:lastRenderedPageBreak/>
              <w:t>New</w:t>
            </w:r>
          </w:p>
        </w:tc>
      </w:tr>
    </w:tbl>
    <w:p w14:paraId="560268C4" w14:textId="77777777" w:rsidR="001750D9" w:rsidRPr="001750D9" w:rsidRDefault="001750D9" w:rsidP="001750D9"/>
    <w:p w14:paraId="357A0803" w14:textId="77777777" w:rsidR="001750D9" w:rsidRDefault="001750D9" w:rsidP="00BC72E3">
      <w:pPr>
        <w:pStyle w:val="Heading5"/>
      </w:pPr>
      <w:bookmarkStart w:id="3213" w:name="_Toc475949458"/>
      <w:r>
        <w:t>Technical Specification Changes</w:t>
      </w:r>
      <w:bookmarkEnd w:id="3213"/>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1750D9" w:rsidRPr="00612C84" w14:paraId="45B62E5C" w14:textId="77777777" w:rsidTr="003F0B9C">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259228A4" w14:textId="77777777" w:rsidR="001750D9" w:rsidRDefault="001750D9" w:rsidP="003F0B9C">
            <w:pPr>
              <w:jc w:val="center"/>
              <w:rPr>
                <w:sz w:val="18"/>
                <w:szCs w:val="28"/>
              </w:rPr>
            </w:pPr>
            <w:r>
              <w:rPr>
                <w:sz w:val="18"/>
                <w:szCs w:val="28"/>
              </w:rPr>
              <w:t>BR ID</w:t>
            </w:r>
          </w:p>
        </w:tc>
        <w:tc>
          <w:tcPr>
            <w:tcW w:w="1929" w:type="dxa"/>
            <w:shd w:val="clear" w:color="auto" w:fill="367CC1"/>
            <w:vAlign w:val="center"/>
          </w:tcPr>
          <w:p w14:paraId="732DF557"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4529FBAC" w14:textId="77777777" w:rsidR="001750D9"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76A8D311"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1750D9" w:rsidRPr="006B3718" w14:paraId="2B7EF2BA" w14:textId="77777777" w:rsidTr="003F0B9C">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791D4A92" w14:textId="77777777" w:rsidR="001750D9" w:rsidRDefault="001750D9" w:rsidP="003F0B9C">
            <w:pPr>
              <w:rPr>
                <w:color w:val="FF0000"/>
              </w:rPr>
            </w:pPr>
          </w:p>
        </w:tc>
        <w:tc>
          <w:tcPr>
            <w:tcW w:w="1929" w:type="dxa"/>
          </w:tcPr>
          <w:p w14:paraId="73C2CA5B"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12DA0710"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514DA9FB"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r>
    </w:tbl>
    <w:p w14:paraId="40329CAB" w14:textId="77777777" w:rsidR="001750D9" w:rsidRPr="001750D9" w:rsidRDefault="001750D9" w:rsidP="001750D9"/>
    <w:p w14:paraId="70B11074" w14:textId="77777777" w:rsidR="001750D9" w:rsidRDefault="001750D9" w:rsidP="00BC72E3">
      <w:pPr>
        <w:pStyle w:val="Heading4"/>
        <w:numPr>
          <w:ilvl w:val="2"/>
          <w:numId w:val="2"/>
        </w:numPr>
      </w:pPr>
      <w:bookmarkStart w:id="3214" w:name="_Toc475949459"/>
      <w:r>
        <w:t>Wireframes</w:t>
      </w:r>
      <w:bookmarkEnd w:id="3214"/>
    </w:p>
    <w:p w14:paraId="53D12528" w14:textId="77777777" w:rsidR="00F11FC0" w:rsidRPr="00F11FC0" w:rsidRDefault="00F11FC0" w:rsidP="00F11FC0">
      <w:r>
        <w:rPr>
          <w:noProof/>
        </w:rPr>
        <w:drawing>
          <wp:inline distT="0" distB="0" distL="0" distR="0" wp14:anchorId="21DD74C4" wp14:editId="47D5407F">
            <wp:extent cx="5943600" cy="49060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ems_Gifts_Wireframe_1.png"/>
                    <pic:cNvPicPr/>
                  </pic:nvPicPr>
                  <pic:blipFill>
                    <a:blip r:embed="rId24"/>
                    <a:stretch>
                      <a:fillRect/>
                    </a:stretch>
                  </pic:blipFill>
                  <pic:spPr>
                    <a:xfrm>
                      <a:off x="0" y="0"/>
                      <a:ext cx="5943600" cy="4906010"/>
                    </a:xfrm>
                    <a:prstGeom prst="rect">
                      <a:avLst/>
                    </a:prstGeom>
                  </pic:spPr>
                </pic:pic>
              </a:graphicData>
            </a:graphic>
          </wp:inline>
        </w:drawing>
      </w:r>
    </w:p>
    <w:p w14:paraId="198B427B" w14:textId="77777777" w:rsidR="0042713D" w:rsidRDefault="001750D9" w:rsidP="004A46CC">
      <w:pPr>
        <w:pStyle w:val="Heading3"/>
      </w:pPr>
      <w:bookmarkStart w:id="3215" w:name="_Toc475949460"/>
      <w:r>
        <w:lastRenderedPageBreak/>
        <w:t>Activity Category- Hospitality Activity</w:t>
      </w:r>
      <w:bookmarkEnd w:id="3215"/>
    </w:p>
    <w:p w14:paraId="0E821F16" w14:textId="1ACDDAF2" w:rsidR="0042713D" w:rsidRPr="0042713D" w:rsidRDefault="001750D9" w:rsidP="0042713D">
      <w:pPr>
        <w:pStyle w:val="Heading4"/>
        <w:numPr>
          <w:ilvl w:val="2"/>
          <w:numId w:val="2"/>
        </w:numPr>
      </w:pPr>
      <w:bookmarkStart w:id="3216" w:name="_Toc475949461"/>
      <w:r>
        <w:t>Business Requirements Changes</w:t>
      </w:r>
      <w:bookmarkEnd w:id="3216"/>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1750D9" w:rsidRPr="00612C84" w14:paraId="6723084F" w14:textId="77777777" w:rsidTr="003F0B9C">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30EF3D86" w14:textId="77777777" w:rsidR="001750D9" w:rsidRPr="00612C84" w:rsidRDefault="001750D9" w:rsidP="003F0B9C">
            <w:pPr>
              <w:jc w:val="center"/>
              <w:rPr>
                <w:sz w:val="18"/>
                <w:szCs w:val="28"/>
              </w:rPr>
            </w:pPr>
            <w:r>
              <w:rPr>
                <w:sz w:val="18"/>
                <w:szCs w:val="28"/>
              </w:rPr>
              <w:t>Original BR ID</w:t>
            </w:r>
          </w:p>
        </w:tc>
        <w:tc>
          <w:tcPr>
            <w:tcW w:w="7200" w:type="dxa"/>
            <w:shd w:val="clear" w:color="auto" w:fill="367CC1"/>
            <w:vAlign w:val="center"/>
          </w:tcPr>
          <w:p w14:paraId="65180FCD"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587E71" w:rsidRPr="00B66624" w14:paraId="5ADF5E46" w14:textId="77777777" w:rsidTr="003F0B9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6029A90" w14:textId="77777777" w:rsidR="00587E71" w:rsidRPr="00B66624" w:rsidRDefault="00587E71" w:rsidP="00587E71">
            <w:pPr>
              <w:rPr>
                <w:color w:val="000000" w:themeColor="text1"/>
              </w:rPr>
            </w:pPr>
            <w:r>
              <w:rPr>
                <w:color w:val="000000" w:themeColor="text1"/>
              </w:rPr>
              <w:t>BR-HOS</w:t>
            </w:r>
            <w:r w:rsidRPr="00B66624">
              <w:rPr>
                <w:color w:val="000000" w:themeColor="text1"/>
              </w:rPr>
              <w:t>-001</w:t>
            </w:r>
          </w:p>
        </w:tc>
        <w:tc>
          <w:tcPr>
            <w:tcW w:w="7200" w:type="dxa"/>
          </w:tcPr>
          <w:p w14:paraId="6CF0544F" w14:textId="77777777" w:rsidR="00587E71" w:rsidRPr="00B66624" w:rsidRDefault="00587E71" w:rsidP="00587E71">
            <w:pPr>
              <w:cnfStyle w:val="000000100000" w:firstRow="0" w:lastRow="0" w:firstColumn="0" w:lastColumn="0" w:oddVBand="0" w:evenVBand="0" w:oddHBand="1" w:evenHBand="0" w:firstRowFirstColumn="0" w:firstRowLastColumn="0" w:lastRowFirstColumn="0" w:lastRowLastColumn="0"/>
              <w:rPr>
                <w:color w:val="000000" w:themeColor="text1"/>
              </w:rPr>
            </w:pPr>
            <w:r w:rsidRPr="00B66624">
              <w:rPr>
                <w:color w:val="000000" w:themeColor="text1"/>
              </w:rPr>
              <w:t xml:space="preserve">The request will follow the base grants and donations workflow </w:t>
            </w:r>
          </w:p>
        </w:tc>
      </w:tr>
      <w:tr w:rsidR="00587E71" w:rsidRPr="00B66624" w14:paraId="705D933C" w14:textId="77777777" w:rsidTr="003F0B9C">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6307BC5" w14:textId="77777777" w:rsidR="00587E71" w:rsidRPr="00B66624" w:rsidRDefault="00587E71" w:rsidP="00587E71">
            <w:pPr>
              <w:rPr>
                <w:color w:val="000000" w:themeColor="text1"/>
              </w:rPr>
            </w:pPr>
            <w:r>
              <w:rPr>
                <w:color w:val="000000" w:themeColor="text1"/>
              </w:rPr>
              <w:t>BR-HOS</w:t>
            </w:r>
            <w:r w:rsidRPr="00B66624">
              <w:rPr>
                <w:color w:val="000000" w:themeColor="text1"/>
              </w:rPr>
              <w:t>-002</w:t>
            </w:r>
          </w:p>
        </w:tc>
        <w:tc>
          <w:tcPr>
            <w:tcW w:w="7200" w:type="dxa"/>
          </w:tcPr>
          <w:p w14:paraId="4D091453" w14:textId="77777777" w:rsidR="00587E71" w:rsidRPr="00B66624" w:rsidRDefault="00587E71" w:rsidP="00587E71">
            <w:pPr>
              <w:cnfStyle w:val="000000000000" w:firstRow="0" w:lastRow="0" w:firstColumn="0" w:lastColumn="0" w:oddVBand="0" w:evenVBand="0" w:oddHBand="0" w:evenHBand="0" w:firstRowFirstColumn="0" w:firstRowLastColumn="0" w:lastRowFirstColumn="0" w:lastRowLastColumn="0"/>
              <w:rPr>
                <w:color w:val="000000" w:themeColor="text1"/>
              </w:rPr>
            </w:pPr>
            <w:r w:rsidRPr="00B66624">
              <w:rPr>
                <w:color w:val="000000" w:themeColor="text1"/>
              </w:rPr>
              <w:t>The customizations should be added to the base grants and donations request -</w:t>
            </w:r>
            <w:r>
              <w:rPr>
                <w:color w:val="000000" w:themeColor="text1"/>
              </w:rPr>
              <w:t xml:space="preserve"> activity category form</w:t>
            </w:r>
          </w:p>
        </w:tc>
      </w:tr>
    </w:tbl>
    <w:p w14:paraId="50E651E4" w14:textId="77777777" w:rsidR="001750D9" w:rsidRPr="001750D9" w:rsidRDefault="001750D9" w:rsidP="001750D9"/>
    <w:p w14:paraId="2EE083A7" w14:textId="77777777" w:rsidR="0042713D" w:rsidRPr="0042713D" w:rsidRDefault="001750D9" w:rsidP="0042713D">
      <w:pPr>
        <w:pStyle w:val="Heading4"/>
        <w:numPr>
          <w:ilvl w:val="2"/>
          <w:numId w:val="2"/>
        </w:numPr>
      </w:pPr>
      <w:bookmarkStart w:id="3217" w:name="_Toc475949462"/>
      <w:r>
        <w:t>Technical Customizations</w:t>
      </w:r>
      <w:bookmarkEnd w:id="3217"/>
    </w:p>
    <w:p w14:paraId="76275FC0" w14:textId="77777777" w:rsidR="001750D9" w:rsidRDefault="001750D9" w:rsidP="0042713D">
      <w:pPr>
        <w:pStyle w:val="Heading5"/>
      </w:pPr>
      <w:bookmarkStart w:id="3218" w:name="_Toc475949463"/>
      <w:r>
        <w:t>Page Level Customizations</w:t>
      </w:r>
      <w:bookmarkEnd w:id="3218"/>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74"/>
        <w:gridCol w:w="1984"/>
        <w:gridCol w:w="2051"/>
        <w:gridCol w:w="2685"/>
        <w:gridCol w:w="1456"/>
      </w:tblGrid>
      <w:tr w:rsidR="001750D9" w14:paraId="13431A38" w14:textId="77777777" w:rsidTr="003D157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74" w:type="dxa"/>
            <w:shd w:val="clear" w:color="auto" w:fill="367CC1"/>
            <w:vAlign w:val="center"/>
          </w:tcPr>
          <w:p w14:paraId="5F9150E5" w14:textId="77777777" w:rsidR="001750D9" w:rsidRPr="00612C84" w:rsidRDefault="001750D9" w:rsidP="003F0B9C">
            <w:pPr>
              <w:rPr>
                <w:sz w:val="18"/>
                <w:szCs w:val="28"/>
              </w:rPr>
            </w:pPr>
            <w:r>
              <w:rPr>
                <w:sz w:val="18"/>
                <w:szCs w:val="28"/>
              </w:rPr>
              <w:t>Attribute Type</w:t>
            </w:r>
          </w:p>
        </w:tc>
        <w:tc>
          <w:tcPr>
            <w:tcW w:w="1984" w:type="dxa"/>
            <w:shd w:val="clear" w:color="auto" w:fill="367CC1"/>
            <w:vAlign w:val="center"/>
          </w:tcPr>
          <w:p w14:paraId="64D93CAD"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2051" w:type="dxa"/>
            <w:shd w:val="clear" w:color="auto" w:fill="367CC1"/>
            <w:vAlign w:val="center"/>
          </w:tcPr>
          <w:p w14:paraId="7CF9B0BB"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2685" w:type="dxa"/>
            <w:shd w:val="clear" w:color="auto" w:fill="367CC1"/>
            <w:vAlign w:val="center"/>
          </w:tcPr>
          <w:p w14:paraId="11FDE7C1"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54B0874B" w14:textId="77777777" w:rsidR="001750D9"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1750D9" w:rsidRPr="006239F1" w14:paraId="64D85A46" w14:textId="77777777" w:rsidTr="003D157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74" w:type="dxa"/>
          </w:tcPr>
          <w:p w14:paraId="1051A53F" w14:textId="77777777" w:rsidR="001750D9" w:rsidRPr="006239F1" w:rsidRDefault="00C124AE" w:rsidP="003F0B9C">
            <w:pPr>
              <w:rPr>
                <w:b w:val="0"/>
                <w:color w:val="000000" w:themeColor="text1"/>
              </w:rPr>
            </w:pPr>
            <w:r>
              <w:rPr>
                <w:b w:val="0"/>
                <w:color w:val="000000" w:themeColor="text1"/>
              </w:rPr>
              <w:t>Data Capture</w:t>
            </w:r>
          </w:p>
        </w:tc>
        <w:tc>
          <w:tcPr>
            <w:tcW w:w="1984" w:type="dxa"/>
          </w:tcPr>
          <w:p w14:paraId="273D1FA1" w14:textId="77777777" w:rsidR="001750D9" w:rsidRPr="006239F1" w:rsidRDefault="00A25F76"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Estimated Number of Attendees</w:t>
            </w:r>
          </w:p>
        </w:tc>
        <w:tc>
          <w:tcPr>
            <w:tcW w:w="2051" w:type="dxa"/>
          </w:tcPr>
          <w:p w14:paraId="6EF330BD" w14:textId="77777777" w:rsidR="001750D9" w:rsidRPr="006239F1" w:rsidRDefault="00C124AE"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Add New Field-  </w:t>
            </w:r>
            <w:r w:rsidR="00A25F76">
              <w:rPr>
                <w:color w:val="000000" w:themeColor="text1"/>
              </w:rPr>
              <w:t>Estimated Number of Attendees</w:t>
            </w:r>
          </w:p>
        </w:tc>
        <w:tc>
          <w:tcPr>
            <w:tcW w:w="2685" w:type="dxa"/>
          </w:tcPr>
          <w:p w14:paraId="02A1A6EB" w14:textId="77777777" w:rsidR="001750D9" w:rsidRPr="00F33323" w:rsidRDefault="00C124AE" w:rsidP="00C124AE">
            <w:pPr>
              <w:pStyle w:val="ListParagraph"/>
              <w:numPr>
                <w:ilvl w:val="0"/>
                <w:numId w:val="24"/>
              </w:numPr>
              <w:ind w:left="740"/>
              <w:cnfStyle w:val="000000100000" w:firstRow="0" w:lastRow="0" w:firstColumn="0" w:lastColumn="0" w:oddVBand="0" w:evenVBand="0" w:oddHBand="1" w:evenHBand="0" w:firstRowFirstColumn="0" w:firstRowLastColumn="0" w:lastRowFirstColumn="0" w:lastRowLastColumn="0"/>
            </w:pPr>
            <w:r w:rsidRPr="00F33323">
              <w:t xml:space="preserve">Field Format: </w:t>
            </w:r>
            <w:r w:rsidR="00A25F76" w:rsidRPr="00F33323">
              <w:t>Numeric Text Box</w:t>
            </w:r>
          </w:p>
          <w:p w14:paraId="0E8D3A59" w14:textId="77777777" w:rsidR="00576502" w:rsidRPr="00F33323" w:rsidRDefault="00576502" w:rsidP="00C124AE">
            <w:pPr>
              <w:pStyle w:val="ListParagraph"/>
              <w:numPr>
                <w:ilvl w:val="0"/>
                <w:numId w:val="24"/>
              </w:numPr>
              <w:ind w:left="740"/>
              <w:cnfStyle w:val="000000100000" w:firstRow="0" w:lastRow="0" w:firstColumn="0" w:lastColumn="0" w:oddVBand="0" w:evenVBand="0" w:oddHBand="1" w:evenHBand="0" w:firstRowFirstColumn="0" w:firstRowLastColumn="0" w:lastRowFirstColumn="0" w:lastRowLastColumn="0"/>
            </w:pPr>
            <w:r w:rsidRPr="00F33323">
              <w:t>Character Limit:</w:t>
            </w:r>
          </w:p>
          <w:p w14:paraId="5B042BEB" w14:textId="77777777" w:rsidR="00925EDF" w:rsidRPr="00F33323" w:rsidRDefault="00925EDF" w:rsidP="00C124AE">
            <w:pPr>
              <w:pStyle w:val="ListParagraph"/>
              <w:numPr>
                <w:ilvl w:val="0"/>
                <w:numId w:val="24"/>
              </w:numPr>
              <w:ind w:left="740"/>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4A15C112" w14:textId="300C9C83" w:rsidR="00576502" w:rsidRPr="00F33323" w:rsidRDefault="00576502" w:rsidP="00C124AE">
            <w:pPr>
              <w:pStyle w:val="ListParagraph"/>
              <w:numPr>
                <w:ilvl w:val="0"/>
                <w:numId w:val="24"/>
              </w:numPr>
              <w:ind w:left="740"/>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19" w:author="Michael Petite" w:date="2017-02-24T09:18:00Z">
              <w:r w:rsidR="000E327D" w:rsidRPr="00F33323" w:rsidDel="00EC0998">
                <w:delText>None</w:delText>
              </w:r>
            </w:del>
            <w:ins w:id="3220" w:author="Michael Petite" w:date="2017-02-24T09:18:00Z">
              <w:r w:rsidR="00EC0998">
                <w:t>Text must be present in this field</w:t>
              </w:r>
            </w:ins>
          </w:p>
          <w:p w14:paraId="3F9C9C31" w14:textId="77777777" w:rsidR="00165CD9" w:rsidRPr="00F33323" w:rsidRDefault="00165CD9" w:rsidP="00C124AE">
            <w:pPr>
              <w:pStyle w:val="ListParagraph"/>
              <w:numPr>
                <w:ilvl w:val="0"/>
                <w:numId w:val="24"/>
              </w:numPr>
              <w:ind w:left="740"/>
              <w:cnfStyle w:val="000000100000" w:firstRow="0" w:lastRow="0" w:firstColumn="0" w:lastColumn="0" w:oddVBand="0" w:evenVBand="0" w:oddHBand="1" w:evenHBand="0" w:firstRowFirstColumn="0" w:firstRowLastColumn="0" w:lastRowFirstColumn="0" w:lastRowLastColumn="0"/>
            </w:pPr>
            <w:r w:rsidRPr="00F33323">
              <w:t>Field length: 5 characters</w:t>
            </w:r>
          </w:p>
        </w:tc>
        <w:tc>
          <w:tcPr>
            <w:tcW w:w="1456" w:type="dxa"/>
            <w:vAlign w:val="center"/>
          </w:tcPr>
          <w:p w14:paraId="7620D6AB" w14:textId="77777777" w:rsidR="001750D9" w:rsidRPr="006239F1" w:rsidRDefault="00C124AE"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A25F76" w:rsidRPr="006239F1" w14:paraId="7AFCB23C" w14:textId="77777777" w:rsidTr="003D157C">
        <w:trPr>
          <w:trHeight w:val="436"/>
        </w:trPr>
        <w:tc>
          <w:tcPr>
            <w:cnfStyle w:val="001000000000" w:firstRow="0" w:lastRow="0" w:firstColumn="1" w:lastColumn="0" w:oddVBand="0" w:evenVBand="0" w:oddHBand="0" w:evenHBand="0" w:firstRowFirstColumn="0" w:firstRowLastColumn="0" w:lastRowFirstColumn="0" w:lastRowLastColumn="0"/>
            <w:tcW w:w="1174" w:type="dxa"/>
          </w:tcPr>
          <w:p w14:paraId="5B0C2EE2" w14:textId="77777777" w:rsidR="00A25F76" w:rsidRDefault="00EF3829" w:rsidP="003F0B9C">
            <w:pPr>
              <w:rPr>
                <w:b w:val="0"/>
                <w:color w:val="000000" w:themeColor="text1"/>
              </w:rPr>
            </w:pPr>
            <w:r>
              <w:rPr>
                <w:b w:val="0"/>
                <w:color w:val="000000" w:themeColor="text1"/>
              </w:rPr>
              <w:t>Data Capture</w:t>
            </w:r>
          </w:p>
        </w:tc>
        <w:tc>
          <w:tcPr>
            <w:tcW w:w="1984" w:type="dxa"/>
          </w:tcPr>
          <w:p w14:paraId="7D6F6CD0" w14:textId="77777777" w:rsidR="00A25F76" w:rsidRDefault="00EF3829" w:rsidP="003F0B9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How many Teva Employees?</w:t>
            </w:r>
          </w:p>
        </w:tc>
        <w:tc>
          <w:tcPr>
            <w:tcW w:w="2051" w:type="dxa"/>
          </w:tcPr>
          <w:p w14:paraId="36AE6A2A" w14:textId="77777777" w:rsidR="00A25F76" w:rsidRDefault="00EF3829" w:rsidP="003F0B9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How many Teva Employees?</w:t>
            </w:r>
          </w:p>
        </w:tc>
        <w:tc>
          <w:tcPr>
            <w:tcW w:w="2685" w:type="dxa"/>
          </w:tcPr>
          <w:p w14:paraId="5C2B97CF" w14:textId="77777777" w:rsidR="00A25F76" w:rsidRPr="00F33323" w:rsidRDefault="00EF3829" w:rsidP="00C124AE">
            <w:pPr>
              <w:pStyle w:val="ListParagraph"/>
              <w:numPr>
                <w:ilvl w:val="0"/>
                <w:numId w:val="24"/>
              </w:numPr>
              <w:ind w:left="740"/>
              <w:cnfStyle w:val="000000000000" w:firstRow="0" w:lastRow="0" w:firstColumn="0" w:lastColumn="0" w:oddVBand="0" w:evenVBand="0" w:oddHBand="0" w:evenHBand="0" w:firstRowFirstColumn="0" w:firstRowLastColumn="0" w:lastRowFirstColumn="0" w:lastRowLastColumn="0"/>
            </w:pPr>
            <w:r w:rsidRPr="00F33323">
              <w:t>Field Format: Numeric Text Box</w:t>
            </w:r>
          </w:p>
          <w:p w14:paraId="0F6BD624" w14:textId="77777777" w:rsidR="00EF3829" w:rsidRPr="00F33323" w:rsidRDefault="00EF3829" w:rsidP="00C124AE">
            <w:pPr>
              <w:pStyle w:val="ListParagraph"/>
              <w:numPr>
                <w:ilvl w:val="0"/>
                <w:numId w:val="24"/>
              </w:numPr>
              <w:ind w:left="740"/>
              <w:cnfStyle w:val="000000000000" w:firstRow="0" w:lastRow="0" w:firstColumn="0" w:lastColumn="0" w:oddVBand="0" w:evenVBand="0" w:oddHBand="0" w:evenHBand="0" w:firstRowFirstColumn="0" w:firstRowLastColumn="0" w:lastRowFirstColumn="0" w:lastRowLastColumn="0"/>
            </w:pPr>
            <w:r w:rsidRPr="00F33323">
              <w:t>Required: Yes</w:t>
            </w:r>
          </w:p>
          <w:p w14:paraId="3702D2CF" w14:textId="18670903" w:rsidR="00EF3829" w:rsidRPr="00F33323" w:rsidRDefault="00EF3829" w:rsidP="00C124AE">
            <w:pPr>
              <w:pStyle w:val="ListParagraph"/>
              <w:numPr>
                <w:ilvl w:val="0"/>
                <w:numId w:val="24"/>
              </w:numPr>
              <w:ind w:left="740"/>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221" w:author="Michael Petite" w:date="2017-02-24T09:18:00Z">
              <w:r w:rsidR="000E327D" w:rsidRPr="00F33323" w:rsidDel="00EC0998">
                <w:delText>None</w:delText>
              </w:r>
            </w:del>
            <w:ins w:id="3222" w:author="Michael Petite" w:date="2017-02-24T09:18:00Z">
              <w:r w:rsidR="00EC0998">
                <w:t>A number must be present in this field</w:t>
              </w:r>
            </w:ins>
          </w:p>
          <w:p w14:paraId="025E1DBA" w14:textId="77777777" w:rsidR="00165CD9" w:rsidRPr="00F33323" w:rsidRDefault="00165CD9" w:rsidP="00C124AE">
            <w:pPr>
              <w:pStyle w:val="ListParagraph"/>
              <w:numPr>
                <w:ilvl w:val="0"/>
                <w:numId w:val="24"/>
              </w:numPr>
              <w:ind w:left="740"/>
              <w:cnfStyle w:val="000000000000" w:firstRow="0" w:lastRow="0" w:firstColumn="0" w:lastColumn="0" w:oddVBand="0" w:evenVBand="0" w:oddHBand="0" w:evenHBand="0" w:firstRowFirstColumn="0" w:firstRowLastColumn="0" w:lastRowFirstColumn="0" w:lastRowLastColumn="0"/>
            </w:pPr>
            <w:r w:rsidRPr="00F33323">
              <w:t>Field length: 5 characters</w:t>
            </w:r>
          </w:p>
        </w:tc>
        <w:tc>
          <w:tcPr>
            <w:tcW w:w="1456" w:type="dxa"/>
            <w:vAlign w:val="center"/>
          </w:tcPr>
          <w:p w14:paraId="6FA729D5" w14:textId="77777777" w:rsidR="00A25F76" w:rsidRDefault="00EF3829" w:rsidP="003F0B9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EF3829" w:rsidRPr="006239F1" w14:paraId="3F8859D7" w14:textId="77777777" w:rsidTr="003D157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74" w:type="dxa"/>
          </w:tcPr>
          <w:p w14:paraId="4B4EA141" w14:textId="77777777" w:rsidR="00EF3829" w:rsidRDefault="00EF3829" w:rsidP="003F0B9C">
            <w:pPr>
              <w:rPr>
                <w:b w:val="0"/>
                <w:color w:val="000000" w:themeColor="text1"/>
              </w:rPr>
            </w:pPr>
            <w:r>
              <w:rPr>
                <w:b w:val="0"/>
                <w:color w:val="000000" w:themeColor="text1"/>
              </w:rPr>
              <w:t>Data Capture</w:t>
            </w:r>
          </w:p>
        </w:tc>
        <w:tc>
          <w:tcPr>
            <w:tcW w:w="1984" w:type="dxa"/>
          </w:tcPr>
          <w:p w14:paraId="228D2563" w14:textId="77777777" w:rsidR="00EF3829" w:rsidRDefault="00EF3829"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Expected Meal Cost Per Attendee</w:t>
            </w:r>
          </w:p>
        </w:tc>
        <w:tc>
          <w:tcPr>
            <w:tcW w:w="2051" w:type="dxa"/>
          </w:tcPr>
          <w:p w14:paraId="1BE01A96" w14:textId="77777777" w:rsidR="00EF3829" w:rsidRDefault="00EF3829"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Expected Meal Cost Per Attendee</w:t>
            </w:r>
          </w:p>
        </w:tc>
        <w:tc>
          <w:tcPr>
            <w:tcW w:w="2685" w:type="dxa"/>
          </w:tcPr>
          <w:p w14:paraId="7F68BB3D" w14:textId="77777777" w:rsidR="00EF3829" w:rsidRPr="00F33323" w:rsidRDefault="00EF3829" w:rsidP="00C124AE">
            <w:pPr>
              <w:pStyle w:val="ListParagraph"/>
              <w:numPr>
                <w:ilvl w:val="0"/>
                <w:numId w:val="24"/>
              </w:numPr>
              <w:ind w:left="740"/>
              <w:cnfStyle w:val="000000100000" w:firstRow="0" w:lastRow="0" w:firstColumn="0" w:lastColumn="0" w:oddVBand="0" w:evenVBand="0" w:oddHBand="1" w:evenHBand="0" w:firstRowFirstColumn="0" w:firstRowLastColumn="0" w:lastRowFirstColumn="0" w:lastRowLastColumn="0"/>
            </w:pPr>
            <w:r w:rsidRPr="00F33323">
              <w:t>Field Format: Numeric Text Box</w:t>
            </w:r>
          </w:p>
          <w:p w14:paraId="6FE40FB0" w14:textId="77777777" w:rsidR="00EF3829" w:rsidRPr="00F33323" w:rsidRDefault="00EF3829" w:rsidP="00C124AE">
            <w:pPr>
              <w:pStyle w:val="ListParagraph"/>
              <w:numPr>
                <w:ilvl w:val="0"/>
                <w:numId w:val="24"/>
              </w:numPr>
              <w:ind w:left="740"/>
              <w:cnfStyle w:val="000000100000" w:firstRow="0" w:lastRow="0" w:firstColumn="0" w:lastColumn="0" w:oddVBand="0" w:evenVBand="0" w:oddHBand="1" w:evenHBand="0" w:firstRowFirstColumn="0" w:firstRowLastColumn="0" w:lastRowFirstColumn="0" w:lastRowLastColumn="0"/>
            </w:pPr>
            <w:r w:rsidRPr="00F33323">
              <w:t>Required: Yes</w:t>
            </w:r>
          </w:p>
          <w:p w14:paraId="1B3ACEF2" w14:textId="5904ECE8" w:rsidR="00EF3829" w:rsidRPr="00F33323" w:rsidRDefault="00EF3829" w:rsidP="00C124AE">
            <w:pPr>
              <w:pStyle w:val="ListParagraph"/>
              <w:numPr>
                <w:ilvl w:val="0"/>
                <w:numId w:val="24"/>
              </w:numPr>
              <w:ind w:left="740"/>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223" w:author="Michael Petite" w:date="2017-02-24T09:18:00Z">
              <w:r w:rsidR="00F33323" w:rsidRPr="00F33323" w:rsidDel="00EC0998">
                <w:delText>None</w:delText>
              </w:r>
            </w:del>
            <w:ins w:id="3224" w:author="Michael Petite" w:date="2017-02-24T09:18:00Z">
              <w:r w:rsidR="00EC0998">
                <w:t>A number must be present in this field</w:t>
              </w:r>
            </w:ins>
          </w:p>
          <w:p w14:paraId="3A21E511" w14:textId="77777777" w:rsidR="00165CD9" w:rsidRPr="00F33323" w:rsidRDefault="00165CD9" w:rsidP="00C124AE">
            <w:pPr>
              <w:pStyle w:val="ListParagraph"/>
              <w:numPr>
                <w:ilvl w:val="0"/>
                <w:numId w:val="24"/>
              </w:numPr>
              <w:ind w:left="740"/>
              <w:cnfStyle w:val="000000100000" w:firstRow="0" w:lastRow="0" w:firstColumn="0" w:lastColumn="0" w:oddVBand="0" w:evenVBand="0" w:oddHBand="1" w:evenHBand="0" w:firstRowFirstColumn="0" w:firstRowLastColumn="0" w:lastRowFirstColumn="0" w:lastRowLastColumn="0"/>
            </w:pPr>
            <w:r w:rsidRPr="00F33323">
              <w:t>Field length: 6</w:t>
            </w:r>
          </w:p>
        </w:tc>
        <w:tc>
          <w:tcPr>
            <w:tcW w:w="1456" w:type="dxa"/>
            <w:vAlign w:val="center"/>
          </w:tcPr>
          <w:p w14:paraId="415D9E22" w14:textId="77777777" w:rsidR="00EF3829" w:rsidRDefault="00EF3829"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3A6D23" w:rsidRPr="006239F1" w14:paraId="659E95B3" w14:textId="77777777" w:rsidTr="003A6D23">
        <w:trPr>
          <w:trHeight w:val="436"/>
        </w:trPr>
        <w:tc>
          <w:tcPr>
            <w:cnfStyle w:val="001000000000" w:firstRow="0" w:lastRow="0" w:firstColumn="1" w:lastColumn="0" w:oddVBand="0" w:evenVBand="0" w:oddHBand="0" w:evenHBand="0" w:firstRowFirstColumn="0" w:firstRowLastColumn="0" w:lastRowFirstColumn="0" w:lastRowLastColumn="0"/>
            <w:tcW w:w="1174" w:type="dxa"/>
          </w:tcPr>
          <w:p w14:paraId="6CEB5EA0" w14:textId="77777777" w:rsidR="003A6D23" w:rsidRDefault="003A6D23" w:rsidP="003A6D23">
            <w:pPr>
              <w:rPr>
                <w:b w:val="0"/>
                <w:color w:val="000000" w:themeColor="text1"/>
              </w:rPr>
            </w:pPr>
            <w:r>
              <w:rPr>
                <w:b w:val="0"/>
                <w:color w:val="000000" w:themeColor="text1"/>
              </w:rPr>
              <w:t>Data Capture</w:t>
            </w:r>
          </w:p>
        </w:tc>
        <w:tc>
          <w:tcPr>
            <w:tcW w:w="1984" w:type="dxa"/>
          </w:tcPr>
          <w:p w14:paraId="1C9A11F2"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Will you use an agency/vendor to execute this activity?</w:t>
            </w:r>
          </w:p>
        </w:tc>
        <w:tc>
          <w:tcPr>
            <w:tcW w:w="2051" w:type="dxa"/>
          </w:tcPr>
          <w:p w14:paraId="5DAF2117"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“Will you use an agency/vendor to execute this activity?”</w:t>
            </w:r>
          </w:p>
        </w:tc>
        <w:tc>
          <w:tcPr>
            <w:tcW w:w="2685" w:type="dxa"/>
          </w:tcPr>
          <w:p w14:paraId="229567B1" w14:textId="77777777" w:rsidR="003A6D23" w:rsidRDefault="003A6D23" w:rsidP="003A6D23">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Yes/No Radio Button</w:t>
            </w:r>
          </w:p>
          <w:p w14:paraId="58B7C033" w14:textId="77777777" w:rsidR="003A6D23" w:rsidRDefault="003A6D23" w:rsidP="003A6D23">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1C5548A2" w14:textId="77777777" w:rsidR="003A6D23" w:rsidRDefault="003A6D23" w:rsidP="003A6D23">
            <w:pPr>
              <w:pStyle w:val="ListParagraph"/>
              <w:numPr>
                <w:ilvl w:val="0"/>
                <w:numId w:val="24"/>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w:t>
            </w:r>
            <w:r w:rsidR="000E327D">
              <w:rPr>
                <w:color w:val="000000" w:themeColor="text1"/>
              </w:rPr>
              <w:t xml:space="preserve"> Same as base</w:t>
            </w:r>
          </w:p>
        </w:tc>
        <w:tc>
          <w:tcPr>
            <w:tcW w:w="1456" w:type="dxa"/>
          </w:tcPr>
          <w:p w14:paraId="0ED03C1B"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sidRPr="00650EB1">
              <w:rPr>
                <w:color w:val="000000" w:themeColor="text1"/>
              </w:rPr>
              <w:t>New (Same format as in Activity Information in base)</w:t>
            </w:r>
          </w:p>
        </w:tc>
      </w:tr>
      <w:tr w:rsidR="003A6D23" w:rsidRPr="006239F1" w14:paraId="1A17BB3C" w14:textId="77777777" w:rsidTr="003A6D2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74" w:type="dxa"/>
          </w:tcPr>
          <w:p w14:paraId="0FE1CF38" w14:textId="77777777" w:rsidR="003A6D23" w:rsidRDefault="003A6D23" w:rsidP="003A6D23">
            <w:pPr>
              <w:rPr>
                <w:b w:val="0"/>
                <w:color w:val="000000" w:themeColor="text1"/>
              </w:rPr>
            </w:pPr>
            <w:r>
              <w:rPr>
                <w:b w:val="0"/>
                <w:color w:val="000000" w:themeColor="text1"/>
              </w:rPr>
              <w:t>Data Capture</w:t>
            </w:r>
          </w:p>
        </w:tc>
        <w:tc>
          <w:tcPr>
            <w:tcW w:w="1984" w:type="dxa"/>
          </w:tcPr>
          <w:p w14:paraId="64D74CFE"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Agency/Vendor Name</w:t>
            </w:r>
          </w:p>
        </w:tc>
        <w:tc>
          <w:tcPr>
            <w:tcW w:w="2051" w:type="dxa"/>
          </w:tcPr>
          <w:p w14:paraId="32B18836"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Agency/Vendor Name</w:t>
            </w:r>
          </w:p>
        </w:tc>
        <w:tc>
          <w:tcPr>
            <w:tcW w:w="2685" w:type="dxa"/>
          </w:tcPr>
          <w:p w14:paraId="5FC35496" w14:textId="77777777" w:rsidR="003A6D23" w:rsidRDefault="003A6D23" w:rsidP="003A6D23">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Free Text Box</w:t>
            </w:r>
          </w:p>
          <w:p w14:paraId="6390D795" w14:textId="77777777" w:rsidR="003A6D23" w:rsidRDefault="003A6D23" w:rsidP="003A6D23">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Yes</w:t>
            </w:r>
          </w:p>
          <w:p w14:paraId="46AB47D8" w14:textId="77777777" w:rsidR="003A6D23" w:rsidRDefault="003A6D23" w:rsidP="003A6D23">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lastRenderedPageBreak/>
              <w:t>Validation: Field will only appear if “Yes” is answered to “Will you use an agency/vendor to execute this activity?”</w:t>
            </w:r>
          </w:p>
        </w:tc>
        <w:tc>
          <w:tcPr>
            <w:tcW w:w="1456" w:type="dxa"/>
          </w:tcPr>
          <w:p w14:paraId="33F005B5"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sidRPr="00650EB1">
              <w:rPr>
                <w:color w:val="000000" w:themeColor="text1"/>
              </w:rPr>
              <w:lastRenderedPageBreak/>
              <w:t xml:space="preserve">New (Same format as in Activity </w:t>
            </w:r>
            <w:r w:rsidRPr="00650EB1">
              <w:rPr>
                <w:color w:val="000000" w:themeColor="text1"/>
              </w:rPr>
              <w:lastRenderedPageBreak/>
              <w:t>Information in base)</w:t>
            </w:r>
          </w:p>
        </w:tc>
      </w:tr>
      <w:tr w:rsidR="003A6D23" w:rsidRPr="006239F1" w14:paraId="3E656977" w14:textId="77777777" w:rsidTr="003A6D23">
        <w:trPr>
          <w:trHeight w:val="436"/>
        </w:trPr>
        <w:tc>
          <w:tcPr>
            <w:cnfStyle w:val="001000000000" w:firstRow="0" w:lastRow="0" w:firstColumn="1" w:lastColumn="0" w:oddVBand="0" w:evenVBand="0" w:oddHBand="0" w:evenHBand="0" w:firstRowFirstColumn="0" w:firstRowLastColumn="0" w:lastRowFirstColumn="0" w:lastRowLastColumn="0"/>
            <w:tcW w:w="1174" w:type="dxa"/>
          </w:tcPr>
          <w:p w14:paraId="1B76B568" w14:textId="77777777" w:rsidR="003A6D23" w:rsidRDefault="003A6D23" w:rsidP="003A6D23">
            <w:pPr>
              <w:rPr>
                <w:b w:val="0"/>
                <w:color w:val="000000" w:themeColor="text1"/>
              </w:rPr>
            </w:pPr>
            <w:r>
              <w:rPr>
                <w:b w:val="0"/>
                <w:color w:val="000000" w:themeColor="text1"/>
              </w:rPr>
              <w:lastRenderedPageBreak/>
              <w:t>Data Capture</w:t>
            </w:r>
          </w:p>
        </w:tc>
        <w:tc>
          <w:tcPr>
            <w:tcW w:w="1984" w:type="dxa"/>
          </w:tcPr>
          <w:p w14:paraId="341A0AA2"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Full Name of Agency/Vendor Contact</w:t>
            </w:r>
          </w:p>
        </w:tc>
        <w:tc>
          <w:tcPr>
            <w:tcW w:w="2051" w:type="dxa"/>
          </w:tcPr>
          <w:p w14:paraId="6616B700"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Full Name of Agency/Vendor Contact</w:t>
            </w:r>
          </w:p>
        </w:tc>
        <w:tc>
          <w:tcPr>
            <w:tcW w:w="2685" w:type="dxa"/>
          </w:tcPr>
          <w:p w14:paraId="10776627" w14:textId="77777777" w:rsidR="003A6D23" w:rsidRDefault="003A6D23" w:rsidP="003A6D23">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Free Text Box</w:t>
            </w:r>
          </w:p>
          <w:p w14:paraId="4F968FE7" w14:textId="77777777" w:rsidR="003A6D23" w:rsidRDefault="003A6D23" w:rsidP="003A6D23">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5E1B716D" w14:textId="77777777" w:rsidR="003A6D23" w:rsidRDefault="003A6D23" w:rsidP="003A6D23">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 Field will only appear if “Yes” is answered to “Will you use an agency/vendor to execute this activity?”</w:t>
            </w:r>
          </w:p>
        </w:tc>
        <w:tc>
          <w:tcPr>
            <w:tcW w:w="1456" w:type="dxa"/>
          </w:tcPr>
          <w:p w14:paraId="5DDB3AA3"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sidRPr="00650EB1">
              <w:rPr>
                <w:color w:val="000000" w:themeColor="text1"/>
              </w:rPr>
              <w:t>New (Same format as in Activity Information in base)</w:t>
            </w:r>
          </w:p>
        </w:tc>
      </w:tr>
      <w:tr w:rsidR="003A6D23" w:rsidRPr="006239F1" w14:paraId="3EE95CD4" w14:textId="77777777" w:rsidTr="00A758D2">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74" w:type="dxa"/>
          </w:tcPr>
          <w:p w14:paraId="538BC36F" w14:textId="77777777" w:rsidR="003A6D23" w:rsidRDefault="003A6D23" w:rsidP="003A6D23">
            <w:pPr>
              <w:rPr>
                <w:b w:val="0"/>
                <w:color w:val="000000" w:themeColor="text1"/>
              </w:rPr>
            </w:pPr>
            <w:r>
              <w:rPr>
                <w:b w:val="0"/>
                <w:color w:val="000000" w:themeColor="text1"/>
              </w:rPr>
              <w:t>Data Capture</w:t>
            </w:r>
          </w:p>
        </w:tc>
        <w:tc>
          <w:tcPr>
            <w:tcW w:w="1984" w:type="dxa"/>
          </w:tcPr>
          <w:p w14:paraId="33D564EC" w14:textId="77777777" w:rsidR="003A6D23" w:rsidRDefault="003A6D23" w:rsidP="00A758D2">
            <w:pPr>
              <w:cnfStyle w:val="000000100000" w:firstRow="0" w:lastRow="0" w:firstColumn="0" w:lastColumn="0" w:oddVBand="0" w:evenVBand="0" w:oddHBand="1" w:evenHBand="0" w:firstRowFirstColumn="0" w:firstRowLastColumn="0" w:lastRowFirstColumn="0" w:lastRowLastColumn="0"/>
              <w:rPr>
                <w:color w:val="000000" w:themeColor="text1"/>
              </w:rPr>
            </w:pPr>
            <w:r w:rsidRPr="00AD16F8">
              <w:rPr>
                <w:color w:val="000000" w:themeColor="text1"/>
              </w:rPr>
              <w:t>Vendor Name / English</w:t>
            </w:r>
            <w:r w:rsidR="00A758D2">
              <w:rPr>
                <w:color w:val="000000" w:themeColor="text1"/>
              </w:rPr>
              <w:t xml:space="preserve"> (optional)</w:t>
            </w:r>
          </w:p>
        </w:tc>
        <w:tc>
          <w:tcPr>
            <w:tcW w:w="2051" w:type="dxa"/>
          </w:tcPr>
          <w:p w14:paraId="1C8D8548"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Vendor Name / English</w:t>
            </w:r>
            <w:r w:rsidR="00A758D2">
              <w:rPr>
                <w:color w:val="000000" w:themeColor="text1"/>
              </w:rPr>
              <w:t xml:space="preserve"> (optional)</w:t>
            </w:r>
          </w:p>
        </w:tc>
        <w:tc>
          <w:tcPr>
            <w:tcW w:w="2685" w:type="dxa"/>
          </w:tcPr>
          <w:p w14:paraId="7C3EE2EF" w14:textId="77777777" w:rsidR="003A6D23" w:rsidRDefault="003A6D23" w:rsidP="003A6D23">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Free Text box</w:t>
            </w:r>
          </w:p>
          <w:p w14:paraId="1394EB7B" w14:textId="77777777" w:rsidR="003A6D23" w:rsidRDefault="003A6D23" w:rsidP="003A6D23">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No</w:t>
            </w:r>
          </w:p>
          <w:p w14:paraId="531A7C83" w14:textId="77777777" w:rsidR="003A6D23" w:rsidRDefault="003A6D23" w:rsidP="003A6D23">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Position: After “Full Name of Agency/Vendor Contact”</w:t>
            </w:r>
          </w:p>
          <w:p w14:paraId="3A279B96" w14:textId="77777777" w:rsidR="003A6D23" w:rsidRDefault="003A6D23" w:rsidP="003A6D23">
            <w:pPr>
              <w:pStyle w:val="ListParagraph"/>
              <w:numPr>
                <w:ilvl w:val="0"/>
                <w:numId w:val="24"/>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 Field will only appear if “Yes” is answered to “Will you use an agency/vendor to execute this activity?”</w:t>
            </w:r>
          </w:p>
        </w:tc>
        <w:tc>
          <w:tcPr>
            <w:tcW w:w="1456" w:type="dxa"/>
          </w:tcPr>
          <w:p w14:paraId="1C8895D9"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sidRPr="00650EB1">
              <w:rPr>
                <w:color w:val="000000" w:themeColor="text1"/>
              </w:rPr>
              <w:t>New (Same format as in Activity Information in base)</w:t>
            </w:r>
          </w:p>
        </w:tc>
      </w:tr>
      <w:tr w:rsidR="003A6D23" w:rsidRPr="006239F1" w14:paraId="7F4C9EF9" w14:textId="77777777" w:rsidTr="003A6D23">
        <w:trPr>
          <w:trHeight w:val="436"/>
        </w:trPr>
        <w:tc>
          <w:tcPr>
            <w:cnfStyle w:val="001000000000" w:firstRow="0" w:lastRow="0" w:firstColumn="1" w:lastColumn="0" w:oddVBand="0" w:evenVBand="0" w:oddHBand="0" w:evenHBand="0" w:firstRowFirstColumn="0" w:firstRowLastColumn="0" w:lastRowFirstColumn="0" w:lastRowLastColumn="0"/>
            <w:tcW w:w="1174" w:type="dxa"/>
          </w:tcPr>
          <w:p w14:paraId="199B174C" w14:textId="77777777" w:rsidR="003A6D23" w:rsidRDefault="003A6D23" w:rsidP="003A6D23">
            <w:pPr>
              <w:rPr>
                <w:b w:val="0"/>
                <w:color w:val="000000" w:themeColor="text1"/>
              </w:rPr>
            </w:pPr>
            <w:r>
              <w:rPr>
                <w:b w:val="0"/>
                <w:color w:val="000000" w:themeColor="text1"/>
              </w:rPr>
              <w:t>Data Capture</w:t>
            </w:r>
          </w:p>
        </w:tc>
        <w:tc>
          <w:tcPr>
            <w:tcW w:w="1984" w:type="dxa"/>
            <w:vAlign w:val="bottom"/>
          </w:tcPr>
          <w:p w14:paraId="6DD96FC3"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sidRPr="00AD16F8">
              <w:rPr>
                <w:color w:val="000000" w:themeColor="text1"/>
              </w:rPr>
              <w:t>Disclaimer that Agency has been made aware of Teva Policies/Procedures</w:t>
            </w:r>
          </w:p>
        </w:tc>
        <w:tc>
          <w:tcPr>
            <w:tcW w:w="2051" w:type="dxa"/>
          </w:tcPr>
          <w:p w14:paraId="49A16BAC"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“Disclaimer that Agency has been made aware of Teva Policies/Procedures”</w:t>
            </w:r>
          </w:p>
        </w:tc>
        <w:tc>
          <w:tcPr>
            <w:tcW w:w="2685" w:type="dxa"/>
          </w:tcPr>
          <w:p w14:paraId="50AC8B9C" w14:textId="77777777" w:rsidR="003A6D23" w:rsidRDefault="003A6D23" w:rsidP="003A6D23">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Control: Checkbox</w:t>
            </w:r>
          </w:p>
          <w:p w14:paraId="0674CF9E" w14:textId="77777777" w:rsidR="003A6D23" w:rsidRDefault="003A6D23" w:rsidP="003A6D23">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4A4DA21C" w14:textId="77777777" w:rsidR="003A6D23" w:rsidRDefault="003A6D23" w:rsidP="003A6D23">
            <w:pPr>
              <w:pStyle w:val="ListParagraph"/>
              <w:numPr>
                <w:ilvl w:val="0"/>
                <w:numId w:val="24"/>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 Field will only appear if “Yes” is answered to “Will you use an agency/vendor to execute this activity?”</w:t>
            </w:r>
          </w:p>
        </w:tc>
        <w:tc>
          <w:tcPr>
            <w:tcW w:w="1456" w:type="dxa"/>
          </w:tcPr>
          <w:p w14:paraId="1F50F17A"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sidRPr="00650EB1">
              <w:rPr>
                <w:color w:val="000000" w:themeColor="text1"/>
              </w:rPr>
              <w:t>New (Same format as in Activity Information in base)</w:t>
            </w:r>
          </w:p>
        </w:tc>
      </w:tr>
      <w:tr w:rsidR="003A6D23" w:rsidRPr="006239F1" w14:paraId="751B010E" w14:textId="77777777" w:rsidTr="003A6D2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74" w:type="dxa"/>
          </w:tcPr>
          <w:p w14:paraId="397BA580" w14:textId="77777777" w:rsidR="003A6D23" w:rsidRDefault="003A6D23" w:rsidP="003A6D23">
            <w:pPr>
              <w:rPr>
                <w:b w:val="0"/>
                <w:color w:val="000000" w:themeColor="text1"/>
              </w:rPr>
            </w:pPr>
            <w:r>
              <w:rPr>
                <w:b w:val="0"/>
                <w:color w:val="000000" w:themeColor="text1"/>
              </w:rPr>
              <w:t>Data Capture</w:t>
            </w:r>
          </w:p>
        </w:tc>
        <w:tc>
          <w:tcPr>
            <w:tcW w:w="1984" w:type="dxa"/>
            <w:vAlign w:val="bottom"/>
          </w:tcPr>
          <w:p w14:paraId="578900D5"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sidRPr="00AD16F8">
              <w:rPr>
                <w:color w:val="000000" w:themeColor="text1"/>
              </w:rPr>
              <w:t>Has an approval been obtained from the Third Party Due Diligence Team?</w:t>
            </w:r>
          </w:p>
        </w:tc>
        <w:tc>
          <w:tcPr>
            <w:tcW w:w="2051" w:type="dxa"/>
          </w:tcPr>
          <w:p w14:paraId="3DF1C358"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Has an approval been obtained from the Third Party Due Diligence Team?</w:t>
            </w:r>
          </w:p>
        </w:tc>
        <w:tc>
          <w:tcPr>
            <w:tcW w:w="2685" w:type="dxa"/>
          </w:tcPr>
          <w:p w14:paraId="7EDFEA3F" w14:textId="77777777" w:rsidR="003A6D23" w:rsidRDefault="003A6D23" w:rsidP="003A6D23">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Yes/No Radio Button</w:t>
            </w:r>
          </w:p>
          <w:p w14:paraId="6F2A6693" w14:textId="77777777" w:rsidR="003A6D23" w:rsidRPr="008E671E" w:rsidRDefault="003A6D23" w:rsidP="003A6D23">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Yes</w:t>
            </w:r>
          </w:p>
          <w:p w14:paraId="48AE00A0" w14:textId="77777777" w:rsidR="003A6D23" w:rsidRDefault="003A6D23" w:rsidP="003A6D23">
            <w:pPr>
              <w:pStyle w:val="ListParagraph"/>
              <w:numPr>
                <w:ilvl w:val="0"/>
                <w:numId w:val="24"/>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 Field will only appear if “Yes” is answered to “Will you use an agency/vendor to execute this activity?”</w:t>
            </w:r>
          </w:p>
        </w:tc>
        <w:tc>
          <w:tcPr>
            <w:tcW w:w="1456" w:type="dxa"/>
          </w:tcPr>
          <w:p w14:paraId="565AD144"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sidRPr="00650EB1">
              <w:rPr>
                <w:color w:val="000000" w:themeColor="text1"/>
              </w:rPr>
              <w:t>New (Same format as in Activity Information in base)</w:t>
            </w:r>
          </w:p>
        </w:tc>
      </w:tr>
      <w:tr w:rsidR="003A6D23" w:rsidRPr="006239F1" w14:paraId="4A5B7B52" w14:textId="77777777" w:rsidTr="003A6D23">
        <w:trPr>
          <w:trHeight w:val="436"/>
        </w:trPr>
        <w:tc>
          <w:tcPr>
            <w:cnfStyle w:val="001000000000" w:firstRow="0" w:lastRow="0" w:firstColumn="1" w:lastColumn="0" w:oddVBand="0" w:evenVBand="0" w:oddHBand="0" w:evenHBand="0" w:firstRowFirstColumn="0" w:firstRowLastColumn="0" w:lastRowFirstColumn="0" w:lastRowLastColumn="0"/>
            <w:tcW w:w="1174" w:type="dxa"/>
          </w:tcPr>
          <w:p w14:paraId="280470BF" w14:textId="77777777" w:rsidR="003A6D23" w:rsidRDefault="003A6D23" w:rsidP="003A6D23">
            <w:pPr>
              <w:rPr>
                <w:b w:val="0"/>
                <w:color w:val="000000" w:themeColor="text1"/>
              </w:rPr>
            </w:pPr>
            <w:r>
              <w:rPr>
                <w:b w:val="0"/>
                <w:color w:val="000000" w:themeColor="text1"/>
              </w:rPr>
              <w:t>Data Capture</w:t>
            </w:r>
          </w:p>
        </w:tc>
        <w:tc>
          <w:tcPr>
            <w:tcW w:w="1984" w:type="dxa"/>
          </w:tcPr>
          <w:p w14:paraId="4D661033"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Please State Why</w:t>
            </w:r>
          </w:p>
        </w:tc>
        <w:tc>
          <w:tcPr>
            <w:tcW w:w="2051" w:type="dxa"/>
          </w:tcPr>
          <w:p w14:paraId="5F8852EF"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Please State Why</w:t>
            </w:r>
          </w:p>
        </w:tc>
        <w:tc>
          <w:tcPr>
            <w:tcW w:w="2685" w:type="dxa"/>
          </w:tcPr>
          <w:p w14:paraId="0BE295EF" w14:textId="77777777" w:rsidR="003A6D23" w:rsidRDefault="003A6D23" w:rsidP="003A6D23">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Free Text Box</w:t>
            </w:r>
          </w:p>
          <w:p w14:paraId="0E9EB603" w14:textId="77777777" w:rsidR="003A6D23" w:rsidRDefault="003A6D23" w:rsidP="003A6D23">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79B94FCD" w14:textId="77777777" w:rsidR="003A6D23" w:rsidRDefault="003A6D23" w:rsidP="003A6D23">
            <w:pPr>
              <w:pStyle w:val="ListParagraph"/>
              <w:numPr>
                <w:ilvl w:val="0"/>
                <w:numId w:val="24"/>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Validation: Field will only appear if “No” is answered to “Has an approval been obtained from the Third Party Due Diligence Team?”</w:t>
            </w:r>
          </w:p>
        </w:tc>
        <w:tc>
          <w:tcPr>
            <w:tcW w:w="1456" w:type="dxa"/>
          </w:tcPr>
          <w:p w14:paraId="55376CF3"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sidRPr="00650EB1">
              <w:rPr>
                <w:color w:val="000000" w:themeColor="text1"/>
              </w:rPr>
              <w:lastRenderedPageBreak/>
              <w:t xml:space="preserve">New (Same format as in Activity </w:t>
            </w:r>
            <w:r w:rsidRPr="00650EB1">
              <w:rPr>
                <w:color w:val="000000" w:themeColor="text1"/>
              </w:rPr>
              <w:lastRenderedPageBreak/>
              <w:t>Information in base)</w:t>
            </w:r>
          </w:p>
        </w:tc>
      </w:tr>
      <w:tr w:rsidR="003D157C" w:rsidRPr="006239F1" w14:paraId="140240E6" w14:textId="77777777" w:rsidTr="003D157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74" w:type="dxa"/>
          </w:tcPr>
          <w:p w14:paraId="3296D8D9" w14:textId="77777777" w:rsidR="003D157C" w:rsidRDefault="00406217" w:rsidP="003D157C">
            <w:pPr>
              <w:rPr>
                <w:b w:val="0"/>
                <w:color w:val="000000" w:themeColor="text1"/>
              </w:rPr>
            </w:pPr>
            <w:r>
              <w:rPr>
                <w:b w:val="0"/>
                <w:color w:val="000000" w:themeColor="text1"/>
              </w:rPr>
              <w:lastRenderedPageBreak/>
              <w:t>User Interface</w:t>
            </w:r>
          </w:p>
        </w:tc>
        <w:tc>
          <w:tcPr>
            <w:tcW w:w="1984" w:type="dxa"/>
          </w:tcPr>
          <w:p w14:paraId="6009D16D" w14:textId="77777777" w:rsidR="003D157C" w:rsidRDefault="00406217" w:rsidP="003D157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Planned Meeting/Activity Location(s) Venue/Office Name &amp; Address(es)</w:t>
            </w:r>
          </w:p>
        </w:tc>
        <w:tc>
          <w:tcPr>
            <w:tcW w:w="2051" w:type="dxa"/>
          </w:tcPr>
          <w:p w14:paraId="73B41F35" w14:textId="77777777" w:rsidR="003D157C" w:rsidRDefault="00406217" w:rsidP="003D157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Display Meeting/Activity Location information</w:t>
            </w:r>
          </w:p>
        </w:tc>
        <w:tc>
          <w:tcPr>
            <w:tcW w:w="2685" w:type="dxa"/>
          </w:tcPr>
          <w:p w14:paraId="601E2193" w14:textId="77777777" w:rsidR="003D157C" w:rsidRDefault="00406217" w:rsidP="003D157C">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sidRPr="00406217">
              <w:rPr>
                <w:b/>
                <w:color w:val="000000" w:themeColor="text1"/>
              </w:rPr>
              <w:t>Field Control:</w:t>
            </w:r>
            <w:r>
              <w:rPr>
                <w:color w:val="000000" w:themeColor="text1"/>
              </w:rPr>
              <w:t xml:space="preserve"> Read-Only Table</w:t>
            </w:r>
          </w:p>
          <w:p w14:paraId="7EFADED6" w14:textId="77777777" w:rsidR="00406217" w:rsidRPr="00406217" w:rsidRDefault="00406217" w:rsidP="00406217">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b/>
                <w:color w:val="000000" w:themeColor="text1"/>
              </w:rPr>
            </w:pPr>
            <w:r w:rsidRPr="00406217">
              <w:rPr>
                <w:b/>
                <w:color w:val="000000" w:themeColor="text1"/>
              </w:rPr>
              <w:t>Columns:</w:t>
            </w:r>
          </w:p>
          <w:p w14:paraId="7943C128" w14:textId="77777777" w:rsidR="00406217" w:rsidRDefault="00406217" w:rsidP="00406217">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 Venue Type (Read-Only Text)</w:t>
            </w:r>
          </w:p>
          <w:p w14:paraId="375620D4" w14:textId="77777777" w:rsidR="00406217" w:rsidRDefault="00406217" w:rsidP="00406217">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 Venue Name (Read-Only Text)</w:t>
            </w:r>
          </w:p>
          <w:p w14:paraId="7E36443F" w14:textId="77777777" w:rsidR="00406217" w:rsidRDefault="00406217" w:rsidP="00406217">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 Address (Read-Only Text)</w:t>
            </w:r>
          </w:p>
          <w:p w14:paraId="02E51FEC" w14:textId="77777777" w:rsidR="00406217" w:rsidRDefault="00406217" w:rsidP="00406217">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 Venue City (Read-Only Text)</w:t>
            </w:r>
          </w:p>
          <w:p w14:paraId="2B065E1A" w14:textId="77777777" w:rsidR="00406217" w:rsidRDefault="00406217" w:rsidP="00406217">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 Venue Country (Read-Only Text)</w:t>
            </w:r>
          </w:p>
          <w:p w14:paraId="2E54DC39" w14:textId="77777777" w:rsidR="00406217" w:rsidRDefault="00406217" w:rsidP="00406217">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Start Date (Read-Only Text)</w:t>
            </w:r>
          </w:p>
          <w:p w14:paraId="089139D9" w14:textId="77777777" w:rsidR="00406217" w:rsidRDefault="00406217" w:rsidP="00406217">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End Date (Read-Only Text)</w:t>
            </w:r>
          </w:p>
          <w:p w14:paraId="4664E3B8" w14:textId="77777777" w:rsidR="00406217" w:rsidRDefault="00406217" w:rsidP="00406217">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b/>
                <w:color w:val="000000" w:themeColor="text1"/>
              </w:rPr>
              <w:t>Other Information:</w:t>
            </w:r>
            <w:r>
              <w:rPr>
                <w:color w:val="000000" w:themeColor="text1"/>
              </w:rPr>
              <w:t xml:space="preserve"> If no record is in the table, displays the table header only.</w:t>
            </w:r>
          </w:p>
        </w:tc>
        <w:tc>
          <w:tcPr>
            <w:tcW w:w="1456" w:type="dxa"/>
            <w:vAlign w:val="center"/>
          </w:tcPr>
          <w:p w14:paraId="2780D1ED" w14:textId="77777777" w:rsidR="003D157C" w:rsidRDefault="00406217" w:rsidP="003D157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 (Same format as in Activity Information in base)</w:t>
            </w:r>
          </w:p>
        </w:tc>
      </w:tr>
      <w:tr w:rsidR="00406217" w:rsidRPr="006239F1" w14:paraId="510BDF66" w14:textId="77777777" w:rsidTr="003D157C">
        <w:trPr>
          <w:trHeight w:val="436"/>
        </w:trPr>
        <w:tc>
          <w:tcPr>
            <w:cnfStyle w:val="001000000000" w:firstRow="0" w:lastRow="0" w:firstColumn="1" w:lastColumn="0" w:oddVBand="0" w:evenVBand="0" w:oddHBand="0" w:evenHBand="0" w:firstRowFirstColumn="0" w:firstRowLastColumn="0" w:lastRowFirstColumn="0" w:lastRowLastColumn="0"/>
            <w:tcW w:w="1174" w:type="dxa"/>
          </w:tcPr>
          <w:p w14:paraId="35807C31" w14:textId="77777777" w:rsidR="00406217" w:rsidRDefault="00406217" w:rsidP="003D157C">
            <w:pPr>
              <w:rPr>
                <w:b w:val="0"/>
                <w:color w:val="000000" w:themeColor="text1"/>
              </w:rPr>
            </w:pPr>
            <w:r>
              <w:rPr>
                <w:b w:val="0"/>
                <w:color w:val="000000" w:themeColor="text1"/>
              </w:rPr>
              <w:t>Data Capture</w:t>
            </w:r>
          </w:p>
        </w:tc>
        <w:tc>
          <w:tcPr>
            <w:tcW w:w="1984" w:type="dxa"/>
          </w:tcPr>
          <w:p w14:paraId="1D2925F7" w14:textId="77777777" w:rsidR="00406217" w:rsidRDefault="00406217" w:rsidP="003D157C">
            <w:pPr>
              <w:cnfStyle w:val="000000000000" w:firstRow="0" w:lastRow="0" w:firstColumn="0" w:lastColumn="0" w:oddVBand="0" w:evenVBand="0" w:oddHBand="0" w:evenHBand="0" w:firstRowFirstColumn="0" w:firstRowLastColumn="0" w:lastRowFirstColumn="0" w:lastRowLastColumn="0"/>
              <w:rPr>
                <w:color w:val="000000" w:themeColor="text1"/>
              </w:rPr>
            </w:pPr>
            <w:commentRangeStart w:id="3225"/>
            <w:commentRangeStart w:id="3226"/>
            <w:commentRangeStart w:id="3227"/>
            <w:r>
              <w:rPr>
                <w:color w:val="000000" w:themeColor="text1"/>
              </w:rPr>
              <w:t>Add</w:t>
            </w:r>
            <w:commentRangeEnd w:id="3225"/>
            <w:r w:rsidR="00FE30E8">
              <w:rPr>
                <w:rStyle w:val="CommentReference"/>
                <w:rFonts w:ascii="Calibri" w:eastAsia="Calibri" w:hAnsi="Calibri" w:cs="Times New Roman"/>
              </w:rPr>
              <w:commentReference w:id="3225"/>
            </w:r>
            <w:commentRangeEnd w:id="3226"/>
            <w:r w:rsidR="000A012C">
              <w:rPr>
                <w:rStyle w:val="CommentReference"/>
                <w:rFonts w:ascii="Calibri" w:eastAsia="Calibri" w:hAnsi="Calibri" w:cs="Times New Roman"/>
              </w:rPr>
              <w:commentReference w:id="3226"/>
            </w:r>
            <w:commentRangeEnd w:id="3227"/>
            <w:r w:rsidR="000206F9">
              <w:rPr>
                <w:rStyle w:val="CommentReference"/>
                <w:rFonts w:ascii="Calibri" w:eastAsia="Calibri" w:hAnsi="Calibri" w:cs="Times New Roman"/>
              </w:rPr>
              <w:commentReference w:id="3227"/>
            </w:r>
            <w:r>
              <w:rPr>
                <w:color w:val="000000" w:themeColor="text1"/>
              </w:rPr>
              <w:t xml:space="preserve"> Venue popup</w:t>
            </w:r>
          </w:p>
        </w:tc>
        <w:tc>
          <w:tcPr>
            <w:tcW w:w="2051" w:type="dxa"/>
          </w:tcPr>
          <w:p w14:paraId="4EA2371E" w14:textId="77777777" w:rsidR="00406217" w:rsidRDefault="00406217" w:rsidP="003D157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Captures Venue Information</w:t>
            </w:r>
          </w:p>
        </w:tc>
        <w:tc>
          <w:tcPr>
            <w:tcW w:w="2685" w:type="dxa"/>
          </w:tcPr>
          <w:p w14:paraId="40295131" w14:textId="77777777" w:rsidR="00406217" w:rsidRPr="00406217" w:rsidRDefault="00406217" w:rsidP="003D157C">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b/>
                <w:color w:val="000000" w:themeColor="text1"/>
              </w:rPr>
            </w:pPr>
            <w:r>
              <w:rPr>
                <w:color w:val="000000" w:themeColor="text1"/>
              </w:rPr>
              <w:t>Fields: Identified below</w:t>
            </w:r>
          </w:p>
          <w:p w14:paraId="0C1C8FBC" w14:textId="77777777" w:rsidR="00406217" w:rsidRPr="00406217" w:rsidRDefault="00406217" w:rsidP="003D157C">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b/>
                <w:color w:val="000000" w:themeColor="text1"/>
              </w:rPr>
            </w:pPr>
            <w:r>
              <w:rPr>
                <w:color w:val="000000" w:themeColor="text1"/>
              </w:rPr>
              <w:t>Add Venue (button, Add Venue to the table)</w:t>
            </w:r>
          </w:p>
        </w:tc>
        <w:tc>
          <w:tcPr>
            <w:tcW w:w="1456" w:type="dxa"/>
            <w:vAlign w:val="center"/>
          </w:tcPr>
          <w:p w14:paraId="3EC2C4FC" w14:textId="77777777" w:rsidR="00406217" w:rsidRDefault="00406217" w:rsidP="003D157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 (Same format as in Activity Information in base)</w:t>
            </w:r>
          </w:p>
        </w:tc>
      </w:tr>
      <w:tr w:rsidR="00406217" w:rsidRPr="006239F1" w14:paraId="06793827" w14:textId="77777777" w:rsidTr="003D157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74" w:type="dxa"/>
          </w:tcPr>
          <w:p w14:paraId="4F861C74" w14:textId="77777777" w:rsidR="00406217" w:rsidRDefault="00406217" w:rsidP="003D157C">
            <w:pPr>
              <w:rPr>
                <w:b w:val="0"/>
                <w:color w:val="000000" w:themeColor="text1"/>
              </w:rPr>
            </w:pPr>
            <w:r>
              <w:rPr>
                <w:b w:val="0"/>
                <w:color w:val="000000" w:themeColor="text1"/>
              </w:rPr>
              <w:t>Data Capture – Add Venue</w:t>
            </w:r>
          </w:p>
        </w:tc>
        <w:tc>
          <w:tcPr>
            <w:tcW w:w="1984" w:type="dxa"/>
          </w:tcPr>
          <w:p w14:paraId="66FE6428" w14:textId="77777777" w:rsidR="00406217" w:rsidRDefault="00406217" w:rsidP="003D157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Venue Type</w:t>
            </w:r>
          </w:p>
        </w:tc>
        <w:tc>
          <w:tcPr>
            <w:tcW w:w="2051" w:type="dxa"/>
          </w:tcPr>
          <w:p w14:paraId="48554073" w14:textId="77777777" w:rsidR="00406217" w:rsidRDefault="00406217" w:rsidP="003D157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Venue Type</w:t>
            </w:r>
          </w:p>
        </w:tc>
        <w:tc>
          <w:tcPr>
            <w:tcW w:w="2685" w:type="dxa"/>
          </w:tcPr>
          <w:p w14:paraId="09966787" w14:textId="77777777" w:rsidR="00406217" w:rsidRDefault="00406217" w:rsidP="003D157C">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Dropdown</w:t>
            </w:r>
          </w:p>
          <w:p w14:paraId="6A0E6129" w14:textId="77777777" w:rsidR="00406217" w:rsidRDefault="00406217" w:rsidP="003D157C">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Yes</w:t>
            </w:r>
          </w:p>
        </w:tc>
        <w:tc>
          <w:tcPr>
            <w:tcW w:w="1456" w:type="dxa"/>
            <w:vAlign w:val="center"/>
          </w:tcPr>
          <w:p w14:paraId="44B247CC" w14:textId="77777777" w:rsidR="00406217" w:rsidRDefault="003A6D23" w:rsidP="003D157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 (Same format as in Activity Information in base)</w:t>
            </w:r>
          </w:p>
        </w:tc>
      </w:tr>
      <w:tr w:rsidR="00406217" w:rsidRPr="006239F1" w14:paraId="1C52FAEC" w14:textId="77777777" w:rsidTr="003D157C">
        <w:trPr>
          <w:trHeight w:val="436"/>
        </w:trPr>
        <w:tc>
          <w:tcPr>
            <w:cnfStyle w:val="001000000000" w:firstRow="0" w:lastRow="0" w:firstColumn="1" w:lastColumn="0" w:oddVBand="0" w:evenVBand="0" w:oddHBand="0" w:evenHBand="0" w:firstRowFirstColumn="0" w:firstRowLastColumn="0" w:lastRowFirstColumn="0" w:lastRowLastColumn="0"/>
            <w:tcW w:w="1174" w:type="dxa"/>
          </w:tcPr>
          <w:p w14:paraId="736BD7E1" w14:textId="77777777" w:rsidR="00406217" w:rsidRDefault="00406217" w:rsidP="003D157C">
            <w:pPr>
              <w:rPr>
                <w:b w:val="0"/>
                <w:color w:val="000000" w:themeColor="text1"/>
              </w:rPr>
            </w:pPr>
            <w:r>
              <w:rPr>
                <w:b w:val="0"/>
                <w:color w:val="000000" w:themeColor="text1"/>
              </w:rPr>
              <w:t>Data Capture – Add Venue</w:t>
            </w:r>
          </w:p>
        </w:tc>
        <w:tc>
          <w:tcPr>
            <w:tcW w:w="1984" w:type="dxa"/>
          </w:tcPr>
          <w:p w14:paraId="0B45B6EC" w14:textId="77777777" w:rsidR="00406217" w:rsidRDefault="00546D37" w:rsidP="003D157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Please State</w:t>
            </w:r>
          </w:p>
        </w:tc>
        <w:tc>
          <w:tcPr>
            <w:tcW w:w="2051" w:type="dxa"/>
          </w:tcPr>
          <w:p w14:paraId="0C8729AB" w14:textId="77777777" w:rsidR="00406217" w:rsidRDefault="00546D37" w:rsidP="003D157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Please State</w:t>
            </w:r>
          </w:p>
        </w:tc>
        <w:tc>
          <w:tcPr>
            <w:tcW w:w="2685" w:type="dxa"/>
          </w:tcPr>
          <w:p w14:paraId="385645DC" w14:textId="77777777" w:rsidR="00406217" w:rsidRDefault="00546D37" w:rsidP="003D157C">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Free Text Box</w:t>
            </w:r>
          </w:p>
          <w:p w14:paraId="60C2E05D" w14:textId="77777777" w:rsidR="00546D37" w:rsidRDefault="00546D37" w:rsidP="003D157C">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w:t>
            </w:r>
            <w:r w:rsidR="003A6D23">
              <w:rPr>
                <w:color w:val="000000" w:themeColor="text1"/>
              </w:rPr>
              <w:t>s</w:t>
            </w:r>
          </w:p>
          <w:p w14:paraId="2F2628A7" w14:textId="77777777" w:rsidR="00546D37" w:rsidRDefault="00546D37" w:rsidP="003D157C">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 Will only appear if “Other” is selected for “Venue Type”</w:t>
            </w:r>
          </w:p>
        </w:tc>
        <w:tc>
          <w:tcPr>
            <w:tcW w:w="1456" w:type="dxa"/>
            <w:vAlign w:val="center"/>
          </w:tcPr>
          <w:p w14:paraId="65F2527A" w14:textId="77777777" w:rsidR="00406217" w:rsidRDefault="003A6D23" w:rsidP="003D157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 (Same format as in Activity Information in base)</w:t>
            </w:r>
          </w:p>
        </w:tc>
      </w:tr>
      <w:tr w:rsidR="003A6D23" w:rsidRPr="006239F1" w14:paraId="0631B863" w14:textId="77777777" w:rsidTr="003D157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74" w:type="dxa"/>
          </w:tcPr>
          <w:p w14:paraId="3670F917" w14:textId="77777777" w:rsidR="003A6D23" w:rsidRDefault="003A6D23" w:rsidP="003D157C">
            <w:pPr>
              <w:rPr>
                <w:b w:val="0"/>
                <w:color w:val="000000" w:themeColor="text1"/>
              </w:rPr>
            </w:pPr>
            <w:r>
              <w:rPr>
                <w:b w:val="0"/>
                <w:color w:val="000000" w:themeColor="text1"/>
              </w:rPr>
              <w:t>Data Capture</w:t>
            </w:r>
          </w:p>
        </w:tc>
        <w:tc>
          <w:tcPr>
            <w:tcW w:w="1984" w:type="dxa"/>
          </w:tcPr>
          <w:p w14:paraId="2710BA87" w14:textId="77777777" w:rsidR="003A6D23" w:rsidRDefault="003A6D23" w:rsidP="003D157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Venue Name</w:t>
            </w:r>
          </w:p>
        </w:tc>
        <w:tc>
          <w:tcPr>
            <w:tcW w:w="2051" w:type="dxa"/>
          </w:tcPr>
          <w:p w14:paraId="47D09859" w14:textId="77777777" w:rsidR="003A6D23" w:rsidRDefault="003A6D23" w:rsidP="003D157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Venue Name</w:t>
            </w:r>
          </w:p>
        </w:tc>
        <w:tc>
          <w:tcPr>
            <w:tcW w:w="2685" w:type="dxa"/>
          </w:tcPr>
          <w:p w14:paraId="287156DD" w14:textId="77777777" w:rsidR="003A6D23" w:rsidRDefault="003A6D23" w:rsidP="003D157C">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Free Text</w:t>
            </w:r>
          </w:p>
          <w:p w14:paraId="1F1E2F88" w14:textId="77777777" w:rsidR="003A6D23" w:rsidRDefault="003A6D23" w:rsidP="003D157C">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Yes</w:t>
            </w:r>
          </w:p>
          <w:p w14:paraId="641246AD" w14:textId="77777777" w:rsidR="003A6D23" w:rsidRDefault="003A6D23" w:rsidP="003D157C">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w:t>
            </w:r>
            <w:r w:rsidR="000E327D">
              <w:rPr>
                <w:color w:val="000000" w:themeColor="text1"/>
              </w:rPr>
              <w:t xml:space="preserve"> Same as base</w:t>
            </w:r>
          </w:p>
        </w:tc>
        <w:tc>
          <w:tcPr>
            <w:tcW w:w="1456" w:type="dxa"/>
            <w:vAlign w:val="center"/>
          </w:tcPr>
          <w:p w14:paraId="2C2E459F" w14:textId="77777777" w:rsidR="003A6D23" w:rsidRDefault="003A6D23" w:rsidP="003D157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 (Same format as in Activity Information in base)</w:t>
            </w:r>
          </w:p>
        </w:tc>
      </w:tr>
      <w:tr w:rsidR="003A6D23" w:rsidRPr="006239F1" w14:paraId="4F91120E" w14:textId="77777777" w:rsidTr="003D157C">
        <w:trPr>
          <w:trHeight w:val="436"/>
        </w:trPr>
        <w:tc>
          <w:tcPr>
            <w:cnfStyle w:val="001000000000" w:firstRow="0" w:lastRow="0" w:firstColumn="1" w:lastColumn="0" w:oddVBand="0" w:evenVBand="0" w:oddHBand="0" w:evenHBand="0" w:firstRowFirstColumn="0" w:firstRowLastColumn="0" w:lastRowFirstColumn="0" w:lastRowLastColumn="0"/>
            <w:tcW w:w="1174" w:type="dxa"/>
          </w:tcPr>
          <w:p w14:paraId="3C7B565A" w14:textId="77777777" w:rsidR="003A6D23" w:rsidRDefault="003A6D23" w:rsidP="003D157C">
            <w:pPr>
              <w:rPr>
                <w:b w:val="0"/>
                <w:color w:val="000000" w:themeColor="text1"/>
              </w:rPr>
            </w:pPr>
            <w:r>
              <w:rPr>
                <w:b w:val="0"/>
                <w:color w:val="000000" w:themeColor="text1"/>
              </w:rPr>
              <w:t>Data Capture</w:t>
            </w:r>
          </w:p>
        </w:tc>
        <w:tc>
          <w:tcPr>
            <w:tcW w:w="1984" w:type="dxa"/>
          </w:tcPr>
          <w:p w14:paraId="62AC90DC" w14:textId="77777777" w:rsidR="003A6D23" w:rsidRDefault="003A6D23" w:rsidP="003D157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Address</w:t>
            </w:r>
          </w:p>
        </w:tc>
        <w:tc>
          <w:tcPr>
            <w:tcW w:w="2051" w:type="dxa"/>
          </w:tcPr>
          <w:p w14:paraId="113E43C8" w14:textId="77777777" w:rsidR="003A6D23" w:rsidRDefault="003A6D23" w:rsidP="003D157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Address</w:t>
            </w:r>
          </w:p>
        </w:tc>
        <w:tc>
          <w:tcPr>
            <w:tcW w:w="2685" w:type="dxa"/>
          </w:tcPr>
          <w:p w14:paraId="1CBB0CCD" w14:textId="77777777" w:rsidR="003A6D23" w:rsidRDefault="003A6D23" w:rsidP="003D157C">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Free Text</w:t>
            </w:r>
          </w:p>
          <w:p w14:paraId="4EE6D057" w14:textId="70283AA9" w:rsidR="003A6D23" w:rsidRDefault="008A63FE" w:rsidP="003A6D23">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No</w:t>
            </w:r>
          </w:p>
          <w:p w14:paraId="07D37878" w14:textId="77777777" w:rsidR="003A6D23" w:rsidRPr="003A6D23" w:rsidRDefault="003A6D23" w:rsidP="003A6D23">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Validation:</w:t>
            </w:r>
            <w:r w:rsidR="000E327D">
              <w:rPr>
                <w:color w:val="000000" w:themeColor="text1"/>
              </w:rPr>
              <w:t xml:space="preserve"> Same as base</w:t>
            </w:r>
          </w:p>
        </w:tc>
        <w:tc>
          <w:tcPr>
            <w:tcW w:w="1456" w:type="dxa"/>
            <w:vAlign w:val="center"/>
          </w:tcPr>
          <w:p w14:paraId="56C1456C" w14:textId="77777777" w:rsidR="003A6D23" w:rsidRDefault="003A6D23" w:rsidP="003D157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 xml:space="preserve">New (Same format as in Activity </w:t>
            </w:r>
            <w:r>
              <w:rPr>
                <w:color w:val="000000" w:themeColor="text1"/>
              </w:rPr>
              <w:lastRenderedPageBreak/>
              <w:t>Information in base)</w:t>
            </w:r>
          </w:p>
        </w:tc>
      </w:tr>
      <w:tr w:rsidR="003A6D23" w:rsidRPr="006239F1" w14:paraId="68B8D1F8" w14:textId="77777777" w:rsidTr="003A6D2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74" w:type="dxa"/>
          </w:tcPr>
          <w:p w14:paraId="0B6E8A6A" w14:textId="77777777" w:rsidR="003A6D23" w:rsidRDefault="003A6D23" w:rsidP="003A6D23">
            <w:pPr>
              <w:rPr>
                <w:b w:val="0"/>
                <w:color w:val="000000" w:themeColor="text1"/>
              </w:rPr>
            </w:pPr>
            <w:r>
              <w:rPr>
                <w:b w:val="0"/>
                <w:color w:val="000000" w:themeColor="text1"/>
              </w:rPr>
              <w:lastRenderedPageBreak/>
              <w:t>Data Capture</w:t>
            </w:r>
          </w:p>
        </w:tc>
        <w:tc>
          <w:tcPr>
            <w:tcW w:w="1984" w:type="dxa"/>
          </w:tcPr>
          <w:p w14:paraId="2AC0CA7E"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How was the location determined? </w:t>
            </w:r>
          </w:p>
        </w:tc>
        <w:tc>
          <w:tcPr>
            <w:tcW w:w="2051" w:type="dxa"/>
          </w:tcPr>
          <w:p w14:paraId="41251047"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How was the location determined?</w:t>
            </w:r>
          </w:p>
          <w:p w14:paraId="45EE38BA"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In the Add Venue pop-up </w:t>
            </w:r>
          </w:p>
        </w:tc>
        <w:tc>
          <w:tcPr>
            <w:tcW w:w="2685" w:type="dxa"/>
          </w:tcPr>
          <w:p w14:paraId="5F03159B" w14:textId="77777777" w:rsidR="003A6D23" w:rsidRDefault="003A6D23" w:rsidP="003A6D23">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Free Text Box</w:t>
            </w:r>
          </w:p>
          <w:p w14:paraId="1460B394" w14:textId="77777777" w:rsidR="003A6D23" w:rsidRDefault="003A6D23" w:rsidP="003A6D23">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Character Limit:</w:t>
            </w:r>
          </w:p>
          <w:p w14:paraId="5CD5E731" w14:textId="77777777" w:rsidR="003A6D23" w:rsidRDefault="003A6D23" w:rsidP="003A6D23">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Required: Yes </w:t>
            </w:r>
          </w:p>
          <w:p w14:paraId="15132602" w14:textId="77777777" w:rsidR="003A6D23" w:rsidRDefault="003A6D23" w:rsidP="003A6D23">
            <w:pPr>
              <w:pStyle w:val="ListParagraph"/>
              <w:numPr>
                <w:ilvl w:val="0"/>
                <w:numId w:val="24"/>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w:t>
            </w:r>
            <w:r w:rsidR="000E327D">
              <w:rPr>
                <w:color w:val="000000" w:themeColor="text1"/>
              </w:rPr>
              <w:t xml:space="preserve"> Same as base</w:t>
            </w:r>
          </w:p>
        </w:tc>
        <w:tc>
          <w:tcPr>
            <w:tcW w:w="1456" w:type="dxa"/>
          </w:tcPr>
          <w:p w14:paraId="1AA5E116"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sidRPr="00FA1017">
              <w:rPr>
                <w:color w:val="000000" w:themeColor="text1"/>
              </w:rPr>
              <w:t>New (Same format as in Activity Information in base)</w:t>
            </w:r>
          </w:p>
        </w:tc>
      </w:tr>
      <w:tr w:rsidR="003A6D23" w:rsidRPr="006239F1" w14:paraId="0DD6680E" w14:textId="77777777" w:rsidTr="003A6D23">
        <w:trPr>
          <w:trHeight w:val="436"/>
        </w:trPr>
        <w:tc>
          <w:tcPr>
            <w:cnfStyle w:val="001000000000" w:firstRow="0" w:lastRow="0" w:firstColumn="1" w:lastColumn="0" w:oddVBand="0" w:evenVBand="0" w:oddHBand="0" w:evenHBand="0" w:firstRowFirstColumn="0" w:firstRowLastColumn="0" w:lastRowFirstColumn="0" w:lastRowLastColumn="0"/>
            <w:tcW w:w="1174" w:type="dxa"/>
          </w:tcPr>
          <w:p w14:paraId="155C1427" w14:textId="77777777" w:rsidR="003A6D23" w:rsidRDefault="003A6D23" w:rsidP="003A6D23">
            <w:pPr>
              <w:rPr>
                <w:b w:val="0"/>
                <w:color w:val="000000" w:themeColor="text1"/>
              </w:rPr>
            </w:pPr>
            <w:r>
              <w:rPr>
                <w:b w:val="0"/>
                <w:color w:val="000000" w:themeColor="text1"/>
              </w:rPr>
              <w:t>Data Capture</w:t>
            </w:r>
          </w:p>
        </w:tc>
        <w:tc>
          <w:tcPr>
            <w:tcW w:w="1984" w:type="dxa"/>
          </w:tcPr>
          <w:p w14:paraId="087DD5B7"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Venue Country</w:t>
            </w:r>
          </w:p>
        </w:tc>
        <w:tc>
          <w:tcPr>
            <w:tcW w:w="2051" w:type="dxa"/>
          </w:tcPr>
          <w:p w14:paraId="5E7C9423"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“Venue Country”</w:t>
            </w:r>
          </w:p>
        </w:tc>
        <w:tc>
          <w:tcPr>
            <w:tcW w:w="2685" w:type="dxa"/>
          </w:tcPr>
          <w:p w14:paraId="6C4BE791" w14:textId="77777777" w:rsidR="003A6D23" w:rsidRDefault="003A6D23" w:rsidP="003A6D23">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Dropdown</w:t>
            </w:r>
          </w:p>
          <w:p w14:paraId="36FF923F" w14:textId="77777777" w:rsidR="003A6D23" w:rsidRDefault="003A6D23" w:rsidP="003A6D23">
            <w:pPr>
              <w:pStyle w:val="ListParagraph"/>
              <w:numPr>
                <w:ilvl w:val="0"/>
                <w:numId w:val="24"/>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tc>
        <w:tc>
          <w:tcPr>
            <w:tcW w:w="1456" w:type="dxa"/>
          </w:tcPr>
          <w:p w14:paraId="059A5C5F"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sidRPr="00FA1017">
              <w:rPr>
                <w:color w:val="000000" w:themeColor="text1"/>
              </w:rPr>
              <w:t>New (Same format as in Activity Information in base)</w:t>
            </w:r>
          </w:p>
        </w:tc>
      </w:tr>
      <w:tr w:rsidR="003A6D23" w:rsidRPr="006239F1" w14:paraId="00A621CE" w14:textId="77777777" w:rsidTr="003A6D2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74" w:type="dxa"/>
          </w:tcPr>
          <w:p w14:paraId="756295C2" w14:textId="77777777" w:rsidR="003A6D23" w:rsidRDefault="003A6D23" w:rsidP="003A6D23">
            <w:pPr>
              <w:rPr>
                <w:b w:val="0"/>
                <w:color w:val="000000" w:themeColor="text1"/>
              </w:rPr>
            </w:pPr>
            <w:r>
              <w:rPr>
                <w:b w:val="0"/>
                <w:color w:val="000000" w:themeColor="text1"/>
              </w:rPr>
              <w:t>Data Capture</w:t>
            </w:r>
          </w:p>
        </w:tc>
        <w:tc>
          <w:tcPr>
            <w:tcW w:w="1984" w:type="dxa"/>
          </w:tcPr>
          <w:p w14:paraId="621827EA"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Venue State</w:t>
            </w:r>
          </w:p>
        </w:tc>
        <w:tc>
          <w:tcPr>
            <w:tcW w:w="2051" w:type="dxa"/>
          </w:tcPr>
          <w:p w14:paraId="53C02056"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“Venue State”</w:t>
            </w:r>
          </w:p>
        </w:tc>
        <w:tc>
          <w:tcPr>
            <w:tcW w:w="2685" w:type="dxa"/>
          </w:tcPr>
          <w:p w14:paraId="0CA56567" w14:textId="77777777" w:rsidR="003A6D23" w:rsidRDefault="003A6D23" w:rsidP="003A6D23">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Dropdown</w:t>
            </w:r>
          </w:p>
          <w:p w14:paraId="402FD1F2" w14:textId="77777777" w:rsidR="003A6D23" w:rsidRDefault="003A6D23" w:rsidP="003A6D23">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Yes</w:t>
            </w:r>
          </w:p>
          <w:p w14:paraId="05960D3B" w14:textId="77777777" w:rsidR="003A6D23" w:rsidRDefault="003A6D23" w:rsidP="003A6D23">
            <w:pPr>
              <w:pStyle w:val="ListParagraph"/>
              <w:numPr>
                <w:ilvl w:val="0"/>
                <w:numId w:val="24"/>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 Field will only appear if “United States” is selected for “Venue Country”</w:t>
            </w:r>
          </w:p>
        </w:tc>
        <w:tc>
          <w:tcPr>
            <w:tcW w:w="1456" w:type="dxa"/>
          </w:tcPr>
          <w:p w14:paraId="68863B84"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sidRPr="00FA1017">
              <w:rPr>
                <w:color w:val="000000" w:themeColor="text1"/>
              </w:rPr>
              <w:t>New (Same format as in Activity Information in base)</w:t>
            </w:r>
          </w:p>
        </w:tc>
      </w:tr>
      <w:tr w:rsidR="003A6D23" w:rsidRPr="006239F1" w14:paraId="7458A3BD" w14:textId="77777777" w:rsidTr="003A6D23">
        <w:trPr>
          <w:trHeight w:val="436"/>
        </w:trPr>
        <w:tc>
          <w:tcPr>
            <w:cnfStyle w:val="001000000000" w:firstRow="0" w:lastRow="0" w:firstColumn="1" w:lastColumn="0" w:oddVBand="0" w:evenVBand="0" w:oddHBand="0" w:evenHBand="0" w:firstRowFirstColumn="0" w:firstRowLastColumn="0" w:lastRowFirstColumn="0" w:lastRowLastColumn="0"/>
            <w:tcW w:w="1174" w:type="dxa"/>
          </w:tcPr>
          <w:p w14:paraId="006B9011" w14:textId="77777777" w:rsidR="003A6D23" w:rsidRDefault="003A6D23" w:rsidP="003A6D23">
            <w:pPr>
              <w:rPr>
                <w:b w:val="0"/>
                <w:color w:val="000000" w:themeColor="text1"/>
              </w:rPr>
            </w:pPr>
            <w:r>
              <w:rPr>
                <w:b w:val="0"/>
                <w:color w:val="000000" w:themeColor="text1"/>
              </w:rPr>
              <w:t>Data Capture</w:t>
            </w:r>
          </w:p>
        </w:tc>
        <w:tc>
          <w:tcPr>
            <w:tcW w:w="1984" w:type="dxa"/>
          </w:tcPr>
          <w:p w14:paraId="39828071"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Venue City</w:t>
            </w:r>
          </w:p>
        </w:tc>
        <w:tc>
          <w:tcPr>
            <w:tcW w:w="2051" w:type="dxa"/>
          </w:tcPr>
          <w:p w14:paraId="5E865117"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“Venue City”</w:t>
            </w:r>
          </w:p>
        </w:tc>
        <w:tc>
          <w:tcPr>
            <w:tcW w:w="2685" w:type="dxa"/>
          </w:tcPr>
          <w:p w14:paraId="61E1CF5F" w14:textId="77777777" w:rsidR="003A6D23" w:rsidRDefault="003A6D23" w:rsidP="003A6D23">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Free Text Box</w:t>
            </w:r>
          </w:p>
          <w:p w14:paraId="2EDD5E8F" w14:textId="77777777" w:rsidR="003A6D23" w:rsidRDefault="003A6D23" w:rsidP="003A6D23">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7D814EC4" w14:textId="77777777" w:rsidR="003A6D23" w:rsidRDefault="003A6D23" w:rsidP="003A6D23">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w:t>
            </w:r>
            <w:r w:rsidR="000E327D">
              <w:rPr>
                <w:color w:val="000000" w:themeColor="text1"/>
              </w:rPr>
              <w:t xml:space="preserve"> Same as base</w:t>
            </w:r>
          </w:p>
        </w:tc>
        <w:tc>
          <w:tcPr>
            <w:tcW w:w="1456" w:type="dxa"/>
          </w:tcPr>
          <w:p w14:paraId="64B7A598"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sidRPr="00FA1017">
              <w:rPr>
                <w:color w:val="000000" w:themeColor="text1"/>
              </w:rPr>
              <w:t>New (Same format as in Activity Information in base)</w:t>
            </w:r>
          </w:p>
        </w:tc>
      </w:tr>
      <w:tr w:rsidR="003A6D23" w:rsidRPr="006239F1" w14:paraId="55881796" w14:textId="77777777" w:rsidTr="003A6D2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74" w:type="dxa"/>
          </w:tcPr>
          <w:p w14:paraId="078E7C9B" w14:textId="77777777" w:rsidR="003A6D23" w:rsidRDefault="003A6D23" w:rsidP="003A6D23">
            <w:pPr>
              <w:rPr>
                <w:b w:val="0"/>
                <w:color w:val="000000" w:themeColor="text1"/>
              </w:rPr>
            </w:pPr>
            <w:r>
              <w:rPr>
                <w:b w:val="0"/>
                <w:color w:val="000000" w:themeColor="text1"/>
              </w:rPr>
              <w:t>Data Capture</w:t>
            </w:r>
          </w:p>
        </w:tc>
        <w:tc>
          <w:tcPr>
            <w:tcW w:w="1984" w:type="dxa"/>
          </w:tcPr>
          <w:p w14:paraId="004EEC00"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Venue Zip/Postal Code</w:t>
            </w:r>
          </w:p>
        </w:tc>
        <w:tc>
          <w:tcPr>
            <w:tcW w:w="2051" w:type="dxa"/>
          </w:tcPr>
          <w:p w14:paraId="6EC07D7C"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“Venue Zip/Postal Code”</w:t>
            </w:r>
          </w:p>
        </w:tc>
        <w:tc>
          <w:tcPr>
            <w:tcW w:w="2685" w:type="dxa"/>
          </w:tcPr>
          <w:p w14:paraId="699AF4CF" w14:textId="77777777" w:rsidR="003A6D23" w:rsidRDefault="003A6D23" w:rsidP="003A6D23">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Numeric Text Box</w:t>
            </w:r>
          </w:p>
          <w:p w14:paraId="78AE8DAD" w14:textId="40F7F5DE" w:rsidR="003A6D23" w:rsidRDefault="003A6D23" w:rsidP="003A6D23">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Required: </w:t>
            </w:r>
            <w:r w:rsidR="008A63FE">
              <w:rPr>
                <w:color w:val="000000" w:themeColor="text1"/>
              </w:rPr>
              <w:t>No</w:t>
            </w:r>
          </w:p>
          <w:p w14:paraId="5B7E15F0" w14:textId="77777777" w:rsidR="003A6D23" w:rsidRDefault="003A6D23" w:rsidP="003A6D23">
            <w:pPr>
              <w:pStyle w:val="ListParagraph"/>
              <w:numPr>
                <w:ilvl w:val="0"/>
                <w:numId w:val="24"/>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w:t>
            </w:r>
            <w:r w:rsidR="000E327D">
              <w:rPr>
                <w:color w:val="000000" w:themeColor="text1"/>
              </w:rPr>
              <w:t xml:space="preserve"> Same as base</w:t>
            </w:r>
          </w:p>
        </w:tc>
        <w:tc>
          <w:tcPr>
            <w:tcW w:w="1456" w:type="dxa"/>
          </w:tcPr>
          <w:p w14:paraId="0F1C8E34"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sidRPr="00FA1017">
              <w:rPr>
                <w:color w:val="000000" w:themeColor="text1"/>
              </w:rPr>
              <w:t>New (Same format as in Activity Information in base)</w:t>
            </w:r>
          </w:p>
        </w:tc>
      </w:tr>
      <w:tr w:rsidR="003A6D23" w:rsidRPr="006239F1" w14:paraId="4EDDEECD" w14:textId="77777777" w:rsidTr="003A6D23">
        <w:trPr>
          <w:trHeight w:val="436"/>
        </w:trPr>
        <w:tc>
          <w:tcPr>
            <w:cnfStyle w:val="001000000000" w:firstRow="0" w:lastRow="0" w:firstColumn="1" w:lastColumn="0" w:oddVBand="0" w:evenVBand="0" w:oddHBand="0" w:evenHBand="0" w:firstRowFirstColumn="0" w:firstRowLastColumn="0" w:lastRowFirstColumn="0" w:lastRowLastColumn="0"/>
            <w:tcW w:w="1174" w:type="dxa"/>
          </w:tcPr>
          <w:p w14:paraId="60FDC642" w14:textId="77777777" w:rsidR="003A6D23" w:rsidRDefault="003A6D23" w:rsidP="003A6D23">
            <w:pPr>
              <w:rPr>
                <w:b w:val="0"/>
                <w:color w:val="000000" w:themeColor="text1"/>
              </w:rPr>
            </w:pPr>
            <w:r>
              <w:rPr>
                <w:b w:val="0"/>
                <w:color w:val="000000" w:themeColor="text1"/>
              </w:rPr>
              <w:t>Data Capture</w:t>
            </w:r>
          </w:p>
        </w:tc>
        <w:tc>
          <w:tcPr>
            <w:tcW w:w="1984" w:type="dxa"/>
          </w:tcPr>
          <w:p w14:paraId="02ABB9FB"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Meeting Dates</w:t>
            </w:r>
          </w:p>
        </w:tc>
        <w:tc>
          <w:tcPr>
            <w:tcW w:w="2051" w:type="dxa"/>
          </w:tcPr>
          <w:p w14:paraId="110A8A29"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Meeting Dates</w:t>
            </w:r>
          </w:p>
          <w:p w14:paraId="5C62EE4F"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p>
          <w:p w14:paraId="5A5D2C02"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Same as base with first one as the “Start Date” and second one as “End Date”</w:t>
            </w:r>
          </w:p>
        </w:tc>
        <w:tc>
          <w:tcPr>
            <w:tcW w:w="2685" w:type="dxa"/>
          </w:tcPr>
          <w:p w14:paraId="436E245D" w14:textId="77777777" w:rsidR="003A6D23" w:rsidRDefault="003A6D23" w:rsidP="003A6D23">
            <w:pPr>
              <w:pStyle w:val="ListParagraph"/>
              <w:numPr>
                <w:ilvl w:val="0"/>
                <w:numId w:val="24"/>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Calendar</w:t>
            </w:r>
          </w:p>
          <w:p w14:paraId="7375E33E" w14:textId="77777777" w:rsidR="003A6D23" w:rsidRDefault="003A6D23" w:rsidP="003A6D23">
            <w:pPr>
              <w:pStyle w:val="ListParagraph"/>
              <w:numPr>
                <w:ilvl w:val="0"/>
                <w:numId w:val="24"/>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0C9BAB1A" w14:textId="77777777" w:rsidR="003A6D23" w:rsidRDefault="003A6D23" w:rsidP="003A6D23">
            <w:pPr>
              <w:pStyle w:val="ListParagraph"/>
              <w:numPr>
                <w:ilvl w:val="0"/>
                <w:numId w:val="24"/>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 The Start and End Dates must be between the Activity Start and End Dates.</w:t>
            </w:r>
          </w:p>
        </w:tc>
        <w:tc>
          <w:tcPr>
            <w:tcW w:w="1456" w:type="dxa"/>
          </w:tcPr>
          <w:p w14:paraId="4AFFB560"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sidRPr="00FA1017">
              <w:rPr>
                <w:color w:val="000000" w:themeColor="text1"/>
              </w:rPr>
              <w:t>New (Same format as in Activity Information in base)</w:t>
            </w:r>
          </w:p>
        </w:tc>
      </w:tr>
    </w:tbl>
    <w:p w14:paraId="331F20E4" w14:textId="77777777" w:rsidR="001750D9" w:rsidRPr="001750D9" w:rsidRDefault="001750D9" w:rsidP="001750D9"/>
    <w:p w14:paraId="4C3D8C51" w14:textId="77777777" w:rsidR="001750D9" w:rsidRDefault="001750D9" w:rsidP="0042713D">
      <w:pPr>
        <w:pStyle w:val="Heading5"/>
      </w:pPr>
      <w:bookmarkStart w:id="3228" w:name="_Toc475949464"/>
      <w:r>
        <w:t>Technical Specification Changes</w:t>
      </w:r>
      <w:bookmarkEnd w:id="3228"/>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1750D9" w:rsidRPr="00612C84" w14:paraId="24C20AB9" w14:textId="77777777" w:rsidTr="003F0B9C">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703CCFD2" w14:textId="77777777" w:rsidR="001750D9" w:rsidRDefault="001750D9" w:rsidP="003F0B9C">
            <w:pPr>
              <w:jc w:val="center"/>
              <w:rPr>
                <w:sz w:val="18"/>
                <w:szCs w:val="28"/>
              </w:rPr>
            </w:pPr>
            <w:r>
              <w:rPr>
                <w:sz w:val="18"/>
                <w:szCs w:val="28"/>
              </w:rPr>
              <w:t>BR ID</w:t>
            </w:r>
          </w:p>
        </w:tc>
        <w:tc>
          <w:tcPr>
            <w:tcW w:w="1929" w:type="dxa"/>
            <w:shd w:val="clear" w:color="auto" w:fill="367CC1"/>
            <w:vAlign w:val="center"/>
          </w:tcPr>
          <w:p w14:paraId="67FDA7AB"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0916390B" w14:textId="77777777" w:rsidR="001750D9"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34972061"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1750D9" w:rsidRPr="006B3718" w14:paraId="639226FA" w14:textId="77777777" w:rsidTr="003F0B9C">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43221ABF" w14:textId="77777777" w:rsidR="001750D9" w:rsidRDefault="001750D9" w:rsidP="003F0B9C">
            <w:pPr>
              <w:rPr>
                <w:color w:val="FF0000"/>
              </w:rPr>
            </w:pPr>
          </w:p>
        </w:tc>
        <w:tc>
          <w:tcPr>
            <w:tcW w:w="1929" w:type="dxa"/>
          </w:tcPr>
          <w:p w14:paraId="0E68EC6E"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6A42DFAC"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228BADAA"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r>
    </w:tbl>
    <w:p w14:paraId="78EE24F3" w14:textId="77777777" w:rsidR="001750D9" w:rsidRPr="001750D9" w:rsidRDefault="001750D9" w:rsidP="001750D9"/>
    <w:p w14:paraId="630C8034" w14:textId="77777777" w:rsidR="001750D9" w:rsidRDefault="001750D9" w:rsidP="0042713D">
      <w:pPr>
        <w:pStyle w:val="Heading4"/>
        <w:numPr>
          <w:ilvl w:val="2"/>
          <w:numId w:val="2"/>
        </w:numPr>
      </w:pPr>
      <w:bookmarkStart w:id="3229" w:name="_Toc475949465"/>
      <w:r>
        <w:lastRenderedPageBreak/>
        <w:t>Wireframes</w:t>
      </w:r>
      <w:bookmarkEnd w:id="3229"/>
    </w:p>
    <w:p w14:paraId="719F2387" w14:textId="77777777" w:rsidR="00C72D95" w:rsidRDefault="00C72D95" w:rsidP="00C72D95">
      <w:r>
        <w:rPr>
          <w:noProof/>
        </w:rPr>
        <w:drawing>
          <wp:inline distT="0" distB="0" distL="0" distR="0" wp14:anchorId="5B1811F1" wp14:editId="4575212B">
            <wp:extent cx="59436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spitality_Wireframes_1.png"/>
                    <pic:cNvPicPr/>
                  </pic:nvPicPr>
                  <pic:blipFill>
                    <a:blip r:embed="rId25"/>
                    <a:stretch>
                      <a:fillRect/>
                    </a:stretch>
                  </pic:blipFill>
                  <pic:spPr>
                    <a:xfrm>
                      <a:off x="0" y="0"/>
                      <a:ext cx="5943600" cy="4114800"/>
                    </a:xfrm>
                    <a:prstGeom prst="rect">
                      <a:avLst/>
                    </a:prstGeom>
                  </pic:spPr>
                </pic:pic>
              </a:graphicData>
            </a:graphic>
          </wp:inline>
        </w:drawing>
      </w:r>
    </w:p>
    <w:p w14:paraId="0122EDAE" w14:textId="77777777" w:rsidR="00C72D95" w:rsidRPr="00C72D95" w:rsidRDefault="00C72D95" w:rsidP="00C72D95">
      <w:r>
        <w:rPr>
          <w:noProof/>
        </w:rPr>
        <w:drawing>
          <wp:inline distT="0" distB="0" distL="0" distR="0" wp14:anchorId="39864790" wp14:editId="6F742A17">
            <wp:extent cx="4967016" cy="232537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spitality_Wireframes_2.png"/>
                    <pic:cNvPicPr/>
                  </pic:nvPicPr>
                  <pic:blipFill>
                    <a:blip r:embed="rId26"/>
                    <a:stretch>
                      <a:fillRect/>
                    </a:stretch>
                  </pic:blipFill>
                  <pic:spPr>
                    <a:xfrm>
                      <a:off x="0" y="0"/>
                      <a:ext cx="4979278" cy="2331111"/>
                    </a:xfrm>
                    <a:prstGeom prst="rect">
                      <a:avLst/>
                    </a:prstGeom>
                  </pic:spPr>
                </pic:pic>
              </a:graphicData>
            </a:graphic>
          </wp:inline>
        </w:drawing>
      </w:r>
    </w:p>
    <w:p w14:paraId="3404D499" w14:textId="77777777" w:rsidR="001750D9" w:rsidRDefault="001750D9" w:rsidP="004A46CC">
      <w:pPr>
        <w:pStyle w:val="Heading3"/>
      </w:pPr>
      <w:bookmarkStart w:id="3230" w:name="_Toc475949466"/>
      <w:r>
        <w:t>Activity Category- Sponsorship of Third Party Event/ Activity</w:t>
      </w:r>
      <w:bookmarkEnd w:id="3230"/>
    </w:p>
    <w:p w14:paraId="385CC7C0" w14:textId="38793E2D" w:rsidR="0042713D" w:rsidRPr="0042713D" w:rsidRDefault="001750D9" w:rsidP="0042713D">
      <w:pPr>
        <w:pStyle w:val="Heading4"/>
        <w:numPr>
          <w:ilvl w:val="2"/>
          <w:numId w:val="2"/>
        </w:numPr>
      </w:pPr>
      <w:bookmarkStart w:id="3231" w:name="_Toc475949467"/>
      <w:r>
        <w:t>Business Requirements Changes</w:t>
      </w:r>
      <w:bookmarkEnd w:id="3231"/>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1750D9" w:rsidRPr="00612C84" w14:paraId="268C28EE" w14:textId="77777777" w:rsidTr="003F0B9C">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5A67F1BE" w14:textId="77777777" w:rsidR="001750D9" w:rsidRPr="00612C84" w:rsidRDefault="001750D9" w:rsidP="003F0B9C">
            <w:pPr>
              <w:jc w:val="center"/>
              <w:rPr>
                <w:sz w:val="18"/>
                <w:szCs w:val="28"/>
              </w:rPr>
            </w:pPr>
            <w:r>
              <w:rPr>
                <w:sz w:val="18"/>
                <w:szCs w:val="28"/>
              </w:rPr>
              <w:lastRenderedPageBreak/>
              <w:t>Original BR ID</w:t>
            </w:r>
          </w:p>
        </w:tc>
        <w:tc>
          <w:tcPr>
            <w:tcW w:w="7200" w:type="dxa"/>
            <w:shd w:val="clear" w:color="auto" w:fill="367CC1"/>
            <w:vAlign w:val="center"/>
          </w:tcPr>
          <w:p w14:paraId="60B1F836"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587E71" w:rsidRPr="00B66624" w14:paraId="2EEF680C" w14:textId="77777777" w:rsidTr="003F0B9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6A0AE8DB" w14:textId="77777777" w:rsidR="00587E71" w:rsidRPr="00B66624" w:rsidRDefault="00587E71" w:rsidP="00587E71">
            <w:pPr>
              <w:rPr>
                <w:color w:val="000000" w:themeColor="text1"/>
              </w:rPr>
            </w:pPr>
            <w:r>
              <w:rPr>
                <w:color w:val="000000" w:themeColor="text1"/>
              </w:rPr>
              <w:t>BR-STP</w:t>
            </w:r>
            <w:r w:rsidRPr="00B66624">
              <w:rPr>
                <w:color w:val="000000" w:themeColor="text1"/>
              </w:rPr>
              <w:t>-001</w:t>
            </w:r>
          </w:p>
        </w:tc>
        <w:tc>
          <w:tcPr>
            <w:tcW w:w="7200" w:type="dxa"/>
          </w:tcPr>
          <w:p w14:paraId="3F9414D1" w14:textId="77777777" w:rsidR="00587E71" w:rsidRPr="00B66624" w:rsidRDefault="00587E71" w:rsidP="00587E71">
            <w:pPr>
              <w:cnfStyle w:val="000000100000" w:firstRow="0" w:lastRow="0" w:firstColumn="0" w:lastColumn="0" w:oddVBand="0" w:evenVBand="0" w:oddHBand="1" w:evenHBand="0" w:firstRowFirstColumn="0" w:firstRowLastColumn="0" w:lastRowFirstColumn="0" w:lastRowLastColumn="0"/>
              <w:rPr>
                <w:color w:val="000000" w:themeColor="text1"/>
              </w:rPr>
            </w:pPr>
            <w:r w:rsidRPr="00B66624">
              <w:rPr>
                <w:color w:val="000000" w:themeColor="text1"/>
              </w:rPr>
              <w:t xml:space="preserve">The request will follow the base </w:t>
            </w:r>
            <w:r>
              <w:rPr>
                <w:color w:val="000000" w:themeColor="text1"/>
              </w:rPr>
              <w:t>advisory board</w:t>
            </w:r>
            <w:r w:rsidRPr="00B66624">
              <w:rPr>
                <w:color w:val="000000" w:themeColor="text1"/>
              </w:rPr>
              <w:t xml:space="preserve"> workflow </w:t>
            </w:r>
          </w:p>
        </w:tc>
      </w:tr>
      <w:tr w:rsidR="00587E71" w:rsidRPr="00B66624" w14:paraId="4B03458B" w14:textId="77777777" w:rsidTr="003F0B9C">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31777132" w14:textId="77777777" w:rsidR="00587E71" w:rsidRPr="00B66624" w:rsidRDefault="00587E71" w:rsidP="00587E71">
            <w:pPr>
              <w:rPr>
                <w:color w:val="000000" w:themeColor="text1"/>
              </w:rPr>
            </w:pPr>
            <w:r>
              <w:rPr>
                <w:color w:val="000000" w:themeColor="text1"/>
              </w:rPr>
              <w:t>BR-STP</w:t>
            </w:r>
            <w:r w:rsidRPr="00B66624">
              <w:rPr>
                <w:color w:val="000000" w:themeColor="text1"/>
              </w:rPr>
              <w:t>-002</w:t>
            </w:r>
          </w:p>
        </w:tc>
        <w:tc>
          <w:tcPr>
            <w:tcW w:w="7200" w:type="dxa"/>
          </w:tcPr>
          <w:p w14:paraId="4E3E6707" w14:textId="77777777" w:rsidR="00587E71" w:rsidRPr="00B66624" w:rsidRDefault="00587E71" w:rsidP="00587E71">
            <w:pPr>
              <w:cnfStyle w:val="000000000000" w:firstRow="0" w:lastRow="0" w:firstColumn="0" w:lastColumn="0" w:oddVBand="0" w:evenVBand="0" w:oddHBand="0" w:evenHBand="0" w:firstRowFirstColumn="0" w:firstRowLastColumn="0" w:lastRowFirstColumn="0" w:lastRowLastColumn="0"/>
              <w:rPr>
                <w:color w:val="000000" w:themeColor="text1"/>
              </w:rPr>
            </w:pPr>
            <w:r w:rsidRPr="00B66624">
              <w:rPr>
                <w:color w:val="000000" w:themeColor="text1"/>
              </w:rPr>
              <w:t xml:space="preserve">The customizations should be added to the base </w:t>
            </w:r>
            <w:r>
              <w:rPr>
                <w:color w:val="000000" w:themeColor="text1"/>
              </w:rPr>
              <w:t>advisory board</w:t>
            </w:r>
            <w:r w:rsidRPr="00B66624">
              <w:rPr>
                <w:color w:val="000000" w:themeColor="text1"/>
              </w:rPr>
              <w:t xml:space="preserve"> request -</w:t>
            </w:r>
            <w:r>
              <w:rPr>
                <w:color w:val="000000" w:themeColor="text1"/>
              </w:rPr>
              <w:t xml:space="preserve"> activity category form</w:t>
            </w:r>
          </w:p>
        </w:tc>
      </w:tr>
    </w:tbl>
    <w:p w14:paraId="578FC2B5" w14:textId="77777777" w:rsidR="001750D9" w:rsidRPr="001750D9" w:rsidRDefault="001750D9" w:rsidP="001750D9"/>
    <w:p w14:paraId="412D7218" w14:textId="77777777" w:rsidR="0042713D" w:rsidRPr="0042713D" w:rsidRDefault="001750D9" w:rsidP="0042713D">
      <w:pPr>
        <w:pStyle w:val="Heading4"/>
        <w:numPr>
          <w:ilvl w:val="2"/>
          <w:numId w:val="2"/>
        </w:numPr>
      </w:pPr>
      <w:bookmarkStart w:id="3232" w:name="_Toc475949468"/>
      <w:r>
        <w:t>Technical Customizations</w:t>
      </w:r>
      <w:bookmarkEnd w:id="3232"/>
    </w:p>
    <w:p w14:paraId="077EE27B" w14:textId="77777777" w:rsidR="001750D9" w:rsidRDefault="001750D9" w:rsidP="0042713D">
      <w:pPr>
        <w:pStyle w:val="Heading5"/>
      </w:pPr>
      <w:bookmarkStart w:id="3233" w:name="_Toc475949469"/>
      <w:r>
        <w:t>Page Level Customizations</w:t>
      </w:r>
      <w:bookmarkEnd w:id="3233"/>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1"/>
        <w:gridCol w:w="1640"/>
        <w:gridCol w:w="1773"/>
        <w:gridCol w:w="3080"/>
        <w:gridCol w:w="1456"/>
      </w:tblGrid>
      <w:tr w:rsidR="001750D9" w14:paraId="001D0E6B" w14:textId="77777777" w:rsidTr="003F0B9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shd w:val="clear" w:color="auto" w:fill="367CC1"/>
            <w:vAlign w:val="center"/>
          </w:tcPr>
          <w:p w14:paraId="29C34168" w14:textId="77777777" w:rsidR="001750D9" w:rsidRPr="00612C84" w:rsidRDefault="001750D9" w:rsidP="003F0B9C">
            <w:pPr>
              <w:rPr>
                <w:sz w:val="18"/>
                <w:szCs w:val="28"/>
              </w:rPr>
            </w:pPr>
            <w:r>
              <w:rPr>
                <w:sz w:val="18"/>
                <w:szCs w:val="28"/>
              </w:rPr>
              <w:t>Attribute Type</w:t>
            </w:r>
          </w:p>
        </w:tc>
        <w:tc>
          <w:tcPr>
            <w:tcW w:w="1640" w:type="dxa"/>
            <w:shd w:val="clear" w:color="auto" w:fill="367CC1"/>
            <w:vAlign w:val="center"/>
          </w:tcPr>
          <w:p w14:paraId="42B0F984"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773" w:type="dxa"/>
            <w:shd w:val="clear" w:color="auto" w:fill="367CC1"/>
            <w:vAlign w:val="center"/>
          </w:tcPr>
          <w:p w14:paraId="1A61026A"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3080" w:type="dxa"/>
            <w:shd w:val="clear" w:color="auto" w:fill="367CC1"/>
            <w:vAlign w:val="center"/>
          </w:tcPr>
          <w:p w14:paraId="16A65E99"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0787CF01" w14:textId="77777777" w:rsidR="001750D9"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C124AE" w:rsidRPr="006239F1" w14:paraId="4F35476E" w14:textId="77777777" w:rsidTr="003F0B9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75BEC30F" w14:textId="77777777" w:rsidR="00C124AE" w:rsidRPr="006239F1" w:rsidRDefault="00C124AE" w:rsidP="00C124AE">
            <w:pPr>
              <w:rPr>
                <w:b w:val="0"/>
                <w:color w:val="000000" w:themeColor="text1"/>
              </w:rPr>
            </w:pPr>
            <w:r>
              <w:rPr>
                <w:b w:val="0"/>
                <w:color w:val="000000" w:themeColor="text1"/>
              </w:rPr>
              <w:t>Data capture</w:t>
            </w:r>
          </w:p>
        </w:tc>
        <w:tc>
          <w:tcPr>
            <w:tcW w:w="1640" w:type="dxa"/>
          </w:tcPr>
          <w:p w14:paraId="324E0C64" w14:textId="77777777" w:rsidR="00C124AE" w:rsidRPr="006239F1" w:rsidRDefault="00C124A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Will Teva be mentioned as a sponsor of the event in the event materials, event publications, or other materials distributed during the event?</w:t>
            </w:r>
          </w:p>
        </w:tc>
        <w:tc>
          <w:tcPr>
            <w:tcW w:w="1773" w:type="dxa"/>
          </w:tcPr>
          <w:p w14:paraId="773E1671" w14:textId="77777777" w:rsidR="00C124AE" w:rsidRPr="006239F1" w:rsidRDefault="00C124A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Will Teva be mentioned as a sponsor of the event in the event materials, event publications, or other materials distributed during the event?</w:t>
            </w:r>
          </w:p>
        </w:tc>
        <w:tc>
          <w:tcPr>
            <w:tcW w:w="3080" w:type="dxa"/>
          </w:tcPr>
          <w:p w14:paraId="23EFDD25" w14:textId="77777777" w:rsidR="00C124AE" w:rsidRPr="00F33323" w:rsidRDefault="00C124AE" w:rsidP="00C124AE">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Field Format: Yes/No radio button</w:t>
            </w:r>
          </w:p>
          <w:p w14:paraId="4403A417" w14:textId="77777777" w:rsidR="0022528C" w:rsidRPr="00F33323" w:rsidRDefault="0022528C" w:rsidP="00C124AE">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5ABAE36A" w14:textId="1307D242" w:rsidR="00576502" w:rsidRPr="00F33323" w:rsidRDefault="00576502" w:rsidP="00C124AE">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34" w:author="Michael Petite" w:date="2017-02-24T09:19:00Z">
              <w:r w:rsidR="000E327D" w:rsidRPr="00F33323" w:rsidDel="00EC0998">
                <w:delText>None</w:delText>
              </w:r>
            </w:del>
            <w:ins w:id="3235" w:author="Michael Petite" w:date="2017-02-24T09:19:00Z">
              <w:r w:rsidR="00EC0998">
                <w:t>Yes or no must be selected</w:t>
              </w:r>
            </w:ins>
          </w:p>
        </w:tc>
        <w:tc>
          <w:tcPr>
            <w:tcW w:w="1456" w:type="dxa"/>
          </w:tcPr>
          <w:p w14:paraId="4EB34A46" w14:textId="77777777" w:rsidR="00C124AE" w:rsidRPr="006239F1" w:rsidRDefault="00C124A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sidRPr="000A3389">
              <w:rPr>
                <w:color w:val="000000" w:themeColor="text1"/>
              </w:rPr>
              <w:t>New</w:t>
            </w:r>
          </w:p>
        </w:tc>
      </w:tr>
      <w:tr w:rsidR="00C124AE" w:rsidRPr="006239F1" w14:paraId="6768A89B" w14:textId="77777777" w:rsidTr="003F0B9C">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4A02254C" w14:textId="77777777" w:rsidR="00C124AE" w:rsidRPr="006239F1" w:rsidRDefault="00C124AE" w:rsidP="00C124AE">
            <w:pPr>
              <w:rPr>
                <w:b w:val="0"/>
                <w:color w:val="000000" w:themeColor="text1"/>
              </w:rPr>
            </w:pPr>
            <w:r>
              <w:rPr>
                <w:b w:val="0"/>
                <w:color w:val="000000" w:themeColor="text1"/>
              </w:rPr>
              <w:t>Data capture</w:t>
            </w:r>
          </w:p>
        </w:tc>
        <w:tc>
          <w:tcPr>
            <w:tcW w:w="1640" w:type="dxa"/>
          </w:tcPr>
          <w:p w14:paraId="4F5DA262" w14:textId="77777777" w:rsidR="00C124AE" w:rsidRPr="006239F1" w:rsidRDefault="00C124AE"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Will Teva be promoting products at the event?</w:t>
            </w:r>
          </w:p>
        </w:tc>
        <w:tc>
          <w:tcPr>
            <w:tcW w:w="1773" w:type="dxa"/>
          </w:tcPr>
          <w:p w14:paraId="562B7845" w14:textId="77777777" w:rsidR="00C124AE" w:rsidRPr="006239F1" w:rsidRDefault="00C124AE"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Will Teva be promoting products at the event?</w:t>
            </w:r>
          </w:p>
        </w:tc>
        <w:tc>
          <w:tcPr>
            <w:tcW w:w="3080" w:type="dxa"/>
          </w:tcPr>
          <w:p w14:paraId="5CB1D3C5" w14:textId="77777777" w:rsidR="00C124AE" w:rsidRPr="00F33323" w:rsidRDefault="00C124AE"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Field Format: Yes/No radio button</w:t>
            </w:r>
          </w:p>
          <w:p w14:paraId="2D160B34" w14:textId="77777777" w:rsidR="0022528C" w:rsidRPr="00F33323" w:rsidRDefault="0022528C"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41B88D2D" w14:textId="74317E90" w:rsidR="00576502" w:rsidRPr="00F33323" w:rsidRDefault="00576502"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236" w:author="Michael Petite" w:date="2017-02-24T09:19:00Z">
              <w:r w:rsidR="000E327D" w:rsidRPr="00F33323" w:rsidDel="00EC0998">
                <w:delText>None</w:delText>
              </w:r>
            </w:del>
            <w:ins w:id="3237" w:author="Michael Petite" w:date="2017-02-24T09:19:00Z">
              <w:r w:rsidR="00EC0998">
                <w:t>Yes or no must be selected</w:t>
              </w:r>
            </w:ins>
          </w:p>
        </w:tc>
        <w:tc>
          <w:tcPr>
            <w:tcW w:w="1456" w:type="dxa"/>
          </w:tcPr>
          <w:p w14:paraId="600CD588" w14:textId="77777777" w:rsidR="00C124AE" w:rsidRPr="006239F1" w:rsidRDefault="00C124AE"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sidRPr="000A3389">
              <w:rPr>
                <w:color w:val="000000" w:themeColor="text1"/>
              </w:rPr>
              <w:t>New</w:t>
            </w:r>
          </w:p>
        </w:tc>
      </w:tr>
      <w:tr w:rsidR="00C124AE" w:rsidRPr="006239F1" w14:paraId="4FB7B6BA" w14:textId="77777777" w:rsidTr="003F0B9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35193939" w14:textId="77777777" w:rsidR="00C124AE" w:rsidRPr="006239F1" w:rsidRDefault="00C124AE" w:rsidP="00C124AE">
            <w:pPr>
              <w:rPr>
                <w:b w:val="0"/>
                <w:color w:val="000000" w:themeColor="text1"/>
              </w:rPr>
            </w:pPr>
            <w:r>
              <w:rPr>
                <w:b w:val="0"/>
                <w:color w:val="000000" w:themeColor="text1"/>
              </w:rPr>
              <w:t>Data capture</w:t>
            </w:r>
          </w:p>
        </w:tc>
        <w:tc>
          <w:tcPr>
            <w:tcW w:w="1640" w:type="dxa"/>
          </w:tcPr>
          <w:p w14:paraId="23B4FD4D" w14:textId="77777777" w:rsidR="00C124AE" w:rsidRPr="006239F1" w:rsidRDefault="00C124A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 this an Industry sponsored event?</w:t>
            </w:r>
          </w:p>
        </w:tc>
        <w:tc>
          <w:tcPr>
            <w:tcW w:w="1773" w:type="dxa"/>
          </w:tcPr>
          <w:p w14:paraId="71663249" w14:textId="77777777" w:rsidR="00C124AE" w:rsidRPr="006239F1" w:rsidRDefault="00C124A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Is this an Industry sponsored event?</w:t>
            </w:r>
          </w:p>
        </w:tc>
        <w:tc>
          <w:tcPr>
            <w:tcW w:w="3080" w:type="dxa"/>
          </w:tcPr>
          <w:p w14:paraId="78A40703" w14:textId="77777777" w:rsidR="00C124AE" w:rsidRPr="00F33323" w:rsidRDefault="00C124AE" w:rsidP="00C124AE">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Field Format: Yes/ No radio button</w:t>
            </w:r>
          </w:p>
          <w:p w14:paraId="47ADFEE4" w14:textId="77777777" w:rsidR="0022528C" w:rsidRPr="00F33323" w:rsidRDefault="0022528C" w:rsidP="00C124AE">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791853F5" w14:textId="7BF289F5" w:rsidR="00576502" w:rsidRPr="00F33323" w:rsidRDefault="00576502" w:rsidP="00C124AE">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38" w:author="Michael Petite" w:date="2017-02-24T09:19:00Z">
              <w:r w:rsidR="000E327D" w:rsidRPr="00F33323" w:rsidDel="00EC0998">
                <w:delText>None</w:delText>
              </w:r>
            </w:del>
            <w:ins w:id="3239" w:author="Michael Petite" w:date="2017-02-24T09:19:00Z">
              <w:r w:rsidR="00EC0998">
                <w:t>Yes or no must be selected</w:t>
              </w:r>
            </w:ins>
          </w:p>
        </w:tc>
        <w:tc>
          <w:tcPr>
            <w:tcW w:w="1456" w:type="dxa"/>
          </w:tcPr>
          <w:p w14:paraId="3559C3C2" w14:textId="77777777" w:rsidR="00C124AE" w:rsidRPr="006239F1" w:rsidRDefault="00C124A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sidRPr="000A3389">
              <w:rPr>
                <w:color w:val="000000" w:themeColor="text1"/>
              </w:rPr>
              <w:t>New</w:t>
            </w:r>
          </w:p>
        </w:tc>
      </w:tr>
      <w:tr w:rsidR="00C124AE" w:rsidRPr="006239F1" w14:paraId="36D13823" w14:textId="77777777" w:rsidTr="003F0B9C">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55E9E1D3" w14:textId="77777777" w:rsidR="00C124AE" w:rsidRPr="006239F1" w:rsidRDefault="00C124AE" w:rsidP="00C124AE">
            <w:pPr>
              <w:rPr>
                <w:b w:val="0"/>
                <w:color w:val="000000" w:themeColor="text1"/>
              </w:rPr>
            </w:pPr>
            <w:r>
              <w:rPr>
                <w:b w:val="0"/>
                <w:color w:val="000000" w:themeColor="text1"/>
              </w:rPr>
              <w:t>Data capture</w:t>
            </w:r>
          </w:p>
        </w:tc>
        <w:tc>
          <w:tcPr>
            <w:tcW w:w="1640" w:type="dxa"/>
          </w:tcPr>
          <w:p w14:paraId="088936D8" w14:textId="77777777" w:rsidR="00C124AE" w:rsidRPr="006239F1" w:rsidRDefault="00C124AE"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How does the event relate to Teva’s products?</w:t>
            </w:r>
          </w:p>
        </w:tc>
        <w:tc>
          <w:tcPr>
            <w:tcW w:w="1773" w:type="dxa"/>
          </w:tcPr>
          <w:p w14:paraId="1309B21F" w14:textId="77777777" w:rsidR="00C124AE" w:rsidRPr="006239F1" w:rsidRDefault="00C124AE"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How does the event relate to Teva’s products?</w:t>
            </w:r>
          </w:p>
        </w:tc>
        <w:tc>
          <w:tcPr>
            <w:tcW w:w="3080" w:type="dxa"/>
          </w:tcPr>
          <w:p w14:paraId="760304D5" w14:textId="77777777" w:rsidR="00C124AE" w:rsidRPr="00F33323" w:rsidRDefault="00C124AE"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6CDD5AB5" w14:textId="77777777" w:rsidR="00576502" w:rsidRPr="00F33323" w:rsidRDefault="00576502"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Character Limit:</w:t>
            </w:r>
          </w:p>
          <w:p w14:paraId="02EDD15C" w14:textId="77777777" w:rsidR="0022528C" w:rsidRPr="00F33323" w:rsidRDefault="0022528C"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788576C8" w14:textId="2624A864" w:rsidR="00576502" w:rsidRPr="00F33323" w:rsidRDefault="00576502"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240" w:author="Michael Petite" w:date="2017-02-24T09:19:00Z">
              <w:r w:rsidR="000E327D" w:rsidRPr="00F33323" w:rsidDel="00EC0998">
                <w:delText>None</w:delText>
              </w:r>
            </w:del>
            <w:ins w:id="3241" w:author="Michael Petite" w:date="2017-02-24T09:19:00Z">
              <w:r w:rsidR="00EC0998">
                <w:t>Text must be present in this field</w:t>
              </w:r>
            </w:ins>
          </w:p>
          <w:p w14:paraId="332AD7FC" w14:textId="77777777" w:rsidR="00165CD9" w:rsidRPr="00F33323" w:rsidRDefault="00165CD9"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0DACBCBC" w14:textId="77777777" w:rsidR="00C124AE" w:rsidRPr="006239F1" w:rsidRDefault="00C124AE"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sidRPr="000A3389">
              <w:rPr>
                <w:color w:val="000000" w:themeColor="text1"/>
              </w:rPr>
              <w:t>New</w:t>
            </w:r>
          </w:p>
        </w:tc>
      </w:tr>
      <w:tr w:rsidR="00C124AE" w:rsidRPr="006239F1" w14:paraId="30A38F10" w14:textId="77777777" w:rsidTr="003F0B9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13636744" w14:textId="77777777" w:rsidR="00C124AE" w:rsidRPr="006239F1" w:rsidRDefault="00C124AE" w:rsidP="00C124AE">
            <w:pPr>
              <w:rPr>
                <w:b w:val="0"/>
                <w:color w:val="000000" w:themeColor="text1"/>
              </w:rPr>
            </w:pPr>
            <w:r>
              <w:rPr>
                <w:b w:val="0"/>
                <w:color w:val="000000" w:themeColor="text1"/>
              </w:rPr>
              <w:t>Data capture</w:t>
            </w:r>
          </w:p>
        </w:tc>
        <w:tc>
          <w:tcPr>
            <w:tcW w:w="1640" w:type="dxa"/>
          </w:tcPr>
          <w:p w14:paraId="677D594B" w14:textId="77777777" w:rsidR="00C124AE" w:rsidRPr="006239F1" w:rsidRDefault="00C124A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Who suggested or asked that Teva support this event?</w:t>
            </w:r>
          </w:p>
        </w:tc>
        <w:tc>
          <w:tcPr>
            <w:tcW w:w="1773" w:type="dxa"/>
          </w:tcPr>
          <w:p w14:paraId="4ED777EC" w14:textId="77777777" w:rsidR="00C124AE" w:rsidRPr="006239F1" w:rsidRDefault="00C124A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Who suggested or asked that Teva support this event?</w:t>
            </w:r>
          </w:p>
        </w:tc>
        <w:tc>
          <w:tcPr>
            <w:tcW w:w="3080" w:type="dxa"/>
          </w:tcPr>
          <w:p w14:paraId="3B20853B" w14:textId="77777777" w:rsidR="00C124AE" w:rsidRPr="00F33323" w:rsidRDefault="00C124AE" w:rsidP="00C124AE">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69A402DF" w14:textId="77777777" w:rsidR="00576502" w:rsidRPr="00F33323" w:rsidRDefault="00576502" w:rsidP="00C124AE">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Character Limit:</w:t>
            </w:r>
          </w:p>
          <w:p w14:paraId="540F0811" w14:textId="77777777" w:rsidR="0022528C" w:rsidRPr="00F33323" w:rsidRDefault="0022528C" w:rsidP="00C124AE">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5FB552F5" w14:textId="601A2253" w:rsidR="00576502" w:rsidRPr="00F33323" w:rsidRDefault="00576502" w:rsidP="00C124AE">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42" w:author="Michael Petite" w:date="2017-02-24T09:19:00Z">
              <w:r w:rsidR="000E327D" w:rsidRPr="00F33323" w:rsidDel="00EC0998">
                <w:delText>None</w:delText>
              </w:r>
            </w:del>
            <w:ins w:id="3243" w:author="Michael Petite" w:date="2017-02-24T09:19:00Z">
              <w:r w:rsidR="00EC0998">
                <w:t>Text must be present in this field</w:t>
              </w:r>
            </w:ins>
          </w:p>
          <w:p w14:paraId="4A3C7897" w14:textId="77777777" w:rsidR="00165CD9" w:rsidRPr="00F33323" w:rsidRDefault="00165CD9" w:rsidP="00C124AE">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tcPr>
          <w:p w14:paraId="0CEB0ECD" w14:textId="77777777" w:rsidR="00C124AE" w:rsidRPr="006239F1" w:rsidRDefault="00C124AE"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sidRPr="000A3389">
              <w:rPr>
                <w:color w:val="000000" w:themeColor="text1"/>
              </w:rPr>
              <w:t>New</w:t>
            </w:r>
          </w:p>
        </w:tc>
      </w:tr>
      <w:tr w:rsidR="00C124AE" w:rsidRPr="006239F1" w14:paraId="2D0ED787" w14:textId="77777777" w:rsidTr="003F0B9C">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0DB42252" w14:textId="77777777" w:rsidR="00C124AE" w:rsidRPr="006239F1" w:rsidRDefault="00C124AE" w:rsidP="00C124AE">
            <w:pPr>
              <w:rPr>
                <w:b w:val="0"/>
                <w:color w:val="000000" w:themeColor="text1"/>
              </w:rPr>
            </w:pPr>
            <w:r>
              <w:rPr>
                <w:b w:val="0"/>
                <w:color w:val="000000" w:themeColor="text1"/>
              </w:rPr>
              <w:t>Data capture</w:t>
            </w:r>
          </w:p>
        </w:tc>
        <w:tc>
          <w:tcPr>
            <w:tcW w:w="1640" w:type="dxa"/>
          </w:tcPr>
          <w:p w14:paraId="52955E88" w14:textId="77777777" w:rsidR="00C124AE" w:rsidRPr="006239F1" w:rsidRDefault="00C124AE"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What is the purpose of supporting this event?</w:t>
            </w:r>
          </w:p>
        </w:tc>
        <w:tc>
          <w:tcPr>
            <w:tcW w:w="1773" w:type="dxa"/>
          </w:tcPr>
          <w:p w14:paraId="475870D5" w14:textId="77777777" w:rsidR="00C124AE" w:rsidRPr="006239F1" w:rsidRDefault="00C124AE"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Add New Field-  What is the purpose of </w:t>
            </w:r>
            <w:r>
              <w:rPr>
                <w:color w:val="000000" w:themeColor="text1"/>
              </w:rPr>
              <w:lastRenderedPageBreak/>
              <w:t>supporting this event?</w:t>
            </w:r>
          </w:p>
        </w:tc>
        <w:tc>
          <w:tcPr>
            <w:tcW w:w="3080" w:type="dxa"/>
          </w:tcPr>
          <w:p w14:paraId="26ED64A9" w14:textId="77777777" w:rsidR="00C124AE" w:rsidRPr="00F33323" w:rsidRDefault="00C124AE"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lastRenderedPageBreak/>
              <w:t xml:space="preserve">Field Format: </w:t>
            </w:r>
            <w:r w:rsidR="0022528C" w:rsidRPr="00F33323">
              <w:t>Drop down box</w:t>
            </w:r>
          </w:p>
          <w:p w14:paraId="7C3B7398" w14:textId="77777777" w:rsidR="00576502" w:rsidRPr="00F33323" w:rsidRDefault="00576502"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Drop down Choices:</w:t>
            </w:r>
            <w:r w:rsidR="000E327D" w:rsidRPr="00F33323">
              <w:t xml:space="preserve"> Promotion of </w:t>
            </w:r>
            <w:r w:rsidR="000E327D" w:rsidRPr="00F33323">
              <w:lastRenderedPageBreak/>
              <w:t>company’s products, Training on company products safe and effective use, Other</w:t>
            </w:r>
          </w:p>
          <w:p w14:paraId="0FCE8402" w14:textId="77777777" w:rsidR="00576502" w:rsidRPr="00F33323" w:rsidRDefault="00576502"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Required:</w:t>
            </w:r>
            <w:r w:rsidR="00EF3829" w:rsidRPr="00F33323">
              <w:t xml:space="preserve"> Yes</w:t>
            </w:r>
          </w:p>
          <w:p w14:paraId="00AB08E3" w14:textId="7522AB8E" w:rsidR="00576502" w:rsidRPr="00F33323" w:rsidRDefault="00576502"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244" w:author="Michael Petite" w:date="2017-02-24T09:19:00Z">
              <w:r w:rsidR="000E327D" w:rsidRPr="00F33323" w:rsidDel="00EC0998">
                <w:delText>None</w:delText>
              </w:r>
            </w:del>
            <w:ins w:id="3245" w:author="Michael Petite" w:date="2017-02-24T09:19:00Z">
              <w:r w:rsidR="00EC0998">
                <w:t>A non-blank option must be selected from the dropdown</w:t>
              </w:r>
            </w:ins>
          </w:p>
        </w:tc>
        <w:tc>
          <w:tcPr>
            <w:tcW w:w="1456" w:type="dxa"/>
            <w:vAlign w:val="center"/>
          </w:tcPr>
          <w:p w14:paraId="3C809CDE" w14:textId="77777777" w:rsidR="00C124AE" w:rsidRPr="006239F1" w:rsidRDefault="00C124AE"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New</w:t>
            </w:r>
          </w:p>
        </w:tc>
      </w:tr>
      <w:tr w:rsidR="003038AC" w:rsidRPr="006239F1" w14:paraId="4B9ABDA6" w14:textId="77777777" w:rsidTr="003F0B9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2D6F240B" w14:textId="77777777" w:rsidR="003038AC" w:rsidRDefault="003038AC" w:rsidP="003038AC">
            <w:pPr>
              <w:rPr>
                <w:b w:val="0"/>
                <w:color w:val="000000" w:themeColor="text1"/>
              </w:rPr>
            </w:pPr>
            <w:r>
              <w:rPr>
                <w:b w:val="0"/>
                <w:color w:val="000000" w:themeColor="text1"/>
              </w:rPr>
              <w:t>Data Capture</w:t>
            </w:r>
          </w:p>
        </w:tc>
        <w:tc>
          <w:tcPr>
            <w:tcW w:w="1640" w:type="dxa"/>
          </w:tcPr>
          <w:p w14:paraId="1BC69736" w14:textId="77777777" w:rsidR="003038AC" w:rsidRDefault="003038AC" w:rsidP="003038A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Please Explain </w:t>
            </w:r>
          </w:p>
        </w:tc>
        <w:tc>
          <w:tcPr>
            <w:tcW w:w="1773" w:type="dxa"/>
          </w:tcPr>
          <w:p w14:paraId="2CA3A499" w14:textId="77777777" w:rsidR="003038AC" w:rsidRDefault="003038AC" w:rsidP="003038A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“Please Explain”</w:t>
            </w:r>
          </w:p>
        </w:tc>
        <w:tc>
          <w:tcPr>
            <w:tcW w:w="3080" w:type="dxa"/>
          </w:tcPr>
          <w:p w14:paraId="1CEE3AFB" w14:textId="77777777" w:rsidR="003038AC" w:rsidRPr="00F33323" w:rsidRDefault="003038AC" w:rsidP="002958D2">
            <w:pPr>
              <w:pStyle w:val="ListParagraph"/>
              <w:numPr>
                <w:ilvl w:val="0"/>
                <w:numId w:val="21"/>
              </w:numPr>
              <w:ind w:left="751"/>
              <w:cnfStyle w:val="000000100000" w:firstRow="0" w:lastRow="0" w:firstColumn="0" w:lastColumn="0" w:oddVBand="0" w:evenVBand="0" w:oddHBand="1" w:evenHBand="0" w:firstRowFirstColumn="0" w:firstRowLastColumn="0" w:lastRowFirstColumn="0" w:lastRowLastColumn="0"/>
            </w:pPr>
            <w:r w:rsidRPr="00F33323">
              <w:t xml:space="preserve">Field Format: Free text box </w:t>
            </w:r>
          </w:p>
          <w:p w14:paraId="7A5967E7" w14:textId="77777777" w:rsidR="003038AC" w:rsidRPr="00F33323" w:rsidRDefault="00E97CDD" w:rsidP="00E97CDD">
            <w:pPr>
              <w:pStyle w:val="ListParagraph"/>
              <w:numPr>
                <w:ilvl w:val="0"/>
                <w:numId w:val="21"/>
              </w:numPr>
              <w:ind w:left="736"/>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r w:rsidR="003038AC" w:rsidRPr="00F33323">
              <w:t xml:space="preserve"> </w:t>
            </w:r>
          </w:p>
          <w:p w14:paraId="52F3F603" w14:textId="77777777" w:rsidR="003038AC" w:rsidRPr="00F33323" w:rsidRDefault="003038AC" w:rsidP="002958D2">
            <w:pPr>
              <w:pStyle w:val="ListParagraph"/>
              <w:numPr>
                <w:ilvl w:val="0"/>
                <w:numId w:val="25"/>
              </w:numPr>
              <w:ind w:left="751"/>
              <w:cnfStyle w:val="000000100000" w:firstRow="0" w:lastRow="0" w:firstColumn="0" w:lastColumn="0" w:oddVBand="0" w:evenVBand="0" w:oddHBand="1" w:evenHBand="0" w:firstRowFirstColumn="0" w:firstRowLastColumn="0" w:lastRowFirstColumn="0" w:lastRowLastColumn="0"/>
            </w:pPr>
            <w:r w:rsidRPr="00F33323">
              <w:t>Validation: Field will be displayed only when “Other” is selected for “What is the purpose of supporting this event?”</w:t>
            </w:r>
          </w:p>
          <w:p w14:paraId="7431BCE9" w14:textId="77777777" w:rsidR="002958D2" w:rsidRPr="00F33323" w:rsidRDefault="002958D2" w:rsidP="002958D2">
            <w:pPr>
              <w:pStyle w:val="ListParagraph"/>
              <w:numPr>
                <w:ilvl w:val="0"/>
                <w:numId w:val="25"/>
              </w:numPr>
              <w:ind w:left="751"/>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33291F18" w14:textId="77777777" w:rsidR="003038AC" w:rsidRDefault="003038AC" w:rsidP="003038A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EF3829" w:rsidRPr="006239F1" w14:paraId="6B38DE15" w14:textId="77777777" w:rsidTr="003F0B9C">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0A6A72A8" w14:textId="77777777" w:rsidR="00EF3829" w:rsidRDefault="00EF3829" w:rsidP="00C124AE">
            <w:pPr>
              <w:rPr>
                <w:b w:val="0"/>
                <w:color w:val="000000" w:themeColor="text1"/>
              </w:rPr>
            </w:pPr>
            <w:r>
              <w:rPr>
                <w:b w:val="0"/>
                <w:color w:val="000000" w:themeColor="text1"/>
              </w:rPr>
              <w:t>Data capture</w:t>
            </w:r>
          </w:p>
        </w:tc>
        <w:tc>
          <w:tcPr>
            <w:tcW w:w="1640" w:type="dxa"/>
          </w:tcPr>
          <w:p w14:paraId="30BD5958" w14:textId="77777777" w:rsidR="00EF3829" w:rsidRDefault="00EF3829"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Number of expected participants</w:t>
            </w:r>
          </w:p>
        </w:tc>
        <w:tc>
          <w:tcPr>
            <w:tcW w:w="1773" w:type="dxa"/>
          </w:tcPr>
          <w:p w14:paraId="6B19554A" w14:textId="77777777" w:rsidR="00EF3829" w:rsidRDefault="00EF3829"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“Number of expected participants”</w:t>
            </w:r>
          </w:p>
        </w:tc>
        <w:tc>
          <w:tcPr>
            <w:tcW w:w="3080" w:type="dxa"/>
          </w:tcPr>
          <w:p w14:paraId="45E9ED4C" w14:textId="77777777" w:rsidR="00EF3829" w:rsidRPr="00F33323" w:rsidRDefault="00EF3829"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Field Format: Numeric Text Box</w:t>
            </w:r>
          </w:p>
          <w:p w14:paraId="3A41485D" w14:textId="77777777" w:rsidR="00EF3829" w:rsidRPr="00F33323" w:rsidRDefault="003774D8"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Required: Yes</w:t>
            </w:r>
          </w:p>
          <w:p w14:paraId="7581E3C2" w14:textId="606341FD" w:rsidR="003774D8" w:rsidRPr="00F33323" w:rsidRDefault="003774D8"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246" w:author="Michael Petite" w:date="2017-02-24T09:21:00Z">
              <w:r w:rsidR="000E327D" w:rsidRPr="00F33323" w:rsidDel="00EC0998">
                <w:delText>None</w:delText>
              </w:r>
            </w:del>
            <w:ins w:id="3247" w:author="Michael Petite" w:date="2017-02-24T09:21:00Z">
              <w:r w:rsidR="00EC0998">
                <w:t>A number must be present in this field</w:t>
              </w:r>
            </w:ins>
          </w:p>
          <w:p w14:paraId="130B90BA" w14:textId="77777777" w:rsidR="002958D2" w:rsidRPr="00F33323" w:rsidRDefault="002958D2"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Field length: 6 characters</w:t>
            </w:r>
          </w:p>
        </w:tc>
        <w:tc>
          <w:tcPr>
            <w:tcW w:w="1456" w:type="dxa"/>
            <w:vAlign w:val="center"/>
          </w:tcPr>
          <w:p w14:paraId="3DBBDDCD" w14:textId="77777777" w:rsidR="00EF3829" w:rsidRDefault="003774D8"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3774D8" w:rsidRPr="006239F1" w14:paraId="7BBE359B" w14:textId="77777777" w:rsidTr="003F0B9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7FACB8F2" w14:textId="77777777" w:rsidR="003774D8" w:rsidRDefault="003774D8" w:rsidP="00C124AE">
            <w:pPr>
              <w:rPr>
                <w:b w:val="0"/>
                <w:color w:val="000000" w:themeColor="text1"/>
              </w:rPr>
            </w:pPr>
            <w:r>
              <w:rPr>
                <w:b w:val="0"/>
                <w:color w:val="000000" w:themeColor="text1"/>
              </w:rPr>
              <w:t>Data capture</w:t>
            </w:r>
          </w:p>
        </w:tc>
        <w:tc>
          <w:tcPr>
            <w:tcW w:w="1640" w:type="dxa"/>
          </w:tcPr>
          <w:p w14:paraId="20401CB8" w14:textId="77777777" w:rsidR="003774D8" w:rsidRDefault="003774D8"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Name of any employees that will be present including their role/title</w:t>
            </w:r>
          </w:p>
        </w:tc>
        <w:tc>
          <w:tcPr>
            <w:tcW w:w="1773" w:type="dxa"/>
          </w:tcPr>
          <w:p w14:paraId="569A7B9C" w14:textId="77777777" w:rsidR="003774D8" w:rsidRDefault="003774D8"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“Name of any employees that will be present including their role/title”</w:t>
            </w:r>
          </w:p>
        </w:tc>
        <w:tc>
          <w:tcPr>
            <w:tcW w:w="3080" w:type="dxa"/>
          </w:tcPr>
          <w:p w14:paraId="7F84F56C" w14:textId="77777777" w:rsidR="003774D8" w:rsidRPr="00F33323" w:rsidRDefault="003774D8" w:rsidP="00C124AE">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2AC823B3" w14:textId="77777777" w:rsidR="003774D8" w:rsidRPr="00F33323" w:rsidRDefault="003774D8" w:rsidP="00C124AE">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Required: Yes</w:t>
            </w:r>
          </w:p>
          <w:p w14:paraId="5B0E606B" w14:textId="05AEF9C5" w:rsidR="003774D8" w:rsidRPr="00F33323" w:rsidRDefault="003774D8" w:rsidP="00C124AE">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48" w:author="Michael Petite" w:date="2017-02-24T09:21:00Z">
              <w:r w:rsidR="000E327D" w:rsidRPr="00F33323" w:rsidDel="00EC0998">
                <w:delText>None</w:delText>
              </w:r>
            </w:del>
            <w:ins w:id="3249" w:author="Michael Petite" w:date="2017-02-24T09:21:00Z">
              <w:r w:rsidR="00EC0998">
                <w:t>Text must be present in this field</w:t>
              </w:r>
            </w:ins>
          </w:p>
          <w:p w14:paraId="5195D345" w14:textId="77777777" w:rsidR="002958D2" w:rsidRPr="00F33323" w:rsidRDefault="002958D2" w:rsidP="00C124AE">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7BD6D534" w14:textId="77777777" w:rsidR="003774D8" w:rsidRDefault="003774D8" w:rsidP="00C124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3774D8" w:rsidRPr="006239F1" w14:paraId="26BC8895" w14:textId="77777777" w:rsidTr="003F0B9C">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4B1B761E" w14:textId="77777777" w:rsidR="003774D8" w:rsidRDefault="003774D8" w:rsidP="00C124AE">
            <w:pPr>
              <w:rPr>
                <w:b w:val="0"/>
                <w:color w:val="000000" w:themeColor="text1"/>
              </w:rPr>
            </w:pPr>
            <w:r>
              <w:rPr>
                <w:b w:val="0"/>
                <w:color w:val="000000" w:themeColor="text1"/>
              </w:rPr>
              <w:t>Data capture</w:t>
            </w:r>
          </w:p>
        </w:tc>
        <w:tc>
          <w:tcPr>
            <w:tcW w:w="1640" w:type="dxa"/>
          </w:tcPr>
          <w:p w14:paraId="778F2BA5" w14:textId="77777777" w:rsidR="003774D8" w:rsidRDefault="003774D8"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 a Teva employee been asked to speak at the event?</w:t>
            </w:r>
          </w:p>
        </w:tc>
        <w:tc>
          <w:tcPr>
            <w:tcW w:w="1773" w:type="dxa"/>
          </w:tcPr>
          <w:p w14:paraId="4A8A5579" w14:textId="77777777" w:rsidR="003774D8" w:rsidRDefault="003774D8"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“Has a Teva employee been asked to speak at the event?”</w:t>
            </w:r>
          </w:p>
        </w:tc>
        <w:tc>
          <w:tcPr>
            <w:tcW w:w="3080" w:type="dxa"/>
          </w:tcPr>
          <w:p w14:paraId="37FDD89A" w14:textId="77777777" w:rsidR="003774D8" w:rsidRPr="00F33323" w:rsidRDefault="003774D8"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Field Format: Yes/No Radio Button</w:t>
            </w:r>
          </w:p>
          <w:p w14:paraId="206B5707" w14:textId="77777777" w:rsidR="003774D8" w:rsidRPr="00F33323" w:rsidRDefault="003774D8"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Required: Yes</w:t>
            </w:r>
          </w:p>
          <w:p w14:paraId="50F65B2B" w14:textId="7C8BE21E" w:rsidR="003774D8" w:rsidRPr="00F33323" w:rsidRDefault="003774D8" w:rsidP="00C124A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250" w:author="Michael Petite" w:date="2017-02-24T09:21:00Z">
              <w:r w:rsidR="000E327D" w:rsidRPr="00F33323" w:rsidDel="00EC0998">
                <w:delText>None</w:delText>
              </w:r>
            </w:del>
            <w:ins w:id="3251" w:author="Michael Petite" w:date="2017-02-24T09:21:00Z">
              <w:r w:rsidR="00EC0998">
                <w:t>Yes or no must be selected</w:t>
              </w:r>
            </w:ins>
          </w:p>
        </w:tc>
        <w:tc>
          <w:tcPr>
            <w:tcW w:w="1456" w:type="dxa"/>
            <w:vAlign w:val="center"/>
          </w:tcPr>
          <w:p w14:paraId="1614603C" w14:textId="77777777" w:rsidR="003774D8" w:rsidRDefault="003774D8" w:rsidP="00C124A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bl>
    <w:p w14:paraId="29D08B1B" w14:textId="77777777" w:rsidR="001750D9" w:rsidRPr="001750D9" w:rsidRDefault="001750D9" w:rsidP="001750D9"/>
    <w:p w14:paraId="40754F85" w14:textId="77777777" w:rsidR="001750D9" w:rsidRDefault="001750D9" w:rsidP="0042713D">
      <w:pPr>
        <w:pStyle w:val="Heading5"/>
      </w:pPr>
      <w:bookmarkStart w:id="3252" w:name="_Toc475949470"/>
      <w:r>
        <w:t>Technical Specification Changes</w:t>
      </w:r>
      <w:bookmarkEnd w:id="3252"/>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1750D9" w:rsidRPr="00612C84" w14:paraId="7C6BA0D3" w14:textId="77777777" w:rsidTr="003F0B9C">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6F786A72" w14:textId="77777777" w:rsidR="001750D9" w:rsidRDefault="001750D9" w:rsidP="003F0B9C">
            <w:pPr>
              <w:jc w:val="center"/>
              <w:rPr>
                <w:sz w:val="18"/>
                <w:szCs w:val="28"/>
              </w:rPr>
            </w:pPr>
            <w:r>
              <w:rPr>
                <w:sz w:val="18"/>
                <w:szCs w:val="28"/>
              </w:rPr>
              <w:t>BR ID</w:t>
            </w:r>
          </w:p>
        </w:tc>
        <w:tc>
          <w:tcPr>
            <w:tcW w:w="1929" w:type="dxa"/>
            <w:shd w:val="clear" w:color="auto" w:fill="367CC1"/>
            <w:vAlign w:val="center"/>
          </w:tcPr>
          <w:p w14:paraId="79987C0A"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69DB89BC" w14:textId="77777777" w:rsidR="001750D9"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263FE61D"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1750D9" w:rsidRPr="006B3718" w14:paraId="42C3D679" w14:textId="77777777" w:rsidTr="003F0B9C">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4805CAFE" w14:textId="77777777" w:rsidR="001750D9" w:rsidRDefault="001750D9" w:rsidP="003F0B9C">
            <w:pPr>
              <w:rPr>
                <w:color w:val="FF0000"/>
              </w:rPr>
            </w:pPr>
          </w:p>
        </w:tc>
        <w:tc>
          <w:tcPr>
            <w:tcW w:w="1929" w:type="dxa"/>
          </w:tcPr>
          <w:p w14:paraId="2149545B"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1535F7FC"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5277389E"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r>
    </w:tbl>
    <w:p w14:paraId="6E07A7F6" w14:textId="77777777" w:rsidR="001750D9" w:rsidRPr="001750D9" w:rsidRDefault="001750D9" w:rsidP="001750D9"/>
    <w:p w14:paraId="36C37790" w14:textId="77777777" w:rsidR="001750D9" w:rsidRDefault="001750D9" w:rsidP="0042713D">
      <w:pPr>
        <w:pStyle w:val="Heading4"/>
        <w:numPr>
          <w:ilvl w:val="2"/>
          <w:numId w:val="2"/>
        </w:numPr>
      </w:pPr>
      <w:bookmarkStart w:id="3253" w:name="_Toc475949471"/>
      <w:r>
        <w:lastRenderedPageBreak/>
        <w:t>Wireframes</w:t>
      </w:r>
      <w:bookmarkEnd w:id="3253"/>
    </w:p>
    <w:p w14:paraId="03CE9812" w14:textId="77777777" w:rsidR="00F11FC0" w:rsidRPr="00F11FC0" w:rsidRDefault="00EC103E" w:rsidP="00F11FC0">
      <w:r>
        <w:rPr>
          <w:noProof/>
        </w:rPr>
        <w:drawing>
          <wp:inline distT="0" distB="0" distL="0" distR="0" wp14:anchorId="567F98D5" wp14:editId="7817138B">
            <wp:extent cx="5639587" cy="658269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ird_Party_Event_FULL_Wireframes.png"/>
                    <pic:cNvPicPr/>
                  </pic:nvPicPr>
                  <pic:blipFill>
                    <a:blip r:embed="rId27"/>
                    <a:stretch>
                      <a:fillRect/>
                    </a:stretch>
                  </pic:blipFill>
                  <pic:spPr>
                    <a:xfrm>
                      <a:off x="0" y="0"/>
                      <a:ext cx="5639587" cy="6582694"/>
                    </a:xfrm>
                    <a:prstGeom prst="rect">
                      <a:avLst/>
                    </a:prstGeom>
                  </pic:spPr>
                </pic:pic>
              </a:graphicData>
            </a:graphic>
          </wp:inline>
        </w:drawing>
      </w:r>
    </w:p>
    <w:p w14:paraId="27ACAC54" w14:textId="77777777" w:rsidR="002D6C81" w:rsidRDefault="00F51547" w:rsidP="004A46CC">
      <w:pPr>
        <w:pStyle w:val="Heading3"/>
      </w:pPr>
      <w:bookmarkStart w:id="3254" w:name="_Toc475949472"/>
      <w:r>
        <w:t xml:space="preserve">Activity Category- </w:t>
      </w:r>
      <w:r w:rsidR="00452C20">
        <w:t>Community Donation</w:t>
      </w:r>
      <w:bookmarkEnd w:id="3254"/>
    </w:p>
    <w:p w14:paraId="265BD86D" w14:textId="4EA92701" w:rsidR="002D6C81" w:rsidRPr="00B03F42" w:rsidRDefault="002D6C81" w:rsidP="002D6C81">
      <w:pPr>
        <w:pStyle w:val="Heading4"/>
        <w:numPr>
          <w:ilvl w:val="2"/>
          <w:numId w:val="2"/>
        </w:numPr>
      </w:pPr>
      <w:bookmarkStart w:id="3255" w:name="_Toc472950916"/>
      <w:bookmarkStart w:id="3256" w:name="_Toc475949473"/>
      <w:r>
        <w:t>Business Requirements Changes</w:t>
      </w:r>
      <w:bookmarkEnd w:id="3255"/>
      <w:bookmarkEnd w:id="3256"/>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2D6C81" w:rsidRPr="00612C84" w14:paraId="0C559B72" w14:textId="77777777" w:rsidTr="00EC4385">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2C8A9322" w14:textId="77777777" w:rsidR="002D6C81" w:rsidRPr="00612C84" w:rsidRDefault="002D6C81" w:rsidP="00EC4385">
            <w:pPr>
              <w:jc w:val="center"/>
              <w:rPr>
                <w:sz w:val="18"/>
                <w:szCs w:val="28"/>
              </w:rPr>
            </w:pPr>
            <w:r>
              <w:rPr>
                <w:sz w:val="18"/>
                <w:szCs w:val="28"/>
              </w:rPr>
              <w:t>Original BR ID</w:t>
            </w:r>
          </w:p>
        </w:tc>
        <w:tc>
          <w:tcPr>
            <w:tcW w:w="7200" w:type="dxa"/>
            <w:shd w:val="clear" w:color="auto" w:fill="367CC1"/>
            <w:vAlign w:val="center"/>
          </w:tcPr>
          <w:p w14:paraId="5B3B4868"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587E71" w:rsidRPr="00B66624" w14:paraId="068E640D" w14:textId="77777777" w:rsidTr="00EC4385">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B3919D6" w14:textId="77777777" w:rsidR="00587E71" w:rsidRPr="00B66624" w:rsidRDefault="00587E71" w:rsidP="00587E71">
            <w:pPr>
              <w:rPr>
                <w:color w:val="000000" w:themeColor="text1"/>
              </w:rPr>
            </w:pPr>
            <w:r>
              <w:rPr>
                <w:color w:val="000000" w:themeColor="text1"/>
              </w:rPr>
              <w:lastRenderedPageBreak/>
              <w:t>BR-COM</w:t>
            </w:r>
            <w:r w:rsidRPr="00B66624">
              <w:rPr>
                <w:color w:val="000000" w:themeColor="text1"/>
              </w:rPr>
              <w:t>-001</w:t>
            </w:r>
          </w:p>
        </w:tc>
        <w:tc>
          <w:tcPr>
            <w:tcW w:w="7200" w:type="dxa"/>
          </w:tcPr>
          <w:p w14:paraId="68A11423" w14:textId="77777777" w:rsidR="00587E71" w:rsidRPr="00B66624" w:rsidRDefault="00587E71" w:rsidP="00587E71">
            <w:pPr>
              <w:cnfStyle w:val="000000100000" w:firstRow="0" w:lastRow="0" w:firstColumn="0" w:lastColumn="0" w:oddVBand="0" w:evenVBand="0" w:oddHBand="1" w:evenHBand="0" w:firstRowFirstColumn="0" w:firstRowLastColumn="0" w:lastRowFirstColumn="0" w:lastRowLastColumn="0"/>
              <w:rPr>
                <w:color w:val="000000" w:themeColor="text1"/>
              </w:rPr>
            </w:pPr>
            <w:r w:rsidRPr="00B66624">
              <w:rPr>
                <w:color w:val="000000" w:themeColor="text1"/>
              </w:rPr>
              <w:t xml:space="preserve">The request will follow the base grants and donations workflow </w:t>
            </w:r>
          </w:p>
        </w:tc>
      </w:tr>
      <w:tr w:rsidR="00587E71" w:rsidRPr="00B66624" w14:paraId="6A1D4EA6" w14:textId="77777777" w:rsidTr="00EC4385">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FA0F854" w14:textId="77777777" w:rsidR="00587E71" w:rsidRPr="00B66624" w:rsidRDefault="00587E71" w:rsidP="00587E71">
            <w:pPr>
              <w:rPr>
                <w:color w:val="000000" w:themeColor="text1"/>
              </w:rPr>
            </w:pPr>
            <w:r>
              <w:rPr>
                <w:color w:val="000000" w:themeColor="text1"/>
              </w:rPr>
              <w:t>BR-COM</w:t>
            </w:r>
            <w:r w:rsidRPr="00B66624">
              <w:rPr>
                <w:color w:val="000000" w:themeColor="text1"/>
              </w:rPr>
              <w:t>-002</w:t>
            </w:r>
          </w:p>
        </w:tc>
        <w:tc>
          <w:tcPr>
            <w:tcW w:w="7200" w:type="dxa"/>
          </w:tcPr>
          <w:p w14:paraId="7D636B6E" w14:textId="77777777" w:rsidR="00587E71" w:rsidRPr="00B66624" w:rsidRDefault="00587E71" w:rsidP="00587E71">
            <w:pPr>
              <w:cnfStyle w:val="000000000000" w:firstRow="0" w:lastRow="0" w:firstColumn="0" w:lastColumn="0" w:oddVBand="0" w:evenVBand="0" w:oddHBand="0" w:evenHBand="0" w:firstRowFirstColumn="0" w:firstRowLastColumn="0" w:lastRowFirstColumn="0" w:lastRowLastColumn="0"/>
              <w:rPr>
                <w:color w:val="000000" w:themeColor="text1"/>
              </w:rPr>
            </w:pPr>
            <w:r w:rsidRPr="00B66624">
              <w:rPr>
                <w:color w:val="000000" w:themeColor="text1"/>
              </w:rPr>
              <w:t>The customizations should be added to the base grants and donations request -</w:t>
            </w:r>
            <w:r>
              <w:rPr>
                <w:color w:val="000000" w:themeColor="text1"/>
              </w:rPr>
              <w:t xml:space="preserve"> activity category form</w:t>
            </w:r>
          </w:p>
        </w:tc>
      </w:tr>
    </w:tbl>
    <w:p w14:paraId="015F2188" w14:textId="77777777" w:rsidR="002D6C81" w:rsidRPr="001750D9" w:rsidRDefault="002D6C81" w:rsidP="002D6C81"/>
    <w:p w14:paraId="39960F1C" w14:textId="77777777" w:rsidR="002D6C81" w:rsidRPr="00B03F42" w:rsidRDefault="002D6C81" w:rsidP="002D6C81">
      <w:pPr>
        <w:pStyle w:val="Heading4"/>
        <w:numPr>
          <w:ilvl w:val="2"/>
          <w:numId w:val="2"/>
        </w:numPr>
      </w:pPr>
      <w:bookmarkStart w:id="3257" w:name="_Toc472950917"/>
      <w:bookmarkStart w:id="3258" w:name="_Toc475949474"/>
      <w:r>
        <w:t>Technical Customizations</w:t>
      </w:r>
      <w:bookmarkEnd w:id="3257"/>
      <w:bookmarkEnd w:id="3258"/>
    </w:p>
    <w:p w14:paraId="4CCE818F" w14:textId="77777777" w:rsidR="002D6C81" w:rsidRDefault="002D6C81" w:rsidP="002D6C81">
      <w:pPr>
        <w:pStyle w:val="Heading5"/>
      </w:pPr>
      <w:bookmarkStart w:id="3259" w:name="_Toc472950918"/>
      <w:bookmarkStart w:id="3260" w:name="_Toc475949475"/>
      <w:r>
        <w:t>Page Level Customizations</w:t>
      </w:r>
      <w:bookmarkEnd w:id="3259"/>
      <w:bookmarkEnd w:id="3260"/>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1"/>
        <w:gridCol w:w="1640"/>
        <w:gridCol w:w="1773"/>
        <w:gridCol w:w="3080"/>
        <w:gridCol w:w="1456"/>
      </w:tblGrid>
      <w:tr w:rsidR="002D6C81" w14:paraId="719E618C" w14:textId="77777777" w:rsidTr="00EC438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shd w:val="clear" w:color="auto" w:fill="367CC1"/>
            <w:vAlign w:val="center"/>
          </w:tcPr>
          <w:p w14:paraId="294D2ED5" w14:textId="77777777" w:rsidR="002D6C81" w:rsidRPr="00612C84" w:rsidRDefault="002D6C81" w:rsidP="00EC4385">
            <w:pPr>
              <w:rPr>
                <w:sz w:val="18"/>
                <w:szCs w:val="28"/>
              </w:rPr>
            </w:pPr>
            <w:r>
              <w:rPr>
                <w:sz w:val="18"/>
                <w:szCs w:val="28"/>
              </w:rPr>
              <w:t>Attribute Type</w:t>
            </w:r>
          </w:p>
        </w:tc>
        <w:tc>
          <w:tcPr>
            <w:tcW w:w="1640" w:type="dxa"/>
            <w:shd w:val="clear" w:color="auto" w:fill="367CC1"/>
            <w:vAlign w:val="center"/>
          </w:tcPr>
          <w:p w14:paraId="110A59BA"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773" w:type="dxa"/>
            <w:shd w:val="clear" w:color="auto" w:fill="367CC1"/>
            <w:vAlign w:val="center"/>
          </w:tcPr>
          <w:p w14:paraId="5520FED3"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3080" w:type="dxa"/>
            <w:shd w:val="clear" w:color="auto" w:fill="367CC1"/>
            <w:vAlign w:val="center"/>
          </w:tcPr>
          <w:p w14:paraId="6DDCBEB7"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488D590F" w14:textId="77777777" w:rsidR="002D6C81"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2D6C81" w:rsidRPr="006239F1" w14:paraId="035B53E2"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6411348A" w14:textId="77777777" w:rsidR="002D6C81" w:rsidRPr="006239F1" w:rsidRDefault="003774D8" w:rsidP="00EC4385">
            <w:pPr>
              <w:rPr>
                <w:b w:val="0"/>
                <w:color w:val="000000" w:themeColor="text1"/>
              </w:rPr>
            </w:pPr>
            <w:r>
              <w:rPr>
                <w:b w:val="0"/>
                <w:color w:val="000000" w:themeColor="text1"/>
              </w:rPr>
              <w:t>Data Capture</w:t>
            </w:r>
          </w:p>
        </w:tc>
        <w:tc>
          <w:tcPr>
            <w:tcW w:w="1640" w:type="dxa"/>
          </w:tcPr>
          <w:p w14:paraId="03197591" w14:textId="77777777" w:rsidR="002D6C81" w:rsidRPr="006239F1" w:rsidRDefault="003774D8" w:rsidP="00EC438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Overview of the Organization</w:t>
            </w:r>
          </w:p>
        </w:tc>
        <w:tc>
          <w:tcPr>
            <w:tcW w:w="1773" w:type="dxa"/>
          </w:tcPr>
          <w:p w14:paraId="02BFF094" w14:textId="77777777" w:rsidR="002D6C81" w:rsidRPr="006239F1" w:rsidRDefault="003774D8" w:rsidP="00EC438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“Overview of the Organization”</w:t>
            </w:r>
          </w:p>
        </w:tc>
        <w:tc>
          <w:tcPr>
            <w:tcW w:w="3080" w:type="dxa"/>
          </w:tcPr>
          <w:p w14:paraId="187D1A63" w14:textId="77777777" w:rsidR="002D6C81" w:rsidRPr="00F33323" w:rsidRDefault="003774D8" w:rsidP="00EC4385">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126A106B" w14:textId="77777777" w:rsidR="003774D8" w:rsidRPr="00F33323" w:rsidRDefault="003774D8" w:rsidP="00EC4385">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Required: Yes</w:t>
            </w:r>
          </w:p>
          <w:p w14:paraId="0A049D87" w14:textId="272274A4" w:rsidR="003774D8" w:rsidRPr="00F33323" w:rsidRDefault="003774D8" w:rsidP="00EC4385">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61" w:author="Michael Petite" w:date="2017-02-24T09:23:00Z">
              <w:r w:rsidR="000E327D" w:rsidRPr="00F33323" w:rsidDel="00EC0998">
                <w:delText>None</w:delText>
              </w:r>
            </w:del>
            <w:ins w:id="3262" w:author="Michael Petite" w:date="2017-02-24T09:23:00Z">
              <w:r w:rsidR="00EC0998">
                <w:t>Text must be present in this field</w:t>
              </w:r>
            </w:ins>
          </w:p>
          <w:p w14:paraId="6E1BFE5A" w14:textId="77777777" w:rsidR="002958D2" w:rsidRPr="00F33323" w:rsidRDefault="002958D2" w:rsidP="00EC4385">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42F9C730" w14:textId="77777777" w:rsidR="002D6C81" w:rsidRPr="006239F1" w:rsidRDefault="00250E93" w:rsidP="00EC438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3774D8" w:rsidRPr="006239F1" w14:paraId="275A358C" w14:textId="77777777" w:rsidTr="00EC4385">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61ADB79A" w14:textId="77777777" w:rsidR="003774D8" w:rsidRDefault="003774D8" w:rsidP="00EC4385">
            <w:pPr>
              <w:rPr>
                <w:b w:val="0"/>
                <w:color w:val="000000" w:themeColor="text1"/>
              </w:rPr>
            </w:pPr>
            <w:r>
              <w:rPr>
                <w:b w:val="0"/>
                <w:color w:val="000000" w:themeColor="text1"/>
              </w:rPr>
              <w:t>Data Capture</w:t>
            </w:r>
          </w:p>
        </w:tc>
        <w:tc>
          <w:tcPr>
            <w:tcW w:w="1640" w:type="dxa"/>
          </w:tcPr>
          <w:p w14:paraId="6069791E" w14:textId="77777777" w:rsidR="003774D8" w:rsidRDefault="003774D8" w:rsidP="00EC438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 due diligence been conducted on the Recipient?</w:t>
            </w:r>
          </w:p>
        </w:tc>
        <w:tc>
          <w:tcPr>
            <w:tcW w:w="1773" w:type="dxa"/>
          </w:tcPr>
          <w:p w14:paraId="49585C80" w14:textId="77777777" w:rsidR="003774D8" w:rsidRDefault="003774D8" w:rsidP="00EC438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“Has due diligence been conducted on the Recipient?”</w:t>
            </w:r>
          </w:p>
        </w:tc>
        <w:tc>
          <w:tcPr>
            <w:tcW w:w="3080" w:type="dxa"/>
          </w:tcPr>
          <w:p w14:paraId="5DE163DA" w14:textId="77777777" w:rsidR="003774D8" w:rsidRPr="00F33323" w:rsidRDefault="003038AC" w:rsidP="00EC4385">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Field Format: Yes/No Radio Button</w:t>
            </w:r>
          </w:p>
          <w:p w14:paraId="2AC09BBB" w14:textId="77777777" w:rsidR="003038AC" w:rsidRPr="00F33323" w:rsidRDefault="003038AC" w:rsidP="00EC4385">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Required: Yes</w:t>
            </w:r>
          </w:p>
          <w:p w14:paraId="3A23203D" w14:textId="7DDBB54A" w:rsidR="002958D2" w:rsidRPr="00F33323" w:rsidRDefault="003038AC" w:rsidP="002958D2">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263" w:author="Michael Petite" w:date="2017-02-24T09:23:00Z">
              <w:r w:rsidR="000E327D" w:rsidRPr="00F33323" w:rsidDel="00EC0998">
                <w:delText>None</w:delText>
              </w:r>
            </w:del>
            <w:ins w:id="3264" w:author="Michael Petite" w:date="2017-02-24T09:23:00Z">
              <w:r w:rsidR="00EC0998">
                <w:t>Yes or no must be selected</w:t>
              </w:r>
            </w:ins>
          </w:p>
        </w:tc>
        <w:tc>
          <w:tcPr>
            <w:tcW w:w="1456" w:type="dxa"/>
            <w:vAlign w:val="center"/>
          </w:tcPr>
          <w:p w14:paraId="70988CB0" w14:textId="77777777" w:rsidR="003774D8" w:rsidRPr="006239F1" w:rsidRDefault="00250E93" w:rsidP="00EC438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3038AC" w:rsidRPr="006239F1" w14:paraId="723DAE37"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4AC50E35" w14:textId="77777777" w:rsidR="003038AC" w:rsidRDefault="003038AC" w:rsidP="00EC4385">
            <w:pPr>
              <w:rPr>
                <w:b w:val="0"/>
                <w:color w:val="000000" w:themeColor="text1"/>
              </w:rPr>
            </w:pPr>
            <w:r>
              <w:rPr>
                <w:b w:val="0"/>
                <w:color w:val="000000" w:themeColor="text1"/>
              </w:rPr>
              <w:t>Data Capture</w:t>
            </w:r>
          </w:p>
        </w:tc>
        <w:tc>
          <w:tcPr>
            <w:tcW w:w="1640" w:type="dxa"/>
          </w:tcPr>
          <w:p w14:paraId="04BED2A3" w14:textId="77777777" w:rsidR="003038AC" w:rsidRDefault="003038AC" w:rsidP="00EC438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Purpose of request</w:t>
            </w:r>
          </w:p>
        </w:tc>
        <w:tc>
          <w:tcPr>
            <w:tcW w:w="1773" w:type="dxa"/>
          </w:tcPr>
          <w:p w14:paraId="27A3605A" w14:textId="77777777" w:rsidR="003038AC" w:rsidRDefault="003038AC" w:rsidP="00EC438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“Purpose of request”</w:t>
            </w:r>
          </w:p>
        </w:tc>
        <w:tc>
          <w:tcPr>
            <w:tcW w:w="3080" w:type="dxa"/>
          </w:tcPr>
          <w:p w14:paraId="41B42BD2" w14:textId="77777777" w:rsidR="003038AC" w:rsidRPr="00F33323" w:rsidRDefault="003038AC" w:rsidP="00EC4385">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3801E9F0" w14:textId="77777777" w:rsidR="003038AC" w:rsidRPr="00F33323" w:rsidRDefault="003038AC" w:rsidP="00EC4385">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Required: Yes</w:t>
            </w:r>
          </w:p>
          <w:p w14:paraId="3C785D13" w14:textId="1DEF3417" w:rsidR="003038AC" w:rsidRPr="00F33323" w:rsidRDefault="003038AC" w:rsidP="00EC4385">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65" w:author="Michael Petite" w:date="2017-02-24T09:23:00Z">
              <w:r w:rsidR="000E327D" w:rsidRPr="00F33323" w:rsidDel="00EC0998">
                <w:delText>None</w:delText>
              </w:r>
            </w:del>
            <w:ins w:id="3266" w:author="Michael Petite" w:date="2017-02-24T09:23:00Z">
              <w:r w:rsidR="00EC0998">
                <w:t>Text must be present in this field</w:t>
              </w:r>
            </w:ins>
          </w:p>
          <w:p w14:paraId="70978747" w14:textId="77777777" w:rsidR="002958D2" w:rsidRPr="00F33323" w:rsidRDefault="002958D2" w:rsidP="00EC4385">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002DA5C9" w14:textId="77777777" w:rsidR="003038AC" w:rsidRPr="006239F1" w:rsidRDefault="00250E93" w:rsidP="00EC438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3038AC" w:rsidRPr="006239F1" w14:paraId="047E0E5F" w14:textId="77777777" w:rsidTr="00EC4385">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4351558A" w14:textId="77777777" w:rsidR="003038AC" w:rsidRDefault="003038AC" w:rsidP="00EC4385">
            <w:pPr>
              <w:rPr>
                <w:b w:val="0"/>
                <w:color w:val="000000" w:themeColor="text1"/>
              </w:rPr>
            </w:pPr>
            <w:r>
              <w:rPr>
                <w:b w:val="0"/>
                <w:color w:val="000000" w:themeColor="text1"/>
              </w:rPr>
              <w:t>Data Capture</w:t>
            </w:r>
          </w:p>
        </w:tc>
        <w:tc>
          <w:tcPr>
            <w:tcW w:w="1640" w:type="dxa"/>
          </w:tcPr>
          <w:p w14:paraId="224B6407" w14:textId="77777777" w:rsidR="003038AC" w:rsidRDefault="003038AC" w:rsidP="00EC438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Was the request initiated by Teva?</w:t>
            </w:r>
          </w:p>
        </w:tc>
        <w:tc>
          <w:tcPr>
            <w:tcW w:w="1773" w:type="dxa"/>
          </w:tcPr>
          <w:p w14:paraId="414932AA" w14:textId="77777777" w:rsidR="003038AC" w:rsidRDefault="003038AC" w:rsidP="00EC438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“Was the request initiated by Teva?”</w:t>
            </w:r>
          </w:p>
        </w:tc>
        <w:tc>
          <w:tcPr>
            <w:tcW w:w="3080" w:type="dxa"/>
          </w:tcPr>
          <w:p w14:paraId="30298098" w14:textId="77777777" w:rsidR="003038AC" w:rsidRPr="00F33323" w:rsidRDefault="003038AC" w:rsidP="00EC4385">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Field Format: Yes/No Radio Button</w:t>
            </w:r>
          </w:p>
          <w:p w14:paraId="43372315" w14:textId="77777777" w:rsidR="003038AC" w:rsidRPr="00F33323" w:rsidRDefault="003038AC" w:rsidP="00EC4385">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Required: Yes</w:t>
            </w:r>
          </w:p>
          <w:p w14:paraId="3549AAA1" w14:textId="77777777" w:rsidR="003038AC" w:rsidRPr="00F33323" w:rsidRDefault="003038AC" w:rsidP="00EC4385">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None</w:t>
            </w:r>
          </w:p>
        </w:tc>
        <w:tc>
          <w:tcPr>
            <w:tcW w:w="1456" w:type="dxa"/>
            <w:vAlign w:val="center"/>
          </w:tcPr>
          <w:p w14:paraId="6623BFB2" w14:textId="77777777" w:rsidR="003038AC" w:rsidRPr="006239F1" w:rsidRDefault="00250E93" w:rsidP="00EC438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3038AC" w:rsidRPr="006239F1" w14:paraId="327104A2"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72FA0BE7" w14:textId="77777777" w:rsidR="003038AC" w:rsidRDefault="003038AC" w:rsidP="003038AC">
            <w:pPr>
              <w:rPr>
                <w:b w:val="0"/>
                <w:color w:val="000000" w:themeColor="text1"/>
              </w:rPr>
            </w:pPr>
            <w:r>
              <w:rPr>
                <w:b w:val="0"/>
                <w:color w:val="000000" w:themeColor="text1"/>
              </w:rPr>
              <w:t>Data Capture</w:t>
            </w:r>
          </w:p>
        </w:tc>
        <w:tc>
          <w:tcPr>
            <w:tcW w:w="1640" w:type="dxa"/>
          </w:tcPr>
          <w:p w14:paraId="7DA7A25D" w14:textId="77777777" w:rsidR="003038AC" w:rsidRDefault="003038AC" w:rsidP="003038A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Please Explain </w:t>
            </w:r>
          </w:p>
        </w:tc>
        <w:tc>
          <w:tcPr>
            <w:tcW w:w="1773" w:type="dxa"/>
          </w:tcPr>
          <w:p w14:paraId="230CB6F5" w14:textId="77777777" w:rsidR="003038AC" w:rsidRDefault="003038AC" w:rsidP="003038A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“Please Explain”</w:t>
            </w:r>
          </w:p>
        </w:tc>
        <w:tc>
          <w:tcPr>
            <w:tcW w:w="3080" w:type="dxa"/>
          </w:tcPr>
          <w:p w14:paraId="39D3A182" w14:textId="77777777" w:rsidR="003038AC" w:rsidRPr="00F33323" w:rsidRDefault="003038AC" w:rsidP="002958D2">
            <w:pPr>
              <w:pStyle w:val="ListParagraph"/>
              <w:numPr>
                <w:ilvl w:val="0"/>
                <w:numId w:val="21"/>
              </w:numPr>
              <w:ind w:left="751"/>
              <w:cnfStyle w:val="000000100000" w:firstRow="0" w:lastRow="0" w:firstColumn="0" w:lastColumn="0" w:oddVBand="0" w:evenVBand="0" w:oddHBand="1" w:evenHBand="0" w:firstRowFirstColumn="0" w:firstRowLastColumn="0" w:lastRowFirstColumn="0" w:lastRowLastColumn="0"/>
            </w:pPr>
            <w:r w:rsidRPr="00F33323">
              <w:t xml:space="preserve">Field Format: Free text box </w:t>
            </w:r>
          </w:p>
          <w:p w14:paraId="06E7BD2A" w14:textId="77777777" w:rsidR="003038AC" w:rsidRPr="00F33323" w:rsidRDefault="00E97CDD" w:rsidP="00E97CDD">
            <w:pPr>
              <w:pStyle w:val="ListParagraph"/>
              <w:numPr>
                <w:ilvl w:val="0"/>
                <w:numId w:val="21"/>
              </w:numPr>
              <w:ind w:left="736"/>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r w:rsidR="003038AC" w:rsidRPr="00F33323">
              <w:t xml:space="preserve"> </w:t>
            </w:r>
          </w:p>
          <w:p w14:paraId="0350ABEF" w14:textId="77777777" w:rsidR="003038AC" w:rsidRPr="00F33323" w:rsidRDefault="003038AC" w:rsidP="003038AC">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Validation: Field will be displayed only when “Yes” is selected for “Was the request initiated by Teva?”</w:t>
            </w:r>
          </w:p>
          <w:p w14:paraId="48E0A1BA" w14:textId="77777777" w:rsidR="002958D2" w:rsidRPr="00F33323" w:rsidRDefault="002958D2" w:rsidP="003038AC">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6CA9355C" w14:textId="77777777" w:rsidR="003038AC" w:rsidRPr="006239F1" w:rsidRDefault="003038AC" w:rsidP="003038A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3038AC" w:rsidRPr="006239F1" w14:paraId="67FB4299" w14:textId="77777777" w:rsidTr="00EC4385">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34CB7838" w14:textId="77777777" w:rsidR="003038AC" w:rsidRDefault="003038AC" w:rsidP="003038AC">
            <w:pPr>
              <w:rPr>
                <w:b w:val="0"/>
                <w:color w:val="000000" w:themeColor="text1"/>
              </w:rPr>
            </w:pPr>
            <w:r>
              <w:rPr>
                <w:b w:val="0"/>
                <w:color w:val="000000" w:themeColor="text1"/>
              </w:rPr>
              <w:t>Data Capture</w:t>
            </w:r>
          </w:p>
        </w:tc>
        <w:tc>
          <w:tcPr>
            <w:tcW w:w="1640" w:type="dxa"/>
          </w:tcPr>
          <w:p w14:paraId="7CCFCD1D" w14:textId="77777777" w:rsidR="003038AC" w:rsidRPr="00841CA6" w:rsidRDefault="003038AC" w:rsidP="003038AC">
            <w:pPr>
              <w:cnfStyle w:val="000000000000" w:firstRow="0" w:lastRow="0" w:firstColumn="0" w:lastColumn="0" w:oddVBand="0" w:evenVBand="0" w:oddHBand="0" w:evenHBand="0" w:firstRowFirstColumn="0" w:firstRowLastColumn="0" w:lastRowFirstColumn="0" w:lastRowLastColumn="0"/>
              <w:rPr>
                <w:rFonts w:eastAsia="Times New Roman" w:cs="Arial"/>
              </w:rPr>
            </w:pPr>
            <w:r>
              <w:rPr>
                <w:rFonts w:eastAsia="Times New Roman" w:cs="Arial"/>
              </w:rPr>
              <w:t>Summarize how the organization was selected</w:t>
            </w:r>
          </w:p>
          <w:p w14:paraId="4AFCCA65" w14:textId="77777777" w:rsidR="003038AC" w:rsidRDefault="003038AC" w:rsidP="003038AC">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773" w:type="dxa"/>
          </w:tcPr>
          <w:p w14:paraId="5EED5E14" w14:textId="77777777" w:rsidR="003038AC" w:rsidRDefault="003038AC" w:rsidP="003038AC">
            <w:pPr>
              <w:cnfStyle w:val="000000000000" w:firstRow="0" w:lastRow="0" w:firstColumn="0" w:lastColumn="0" w:oddVBand="0" w:evenVBand="0" w:oddHBand="0" w:evenHBand="0" w:firstRowFirstColumn="0" w:firstRowLastColumn="0" w:lastRowFirstColumn="0" w:lastRowLastColumn="0"/>
              <w:rPr>
                <w:color w:val="000000" w:themeColor="text1"/>
              </w:rPr>
            </w:pPr>
            <w:r w:rsidRPr="00841CA6">
              <w:t xml:space="preserve">Add new field- </w:t>
            </w:r>
            <w:r w:rsidRPr="00841CA6">
              <w:rPr>
                <w:rFonts w:eastAsia="Times New Roman" w:cs="Arial"/>
              </w:rPr>
              <w:t xml:space="preserve"> </w:t>
            </w:r>
            <w:r>
              <w:rPr>
                <w:rFonts w:eastAsia="Times New Roman" w:cs="Arial"/>
              </w:rPr>
              <w:t>Summarize how the organization was selected</w:t>
            </w:r>
          </w:p>
        </w:tc>
        <w:tc>
          <w:tcPr>
            <w:tcW w:w="3080" w:type="dxa"/>
          </w:tcPr>
          <w:p w14:paraId="533F19DA" w14:textId="77777777" w:rsidR="003038AC" w:rsidRPr="00F33323" w:rsidRDefault="003038AC" w:rsidP="003038A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Free text field </w:t>
            </w:r>
          </w:p>
          <w:p w14:paraId="36CFB250" w14:textId="77777777" w:rsidR="003038AC" w:rsidRPr="00F33323" w:rsidRDefault="003038AC" w:rsidP="003038A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58F8730A" w14:textId="1A1A922B" w:rsidR="003038AC" w:rsidRPr="00F33323" w:rsidRDefault="003038AC" w:rsidP="003038A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Validation: </w:t>
            </w:r>
            <w:del w:id="3267" w:author="Michael Petite" w:date="2017-02-24T09:23:00Z">
              <w:r w:rsidR="000E327D" w:rsidRPr="00F33323" w:rsidDel="00EC0998">
                <w:delText>None</w:delText>
              </w:r>
            </w:del>
            <w:ins w:id="3268" w:author="Michael Petite" w:date="2017-02-24T09:23:00Z">
              <w:r w:rsidR="00EC0998">
                <w:t>Text must be present in this field</w:t>
              </w:r>
            </w:ins>
          </w:p>
          <w:p w14:paraId="4E622784" w14:textId="77777777" w:rsidR="002958D2" w:rsidRPr="00F33323" w:rsidRDefault="002958D2" w:rsidP="003038A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vAlign w:val="center"/>
          </w:tcPr>
          <w:p w14:paraId="2692C779" w14:textId="77777777" w:rsidR="003038AC" w:rsidRDefault="003038AC" w:rsidP="003038A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3038AC" w:rsidRPr="006239F1" w14:paraId="7662DAE6" w14:textId="77777777" w:rsidTr="00F20D0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2D36D906" w14:textId="77777777" w:rsidR="003038AC" w:rsidRDefault="003038AC" w:rsidP="003038AC">
            <w:pPr>
              <w:rPr>
                <w:b w:val="0"/>
                <w:color w:val="000000" w:themeColor="text1"/>
              </w:rPr>
            </w:pPr>
            <w:r>
              <w:rPr>
                <w:b w:val="0"/>
                <w:color w:val="000000" w:themeColor="text1"/>
              </w:rPr>
              <w:lastRenderedPageBreak/>
              <w:t>Data Capture</w:t>
            </w:r>
          </w:p>
        </w:tc>
        <w:tc>
          <w:tcPr>
            <w:tcW w:w="1640" w:type="dxa"/>
          </w:tcPr>
          <w:p w14:paraId="2C30952C" w14:textId="77777777" w:rsidR="003038AC" w:rsidRPr="00841CA6" w:rsidRDefault="003038AC" w:rsidP="003038AC">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41CA6">
              <w:rPr>
                <w:rFonts w:eastAsia="Times New Roman" w:cs="Arial"/>
              </w:rPr>
              <w:t xml:space="preserve">Has Teva </w:t>
            </w:r>
            <w:r w:rsidR="009A008C">
              <w:rPr>
                <w:rFonts w:eastAsia="Times New Roman" w:cs="Arial"/>
              </w:rPr>
              <w:t>provided a Donation</w:t>
            </w:r>
            <w:r w:rsidRPr="00841CA6">
              <w:rPr>
                <w:rFonts w:eastAsia="Times New Roman" w:cs="Arial"/>
              </w:rPr>
              <w:t xml:space="preserve"> to this recipient in the </w:t>
            </w:r>
          </w:p>
          <w:p w14:paraId="5ED7723A" w14:textId="77777777" w:rsidR="003038AC" w:rsidRPr="00841CA6" w:rsidRDefault="003038AC" w:rsidP="003038AC">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41CA6">
              <w:rPr>
                <w:rFonts w:eastAsia="Times New Roman" w:cs="Arial"/>
              </w:rPr>
              <w:t xml:space="preserve">past 12 months? </w:t>
            </w:r>
          </w:p>
          <w:p w14:paraId="0A461296" w14:textId="77777777" w:rsidR="003038AC" w:rsidRDefault="003038AC" w:rsidP="003038AC">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773" w:type="dxa"/>
          </w:tcPr>
          <w:p w14:paraId="3D43AD1B" w14:textId="77777777" w:rsidR="003038AC" w:rsidRPr="00841CA6" w:rsidRDefault="003038AC" w:rsidP="003038AC">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41CA6">
              <w:t xml:space="preserve">Add new field- </w:t>
            </w:r>
            <w:r w:rsidRPr="00841CA6">
              <w:rPr>
                <w:rFonts w:eastAsia="Times New Roman" w:cs="Arial"/>
              </w:rPr>
              <w:t xml:space="preserve"> Has Teva </w:t>
            </w:r>
            <w:r w:rsidR="009A008C">
              <w:rPr>
                <w:rFonts w:eastAsia="Times New Roman" w:cs="Arial"/>
              </w:rPr>
              <w:t xml:space="preserve">provided a Donation </w:t>
            </w:r>
            <w:r w:rsidRPr="00841CA6">
              <w:rPr>
                <w:rFonts w:eastAsia="Times New Roman" w:cs="Arial"/>
              </w:rPr>
              <w:t xml:space="preserve">to this recipient in the </w:t>
            </w:r>
          </w:p>
          <w:p w14:paraId="6854A984" w14:textId="77777777" w:rsidR="003038AC" w:rsidRPr="00841CA6" w:rsidRDefault="003038AC" w:rsidP="003038AC">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41CA6">
              <w:rPr>
                <w:rFonts w:eastAsia="Times New Roman" w:cs="Arial"/>
              </w:rPr>
              <w:t xml:space="preserve">past 12 months? </w:t>
            </w:r>
          </w:p>
          <w:p w14:paraId="12F81C73" w14:textId="77777777" w:rsidR="003038AC" w:rsidRDefault="003038AC" w:rsidP="003038AC">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080" w:type="dxa"/>
          </w:tcPr>
          <w:p w14:paraId="5368260B" w14:textId="77777777" w:rsidR="003038AC" w:rsidRPr="00F33323" w:rsidRDefault="003038AC" w:rsidP="003038A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Yes/No radio button </w:t>
            </w:r>
          </w:p>
          <w:p w14:paraId="5D884BA9" w14:textId="77777777" w:rsidR="003038AC" w:rsidRPr="00F33323" w:rsidRDefault="003038AC" w:rsidP="003038A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50CB802A" w14:textId="1D321ABA" w:rsidR="002958D2" w:rsidRPr="00F33323" w:rsidRDefault="003038AC" w:rsidP="002958D2">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69" w:author="Michael Petite" w:date="2017-02-24T09:23:00Z">
              <w:r w:rsidR="000E327D" w:rsidRPr="00F33323" w:rsidDel="00EC0998">
                <w:delText>None</w:delText>
              </w:r>
            </w:del>
            <w:ins w:id="3270" w:author="Michael Petite" w:date="2017-02-24T09:23:00Z">
              <w:r w:rsidR="00EC0998">
                <w:t>Yes or no must be selected</w:t>
              </w:r>
            </w:ins>
          </w:p>
        </w:tc>
        <w:tc>
          <w:tcPr>
            <w:tcW w:w="1456" w:type="dxa"/>
          </w:tcPr>
          <w:p w14:paraId="2A00A912" w14:textId="77777777" w:rsidR="003038AC" w:rsidRDefault="003038AC" w:rsidP="003038AC">
            <w:pPr>
              <w:cnfStyle w:val="000000100000" w:firstRow="0" w:lastRow="0" w:firstColumn="0" w:lastColumn="0" w:oddVBand="0" w:evenVBand="0" w:oddHBand="1" w:evenHBand="0" w:firstRowFirstColumn="0" w:firstRowLastColumn="0" w:lastRowFirstColumn="0" w:lastRowLastColumn="0"/>
              <w:rPr>
                <w:color w:val="000000" w:themeColor="text1"/>
              </w:rPr>
            </w:pPr>
            <w:r w:rsidRPr="006942F4">
              <w:rPr>
                <w:color w:val="000000" w:themeColor="text1"/>
              </w:rPr>
              <w:t>New</w:t>
            </w:r>
          </w:p>
        </w:tc>
      </w:tr>
      <w:tr w:rsidR="003038AC" w:rsidRPr="006239F1" w14:paraId="3B7CEE4E" w14:textId="77777777" w:rsidTr="00F20D0C">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49748EB5" w14:textId="77777777" w:rsidR="003038AC" w:rsidRDefault="003038AC" w:rsidP="003038AC">
            <w:pPr>
              <w:rPr>
                <w:b w:val="0"/>
                <w:color w:val="000000" w:themeColor="text1"/>
              </w:rPr>
            </w:pPr>
            <w:r>
              <w:rPr>
                <w:b w:val="0"/>
                <w:color w:val="000000" w:themeColor="text1"/>
              </w:rPr>
              <w:t>Data Capture</w:t>
            </w:r>
          </w:p>
        </w:tc>
        <w:tc>
          <w:tcPr>
            <w:tcW w:w="1640" w:type="dxa"/>
          </w:tcPr>
          <w:p w14:paraId="179397FD" w14:textId="77777777" w:rsidR="003038AC" w:rsidRDefault="003038AC" w:rsidP="003038AC">
            <w:pPr>
              <w:cnfStyle w:val="000000000000" w:firstRow="0" w:lastRow="0" w:firstColumn="0" w:lastColumn="0" w:oddVBand="0" w:evenVBand="0" w:oddHBand="0" w:evenHBand="0" w:firstRowFirstColumn="0" w:firstRowLastColumn="0" w:lastRowFirstColumn="0" w:lastRowLastColumn="0"/>
              <w:rPr>
                <w:color w:val="000000" w:themeColor="text1"/>
              </w:rPr>
            </w:pPr>
            <w:r>
              <w:rPr>
                <w:rFonts w:cs="Arial"/>
              </w:rPr>
              <w:t>Please List</w:t>
            </w:r>
          </w:p>
        </w:tc>
        <w:tc>
          <w:tcPr>
            <w:tcW w:w="1773" w:type="dxa"/>
          </w:tcPr>
          <w:p w14:paraId="143A7D69" w14:textId="77777777" w:rsidR="003038AC" w:rsidRDefault="003038AC" w:rsidP="003038AC">
            <w:pPr>
              <w:cnfStyle w:val="000000000000" w:firstRow="0" w:lastRow="0" w:firstColumn="0" w:lastColumn="0" w:oddVBand="0" w:evenVBand="0" w:oddHBand="0" w:evenHBand="0" w:firstRowFirstColumn="0" w:firstRowLastColumn="0" w:lastRowFirstColumn="0" w:lastRowLastColumn="0"/>
              <w:rPr>
                <w:color w:val="000000" w:themeColor="text1"/>
              </w:rPr>
            </w:pPr>
            <w:r w:rsidRPr="00841CA6">
              <w:t xml:space="preserve">Add New Field- </w:t>
            </w:r>
            <w:r w:rsidRPr="00841CA6">
              <w:rPr>
                <w:rFonts w:cs="Arial"/>
              </w:rPr>
              <w:t xml:space="preserve"> </w:t>
            </w:r>
            <w:r>
              <w:rPr>
                <w:rFonts w:cs="Arial"/>
              </w:rPr>
              <w:t>Please List</w:t>
            </w:r>
          </w:p>
        </w:tc>
        <w:tc>
          <w:tcPr>
            <w:tcW w:w="3080" w:type="dxa"/>
          </w:tcPr>
          <w:p w14:paraId="22E9D6F9" w14:textId="77777777" w:rsidR="003038AC" w:rsidRPr="00F33323" w:rsidRDefault="003038AC" w:rsidP="003038A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Free text box </w:t>
            </w:r>
          </w:p>
          <w:p w14:paraId="7FE8E046" w14:textId="77777777" w:rsidR="00E97CDD" w:rsidRPr="00F33323" w:rsidRDefault="00E97CDD" w:rsidP="00E97CDD">
            <w:pPr>
              <w:pStyle w:val="ListParagraph"/>
              <w:numPr>
                <w:ilvl w:val="0"/>
                <w:numId w:val="21"/>
              </w:numPr>
              <w:ind w:left="391" w:hanging="391"/>
              <w:cnfStyle w:val="000000000000" w:firstRow="0" w:lastRow="0" w:firstColumn="0" w:lastColumn="0" w:oddVBand="0" w:evenVBand="0" w:oddHBand="0" w:evenHBand="0" w:firstRowFirstColumn="0" w:firstRowLastColumn="0" w:lastRowFirstColumn="0" w:lastRowLastColumn="0"/>
            </w:pPr>
            <w:r w:rsidRPr="00F33323">
              <w:t>Required: Yes, if Yes is selected for “Previous Field”, otherwise no</w:t>
            </w:r>
          </w:p>
          <w:p w14:paraId="23F0EB1F" w14:textId="77777777" w:rsidR="003038AC" w:rsidRPr="00F33323" w:rsidRDefault="003038AC" w:rsidP="003038AC">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eastAsia="Times New Roman" w:cs="Arial"/>
              </w:rPr>
            </w:pPr>
            <w:r w:rsidRPr="00F33323">
              <w:t>Validation: Field will be displayed only when Yes is selected for “</w:t>
            </w:r>
            <w:r w:rsidRPr="00F33323">
              <w:rPr>
                <w:rFonts w:eastAsia="Times New Roman" w:cs="Arial"/>
              </w:rPr>
              <w:t xml:space="preserve">Has Teva </w:t>
            </w:r>
            <w:r w:rsidR="009A008C" w:rsidRPr="00F33323">
              <w:rPr>
                <w:rFonts w:eastAsia="Times New Roman" w:cs="Arial"/>
              </w:rPr>
              <w:t>provided a Donation</w:t>
            </w:r>
            <w:r w:rsidRPr="00F33323">
              <w:rPr>
                <w:rFonts w:eastAsia="Times New Roman" w:cs="Arial"/>
              </w:rPr>
              <w:t xml:space="preserve"> to this recipient in the past 12 months?”</w:t>
            </w:r>
          </w:p>
          <w:p w14:paraId="6C78CA51" w14:textId="77777777" w:rsidR="003038AC" w:rsidRPr="00F33323" w:rsidRDefault="002958D2" w:rsidP="003038A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70F67F42" w14:textId="77777777" w:rsidR="003038AC" w:rsidRDefault="003038AC" w:rsidP="003038AC">
            <w:pPr>
              <w:cnfStyle w:val="000000000000" w:firstRow="0" w:lastRow="0" w:firstColumn="0" w:lastColumn="0" w:oddVBand="0" w:evenVBand="0" w:oddHBand="0" w:evenHBand="0" w:firstRowFirstColumn="0" w:firstRowLastColumn="0" w:lastRowFirstColumn="0" w:lastRowLastColumn="0"/>
              <w:rPr>
                <w:color w:val="000000" w:themeColor="text1"/>
              </w:rPr>
            </w:pPr>
            <w:r w:rsidRPr="006942F4">
              <w:rPr>
                <w:color w:val="000000" w:themeColor="text1"/>
              </w:rPr>
              <w:t>New</w:t>
            </w:r>
          </w:p>
        </w:tc>
      </w:tr>
      <w:tr w:rsidR="003038AC" w:rsidRPr="006239F1" w14:paraId="19548024" w14:textId="77777777" w:rsidTr="00F20D0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42CEEC65" w14:textId="77777777" w:rsidR="003038AC" w:rsidRDefault="003038AC" w:rsidP="003038AC">
            <w:pPr>
              <w:rPr>
                <w:b w:val="0"/>
                <w:color w:val="000000" w:themeColor="text1"/>
              </w:rPr>
            </w:pPr>
            <w:r w:rsidRPr="00C124AE">
              <w:rPr>
                <w:b w:val="0"/>
                <w:color w:val="000000" w:themeColor="text1"/>
              </w:rPr>
              <w:t>Data Capture</w:t>
            </w:r>
          </w:p>
        </w:tc>
        <w:tc>
          <w:tcPr>
            <w:tcW w:w="1640" w:type="dxa"/>
          </w:tcPr>
          <w:p w14:paraId="174FB22A" w14:textId="77777777" w:rsidR="003038AC" w:rsidRDefault="003038AC" w:rsidP="003038AC">
            <w:pPr>
              <w:cnfStyle w:val="000000100000" w:firstRow="0" w:lastRow="0" w:firstColumn="0" w:lastColumn="0" w:oddVBand="0" w:evenVBand="0" w:oddHBand="1" w:evenHBand="0" w:firstRowFirstColumn="0" w:firstRowLastColumn="0" w:lastRowFirstColumn="0" w:lastRowLastColumn="0"/>
              <w:rPr>
                <w:color w:val="000000" w:themeColor="text1"/>
              </w:rPr>
            </w:pPr>
            <w:r w:rsidRPr="00841CA6">
              <w:rPr>
                <w:rFonts w:cs="Arial"/>
              </w:rPr>
              <w:t>Will any disclosures have to be made to comply with the regulations</w:t>
            </w:r>
          </w:p>
        </w:tc>
        <w:tc>
          <w:tcPr>
            <w:tcW w:w="1773" w:type="dxa"/>
          </w:tcPr>
          <w:p w14:paraId="6772B612" w14:textId="77777777" w:rsidR="003038AC" w:rsidRDefault="003038AC" w:rsidP="003038AC">
            <w:pPr>
              <w:cnfStyle w:val="000000100000" w:firstRow="0" w:lastRow="0" w:firstColumn="0" w:lastColumn="0" w:oddVBand="0" w:evenVBand="0" w:oddHBand="1" w:evenHBand="0" w:firstRowFirstColumn="0" w:firstRowLastColumn="0" w:lastRowFirstColumn="0" w:lastRowLastColumn="0"/>
              <w:rPr>
                <w:color w:val="000000" w:themeColor="text1"/>
              </w:rPr>
            </w:pPr>
            <w:r w:rsidRPr="00841CA6">
              <w:t xml:space="preserve">Add New Field- </w:t>
            </w:r>
            <w:r w:rsidRPr="00841CA6">
              <w:rPr>
                <w:rFonts w:cs="Arial"/>
              </w:rPr>
              <w:t xml:space="preserve"> Will any disclosures have to be made to comply with the regulations</w:t>
            </w:r>
          </w:p>
        </w:tc>
        <w:tc>
          <w:tcPr>
            <w:tcW w:w="3080" w:type="dxa"/>
          </w:tcPr>
          <w:p w14:paraId="36BFAEF3" w14:textId="77777777" w:rsidR="003038AC" w:rsidRPr="00F33323" w:rsidRDefault="003038AC" w:rsidP="003038A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Format: Yes/No radio button</w:t>
            </w:r>
          </w:p>
          <w:p w14:paraId="72A77505" w14:textId="77777777" w:rsidR="003038AC" w:rsidRPr="00F33323" w:rsidRDefault="003038AC" w:rsidP="003038A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1D412B5E" w14:textId="461F54C3" w:rsidR="003038AC" w:rsidRPr="00F33323" w:rsidRDefault="003038AC" w:rsidP="003038A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71" w:author="Michael Petite" w:date="2017-02-24T09:24:00Z">
              <w:r w:rsidR="000E327D" w:rsidRPr="00F33323" w:rsidDel="00EC0998">
                <w:delText>None</w:delText>
              </w:r>
            </w:del>
            <w:ins w:id="3272" w:author="Michael Petite" w:date="2017-02-24T09:24:00Z">
              <w:r w:rsidR="00EC0998">
                <w:t>Yes or no must be selected</w:t>
              </w:r>
            </w:ins>
          </w:p>
        </w:tc>
        <w:tc>
          <w:tcPr>
            <w:tcW w:w="1456" w:type="dxa"/>
          </w:tcPr>
          <w:p w14:paraId="68297403" w14:textId="77777777" w:rsidR="003038AC" w:rsidRDefault="003038AC" w:rsidP="003038A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3038AC" w:rsidRPr="006239F1" w14:paraId="1AFEA77E" w14:textId="77777777" w:rsidTr="00EC4385">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59C4B1E1" w14:textId="77777777" w:rsidR="003038AC" w:rsidRDefault="003038AC" w:rsidP="003038AC">
            <w:pPr>
              <w:rPr>
                <w:b w:val="0"/>
                <w:color w:val="000000" w:themeColor="text1"/>
              </w:rPr>
            </w:pPr>
            <w:r>
              <w:rPr>
                <w:b w:val="0"/>
                <w:color w:val="000000" w:themeColor="text1"/>
              </w:rPr>
              <w:t>Data Capture</w:t>
            </w:r>
          </w:p>
        </w:tc>
        <w:tc>
          <w:tcPr>
            <w:tcW w:w="1640" w:type="dxa"/>
          </w:tcPr>
          <w:p w14:paraId="69E8E58B" w14:textId="77777777" w:rsidR="003038AC" w:rsidRDefault="003038AC" w:rsidP="003038A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Please Explain </w:t>
            </w:r>
          </w:p>
        </w:tc>
        <w:tc>
          <w:tcPr>
            <w:tcW w:w="1773" w:type="dxa"/>
          </w:tcPr>
          <w:p w14:paraId="26BAF969" w14:textId="77777777" w:rsidR="003038AC" w:rsidRDefault="003038AC" w:rsidP="003038A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“Please Explain”</w:t>
            </w:r>
          </w:p>
        </w:tc>
        <w:tc>
          <w:tcPr>
            <w:tcW w:w="3080" w:type="dxa"/>
          </w:tcPr>
          <w:p w14:paraId="6DFF0AE8" w14:textId="77777777" w:rsidR="003038AC" w:rsidRPr="00F33323" w:rsidRDefault="003038AC" w:rsidP="003038A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Free text box </w:t>
            </w:r>
          </w:p>
          <w:p w14:paraId="6C525758" w14:textId="77777777" w:rsidR="00E97CDD" w:rsidRPr="00F33323" w:rsidRDefault="00E97CDD" w:rsidP="00E97CDD">
            <w:pPr>
              <w:pStyle w:val="ListParagraph"/>
              <w:numPr>
                <w:ilvl w:val="0"/>
                <w:numId w:val="21"/>
              </w:numPr>
              <w:ind w:left="391" w:hanging="391"/>
              <w:cnfStyle w:val="000000000000" w:firstRow="0" w:lastRow="0" w:firstColumn="0" w:lastColumn="0" w:oddVBand="0" w:evenVBand="0" w:oddHBand="0" w:evenHBand="0" w:firstRowFirstColumn="0" w:firstRowLastColumn="0" w:lastRowFirstColumn="0" w:lastRowLastColumn="0"/>
            </w:pPr>
            <w:r w:rsidRPr="00F33323">
              <w:t>Required: Yes, if Yes is selected for “Previous Field”, otherwise no</w:t>
            </w:r>
          </w:p>
          <w:p w14:paraId="2DEDCEEB" w14:textId="77777777" w:rsidR="003038AC" w:rsidRPr="00F33323" w:rsidRDefault="003038AC" w:rsidP="003038A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Validation: Field will be displayed only when “Yes” is selected for “Will any disclosures have to be made to comply with the regulations?”</w:t>
            </w:r>
          </w:p>
          <w:p w14:paraId="1727E245" w14:textId="77777777" w:rsidR="002958D2" w:rsidRPr="00F33323" w:rsidRDefault="002958D2" w:rsidP="003038A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vAlign w:val="center"/>
          </w:tcPr>
          <w:p w14:paraId="70201CD2" w14:textId="77777777" w:rsidR="003038AC" w:rsidRDefault="003038AC" w:rsidP="003038A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3038AC" w:rsidRPr="006239F1" w14:paraId="54FFD3BE" w14:textId="77777777" w:rsidTr="00C03706">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shd w:val="clear" w:color="auto" w:fill="auto"/>
          </w:tcPr>
          <w:p w14:paraId="366C4259" w14:textId="77777777" w:rsidR="003038AC" w:rsidRDefault="00250E93" w:rsidP="003038AC">
            <w:pPr>
              <w:rPr>
                <w:b w:val="0"/>
                <w:color w:val="000000" w:themeColor="text1"/>
              </w:rPr>
            </w:pPr>
            <w:r>
              <w:rPr>
                <w:b w:val="0"/>
                <w:color w:val="000000" w:themeColor="text1"/>
              </w:rPr>
              <w:t>Data Capture</w:t>
            </w:r>
          </w:p>
        </w:tc>
        <w:tc>
          <w:tcPr>
            <w:tcW w:w="1640" w:type="dxa"/>
            <w:shd w:val="clear" w:color="auto" w:fill="auto"/>
          </w:tcPr>
          <w:p w14:paraId="723A254C" w14:textId="77777777" w:rsidR="003038AC" w:rsidRDefault="0013671E" w:rsidP="003038A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If</w:t>
            </w:r>
            <w:r w:rsidR="00250E93">
              <w:rPr>
                <w:color w:val="000000" w:themeColor="text1"/>
              </w:rPr>
              <w:t xml:space="preserve"> recipient is an organization, is the organization a bona fide charitable organization used only for charitable purposes?</w:t>
            </w:r>
          </w:p>
        </w:tc>
        <w:tc>
          <w:tcPr>
            <w:tcW w:w="1773" w:type="dxa"/>
            <w:shd w:val="clear" w:color="auto" w:fill="auto"/>
          </w:tcPr>
          <w:p w14:paraId="3BB5D410" w14:textId="77777777" w:rsidR="003038AC" w:rsidRDefault="00250E93" w:rsidP="003038A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“I</w:t>
            </w:r>
            <w:r w:rsidR="0013671E">
              <w:rPr>
                <w:color w:val="000000" w:themeColor="text1"/>
              </w:rPr>
              <w:t>f</w:t>
            </w:r>
            <w:r>
              <w:rPr>
                <w:color w:val="000000" w:themeColor="text1"/>
              </w:rPr>
              <w:t xml:space="preserve"> recipient is an organization, is the organization a bona fide charitable organization used only for charitable purposes?”</w:t>
            </w:r>
          </w:p>
        </w:tc>
        <w:tc>
          <w:tcPr>
            <w:tcW w:w="3080" w:type="dxa"/>
            <w:shd w:val="clear" w:color="auto" w:fill="auto"/>
          </w:tcPr>
          <w:p w14:paraId="4995429A" w14:textId="77777777" w:rsidR="003038AC" w:rsidRPr="00F33323" w:rsidRDefault="00250E93" w:rsidP="003038A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w:t>
            </w:r>
            <w:r w:rsidR="002958D2" w:rsidRPr="00F33323">
              <w:t>Yes/No radio button</w:t>
            </w:r>
          </w:p>
          <w:p w14:paraId="7E28F126" w14:textId="77777777" w:rsidR="00250E93" w:rsidRPr="00F33323" w:rsidRDefault="00250E93" w:rsidP="003038A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Required: Yes</w:t>
            </w:r>
          </w:p>
          <w:p w14:paraId="03B82B88" w14:textId="004657EC" w:rsidR="002958D2" w:rsidRPr="00F33323" w:rsidRDefault="00250E93" w:rsidP="0013671E">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73" w:author="Michael Petite" w:date="2017-02-24T09:24:00Z">
              <w:r w:rsidR="000E327D" w:rsidRPr="00F33323" w:rsidDel="00EC0998">
                <w:delText>None</w:delText>
              </w:r>
            </w:del>
            <w:ins w:id="3274" w:author="Michael Petite" w:date="2017-02-24T09:24:00Z">
              <w:r w:rsidR="00EC0998">
                <w:t>Yes or no must be selected</w:t>
              </w:r>
            </w:ins>
          </w:p>
        </w:tc>
        <w:tc>
          <w:tcPr>
            <w:tcW w:w="1456" w:type="dxa"/>
            <w:shd w:val="clear" w:color="auto" w:fill="auto"/>
            <w:vAlign w:val="center"/>
          </w:tcPr>
          <w:p w14:paraId="4B6AA319" w14:textId="77777777" w:rsidR="003038AC" w:rsidRDefault="00250E93" w:rsidP="003038A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bl>
    <w:p w14:paraId="756AFBCF" w14:textId="77777777" w:rsidR="002D6C81" w:rsidRPr="001750D9" w:rsidRDefault="002D6C81" w:rsidP="002D6C81"/>
    <w:p w14:paraId="244B2199" w14:textId="77777777" w:rsidR="002D6C81" w:rsidRDefault="002D6C81" w:rsidP="002D6C81">
      <w:pPr>
        <w:pStyle w:val="Heading5"/>
      </w:pPr>
      <w:bookmarkStart w:id="3275" w:name="_Toc472950919"/>
      <w:bookmarkStart w:id="3276" w:name="_Toc475949476"/>
      <w:r>
        <w:t>Technical Specification Changes</w:t>
      </w:r>
      <w:bookmarkEnd w:id="3275"/>
      <w:bookmarkEnd w:id="3276"/>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2D6C81" w:rsidRPr="00612C84" w14:paraId="56C256A0" w14:textId="77777777" w:rsidTr="00EC4385">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7154A58C" w14:textId="77777777" w:rsidR="002D6C81" w:rsidRDefault="002D6C81" w:rsidP="00EC4385">
            <w:pPr>
              <w:jc w:val="center"/>
              <w:rPr>
                <w:sz w:val="18"/>
                <w:szCs w:val="28"/>
              </w:rPr>
            </w:pPr>
            <w:r>
              <w:rPr>
                <w:sz w:val="18"/>
                <w:szCs w:val="28"/>
              </w:rPr>
              <w:t>BR ID</w:t>
            </w:r>
          </w:p>
        </w:tc>
        <w:tc>
          <w:tcPr>
            <w:tcW w:w="1929" w:type="dxa"/>
            <w:shd w:val="clear" w:color="auto" w:fill="367CC1"/>
            <w:vAlign w:val="center"/>
          </w:tcPr>
          <w:p w14:paraId="575FEA30"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15A816DF" w14:textId="77777777" w:rsidR="002D6C81"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6C821DE9"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2D6C81" w:rsidRPr="006B3718" w14:paraId="0DC97AC3" w14:textId="77777777" w:rsidTr="00EC4385">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78821003" w14:textId="77777777" w:rsidR="002D6C81" w:rsidRDefault="002D6C81" w:rsidP="00EC4385">
            <w:pPr>
              <w:rPr>
                <w:color w:val="FF0000"/>
              </w:rPr>
            </w:pPr>
          </w:p>
        </w:tc>
        <w:tc>
          <w:tcPr>
            <w:tcW w:w="1929" w:type="dxa"/>
          </w:tcPr>
          <w:p w14:paraId="30AD45C4"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025A41A7"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5B956827"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r>
    </w:tbl>
    <w:p w14:paraId="0577461D" w14:textId="77777777" w:rsidR="002D6C81" w:rsidRPr="001750D9" w:rsidRDefault="002D6C81" w:rsidP="002D6C81"/>
    <w:p w14:paraId="4BC96DA6" w14:textId="77777777" w:rsidR="002D6C81" w:rsidRDefault="002D6C81" w:rsidP="002D6C81">
      <w:pPr>
        <w:pStyle w:val="Heading4"/>
        <w:numPr>
          <w:ilvl w:val="2"/>
          <w:numId w:val="2"/>
        </w:numPr>
      </w:pPr>
      <w:bookmarkStart w:id="3277" w:name="_Toc472950920"/>
      <w:bookmarkStart w:id="3278" w:name="_Toc475949477"/>
      <w:r>
        <w:t>Wireframes</w:t>
      </w:r>
      <w:bookmarkEnd w:id="3277"/>
      <w:bookmarkEnd w:id="3278"/>
    </w:p>
    <w:p w14:paraId="09804C1B" w14:textId="77777777" w:rsidR="00EC103E" w:rsidRPr="00EC103E" w:rsidRDefault="00EC103E" w:rsidP="00EC103E">
      <w:r>
        <w:rPr>
          <w:noProof/>
        </w:rPr>
        <w:drawing>
          <wp:inline distT="0" distB="0" distL="0" distR="0" wp14:anchorId="2855B87A" wp14:editId="7B92F942">
            <wp:extent cx="5306165" cy="612543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unity_Donation_Wireframes.png"/>
                    <pic:cNvPicPr/>
                  </pic:nvPicPr>
                  <pic:blipFill>
                    <a:blip r:embed="rId28"/>
                    <a:stretch>
                      <a:fillRect/>
                    </a:stretch>
                  </pic:blipFill>
                  <pic:spPr>
                    <a:xfrm>
                      <a:off x="0" y="0"/>
                      <a:ext cx="5306165" cy="6125430"/>
                    </a:xfrm>
                    <a:prstGeom prst="rect">
                      <a:avLst/>
                    </a:prstGeom>
                  </pic:spPr>
                </pic:pic>
              </a:graphicData>
            </a:graphic>
          </wp:inline>
        </w:drawing>
      </w:r>
    </w:p>
    <w:p w14:paraId="19F45046" w14:textId="77777777" w:rsidR="002D6C81" w:rsidRDefault="002D6C81" w:rsidP="004A46CC">
      <w:pPr>
        <w:pStyle w:val="Heading3"/>
      </w:pPr>
      <w:bookmarkStart w:id="3279" w:name="_Toc475949478"/>
      <w:r>
        <w:t xml:space="preserve">Activity </w:t>
      </w:r>
      <w:r w:rsidR="00F51547">
        <w:t xml:space="preserve">Category- </w:t>
      </w:r>
      <w:r w:rsidR="00F20D0C">
        <w:t>Research Grants</w:t>
      </w:r>
      <w:bookmarkEnd w:id="3279"/>
    </w:p>
    <w:p w14:paraId="4CB84434" w14:textId="4F2F2F62" w:rsidR="002D6C81" w:rsidRPr="00B03F42" w:rsidRDefault="002D6C81" w:rsidP="002D6C81">
      <w:pPr>
        <w:pStyle w:val="Heading4"/>
        <w:numPr>
          <w:ilvl w:val="2"/>
          <w:numId w:val="2"/>
        </w:numPr>
      </w:pPr>
      <w:bookmarkStart w:id="3280" w:name="_Toc475949479"/>
      <w:r>
        <w:t>Business Requirements Changes</w:t>
      </w:r>
      <w:bookmarkEnd w:id="3280"/>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2D6C81" w:rsidRPr="00612C84" w14:paraId="38D1890E" w14:textId="77777777" w:rsidTr="00EC4385">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541D5043" w14:textId="77777777" w:rsidR="002D6C81" w:rsidRPr="00612C84" w:rsidRDefault="002D6C81" w:rsidP="00EC4385">
            <w:pPr>
              <w:jc w:val="center"/>
              <w:rPr>
                <w:sz w:val="18"/>
                <w:szCs w:val="28"/>
              </w:rPr>
            </w:pPr>
            <w:r>
              <w:rPr>
                <w:sz w:val="18"/>
                <w:szCs w:val="28"/>
              </w:rPr>
              <w:lastRenderedPageBreak/>
              <w:t>Original BR ID</w:t>
            </w:r>
          </w:p>
        </w:tc>
        <w:tc>
          <w:tcPr>
            <w:tcW w:w="7200" w:type="dxa"/>
            <w:shd w:val="clear" w:color="auto" w:fill="367CC1"/>
            <w:vAlign w:val="center"/>
          </w:tcPr>
          <w:p w14:paraId="039CFE39"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587E71" w:rsidRPr="00B66624" w14:paraId="1EA6E5B3" w14:textId="77777777" w:rsidTr="00EC4385">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5983A857" w14:textId="77777777" w:rsidR="00587E71" w:rsidRPr="00B66624" w:rsidRDefault="00587E71" w:rsidP="00587E71">
            <w:pPr>
              <w:rPr>
                <w:color w:val="000000" w:themeColor="text1"/>
              </w:rPr>
            </w:pPr>
            <w:r>
              <w:rPr>
                <w:color w:val="000000" w:themeColor="text1"/>
              </w:rPr>
              <w:t>BR-RES</w:t>
            </w:r>
            <w:r w:rsidRPr="00B66624">
              <w:rPr>
                <w:color w:val="000000" w:themeColor="text1"/>
              </w:rPr>
              <w:t>-001</w:t>
            </w:r>
          </w:p>
        </w:tc>
        <w:tc>
          <w:tcPr>
            <w:tcW w:w="7200" w:type="dxa"/>
          </w:tcPr>
          <w:p w14:paraId="2ADDEBAC" w14:textId="77777777" w:rsidR="00587E71" w:rsidRPr="00B66624" w:rsidRDefault="00587E71" w:rsidP="00587E71">
            <w:pPr>
              <w:cnfStyle w:val="000000100000" w:firstRow="0" w:lastRow="0" w:firstColumn="0" w:lastColumn="0" w:oddVBand="0" w:evenVBand="0" w:oddHBand="1" w:evenHBand="0" w:firstRowFirstColumn="0" w:firstRowLastColumn="0" w:lastRowFirstColumn="0" w:lastRowLastColumn="0"/>
              <w:rPr>
                <w:color w:val="000000" w:themeColor="text1"/>
              </w:rPr>
            </w:pPr>
            <w:r w:rsidRPr="00B66624">
              <w:rPr>
                <w:color w:val="000000" w:themeColor="text1"/>
              </w:rPr>
              <w:t xml:space="preserve">The request will follow the base grants and donations workflow </w:t>
            </w:r>
          </w:p>
        </w:tc>
      </w:tr>
      <w:tr w:rsidR="00587E71" w:rsidRPr="00B66624" w14:paraId="545EEAE0" w14:textId="77777777" w:rsidTr="00EC4385">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03C6D10F" w14:textId="77777777" w:rsidR="00587E71" w:rsidRPr="00B66624" w:rsidRDefault="00587E71" w:rsidP="00587E71">
            <w:pPr>
              <w:rPr>
                <w:color w:val="000000" w:themeColor="text1"/>
              </w:rPr>
            </w:pPr>
            <w:r>
              <w:rPr>
                <w:color w:val="000000" w:themeColor="text1"/>
              </w:rPr>
              <w:t>BR-RES</w:t>
            </w:r>
            <w:r w:rsidRPr="00B66624">
              <w:rPr>
                <w:color w:val="000000" w:themeColor="text1"/>
              </w:rPr>
              <w:t>-002</w:t>
            </w:r>
          </w:p>
        </w:tc>
        <w:tc>
          <w:tcPr>
            <w:tcW w:w="7200" w:type="dxa"/>
          </w:tcPr>
          <w:p w14:paraId="7D4ED56E" w14:textId="77777777" w:rsidR="00587E71" w:rsidRPr="00B66624" w:rsidRDefault="00587E71" w:rsidP="00587E71">
            <w:pPr>
              <w:cnfStyle w:val="000000000000" w:firstRow="0" w:lastRow="0" w:firstColumn="0" w:lastColumn="0" w:oddVBand="0" w:evenVBand="0" w:oddHBand="0" w:evenHBand="0" w:firstRowFirstColumn="0" w:firstRowLastColumn="0" w:lastRowFirstColumn="0" w:lastRowLastColumn="0"/>
              <w:rPr>
                <w:color w:val="000000" w:themeColor="text1"/>
              </w:rPr>
            </w:pPr>
            <w:r w:rsidRPr="00B66624">
              <w:rPr>
                <w:color w:val="000000" w:themeColor="text1"/>
              </w:rPr>
              <w:t>The customizations should be added to the base grants and donations request -</w:t>
            </w:r>
            <w:r>
              <w:rPr>
                <w:color w:val="000000" w:themeColor="text1"/>
              </w:rPr>
              <w:t xml:space="preserve"> activity category form</w:t>
            </w:r>
          </w:p>
        </w:tc>
      </w:tr>
    </w:tbl>
    <w:p w14:paraId="58656E69" w14:textId="77777777" w:rsidR="002D6C81" w:rsidRPr="001750D9" w:rsidRDefault="002D6C81" w:rsidP="002D6C81"/>
    <w:p w14:paraId="4649A695" w14:textId="77777777" w:rsidR="002D6C81" w:rsidRPr="00B03F42" w:rsidRDefault="002D6C81" w:rsidP="002D6C81">
      <w:pPr>
        <w:pStyle w:val="Heading4"/>
        <w:numPr>
          <w:ilvl w:val="2"/>
          <w:numId w:val="2"/>
        </w:numPr>
      </w:pPr>
      <w:bookmarkStart w:id="3281" w:name="_Toc475949480"/>
      <w:r>
        <w:t>Technical Customizations</w:t>
      </w:r>
      <w:bookmarkEnd w:id="3281"/>
    </w:p>
    <w:p w14:paraId="12888650" w14:textId="77777777" w:rsidR="002D6C81" w:rsidRDefault="002D6C81" w:rsidP="002D6C81">
      <w:pPr>
        <w:pStyle w:val="Heading5"/>
      </w:pPr>
      <w:bookmarkStart w:id="3282" w:name="_Toc475949481"/>
      <w:r>
        <w:t>Page Level Customizations</w:t>
      </w:r>
      <w:bookmarkEnd w:id="3282"/>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1"/>
        <w:gridCol w:w="1640"/>
        <w:gridCol w:w="1773"/>
        <w:gridCol w:w="3080"/>
        <w:gridCol w:w="1456"/>
      </w:tblGrid>
      <w:tr w:rsidR="002D6C81" w14:paraId="1D750CB7" w14:textId="77777777" w:rsidTr="00EC438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shd w:val="clear" w:color="auto" w:fill="367CC1"/>
            <w:vAlign w:val="center"/>
          </w:tcPr>
          <w:p w14:paraId="1A9558EC" w14:textId="77777777" w:rsidR="002D6C81" w:rsidRPr="00612C84" w:rsidRDefault="002D6C81" w:rsidP="00EC4385">
            <w:pPr>
              <w:rPr>
                <w:sz w:val="18"/>
                <w:szCs w:val="28"/>
              </w:rPr>
            </w:pPr>
            <w:r>
              <w:rPr>
                <w:sz w:val="18"/>
                <w:szCs w:val="28"/>
              </w:rPr>
              <w:t>Attribute Type</w:t>
            </w:r>
          </w:p>
        </w:tc>
        <w:tc>
          <w:tcPr>
            <w:tcW w:w="1640" w:type="dxa"/>
            <w:shd w:val="clear" w:color="auto" w:fill="367CC1"/>
            <w:vAlign w:val="center"/>
          </w:tcPr>
          <w:p w14:paraId="6E810F80"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773" w:type="dxa"/>
            <w:shd w:val="clear" w:color="auto" w:fill="367CC1"/>
            <w:vAlign w:val="center"/>
          </w:tcPr>
          <w:p w14:paraId="683CA36C"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3080" w:type="dxa"/>
            <w:shd w:val="clear" w:color="auto" w:fill="367CC1"/>
            <w:vAlign w:val="center"/>
          </w:tcPr>
          <w:p w14:paraId="7956653C"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0276AA6F" w14:textId="77777777" w:rsidR="002D6C81"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F20D0C" w:rsidRPr="006239F1" w14:paraId="1A62819B"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2E75784A" w14:textId="77777777" w:rsidR="00F20D0C" w:rsidRPr="006239F1" w:rsidRDefault="00F20D0C" w:rsidP="00F20D0C">
            <w:pPr>
              <w:rPr>
                <w:b w:val="0"/>
                <w:color w:val="000000" w:themeColor="text1"/>
              </w:rPr>
            </w:pPr>
            <w:r>
              <w:rPr>
                <w:b w:val="0"/>
                <w:color w:val="000000" w:themeColor="text1"/>
              </w:rPr>
              <w:t>Data Capture</w:t>
            </w:r>
          </w:p>
        </w:tc>
        <w:tc>
          <w:tcPr>
            <w:tcW w:w="1640" w:type="dxa"/>
          </w:tcPr>
          <w:p w14:paraId="6B947503"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Purpose of request</w:t>
            </w:r>
          </w:p>
        </w:tc>
        <w:tc>
          <w:tcPr>
            <w:tcW w:w="1773" w:type="dxa"/>
          </w:tcPr>
          <w:p w14:paraId="3959F4E4"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“Purpose of request”</w:t>
            </w:r>
          </w:p>
        </w:tc>
        <w:tc>
          <w:tcPr>
            <w:tcW w:w="3080" w:type="dxa"/>
          </w:tcPr>
          <w:p w14:paraId="4B14B1F5" w14:textId="77777777" w:rsidR="00F20D0C" w:rsidRPr="00F33323" w:rsidRDefault="00F20D0C" w:rsidP="00EC0998">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73FBE9C1" w14:textId="77777777" w:rsidR="00F20D0C" w:rsidRPr="00F33323" w:rsidRDefault="00F20D0C" w:rsidP="00EC0998">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Required: Yes</w:t>
            </w:r>
          </w:p>
          <w:p w14:paraId="22438494" w14:textId="26162067" w:rsidR="00F20D0C" w:rsidRPr="00F33323" w:rsidRDefault="00F20D0C" w:rsidP="00EC0998">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83" w:author="Michael Petite" w:date="2017-02-24T09:25:00Z">
              <w:r w:rsidR="000E327D" w:rsidRPr="00F33323" w:rsidDel="00EC0998">
                <w:delText>None</w:delText>
              </w:r>
            </w:del>
            <w:ins w:id="3284" w:author="Michael Petite" w:date="2017-02-24T09:25:00Z">
              <w:r w:rsidR="00EC0998">
                <w:t>Text must be present in this field</w:t>
              </w:r>
            </w:ins>
          </w:p>
          <w:p w14:paraId="1341F829" w14:textId="77777777" w:rsidR="006E3A40" w:rsidRPr="00F33323" w:rsidRDefault="006E3A40" w:rsidP="00EC0998">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64DA00ED"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F20D0C" w:rsidRPr="006239F1" w14:paraId="48C69C90" w14:textId="77777777" w:rsidTr="00EC4385">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5012D44D" w14:textId="77777777" w:rsidR="00F20D0C" w:rsidRPr="006239F1" w:rsidRDefault="00F20D0C" w:rsidP="00F20D0C">
            <w:pPr>
              <w:rPr>
                <w:b w:val="0"/>
                <w:color w:val="000000" w:themeColor="text1"/>
              </w:rPr>
            </w:pPr>
            <w:r>
              <w:rPr>
                <w:b w:val="0"/>
                <w:color w:val="000000" w:themeColor="text1"/>
              </w:rPr>
              <w:t>Data Capture</w:t>
            </w:r>
          </w:p>
        </w:tc>
        <w:tc>
          <w:tcPr>
            <w:tcW w:w="1640" w:type="dxa"/>
          </w:tcPr>
          <w:p w14:paraId="7D676243" w14:textId="77777777" w:rsidR="00F20D0C" w:rsidRPr="006239F1" w:rsidRDefault="00F20D0C" w:rsidP="00F20D0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Was the request solicited by Teva?</w:t>
            </w:r>
          </w:p>
        </w:tc>
        <w:tc>
          <w:tcPr>
            <w:tcW w:w="1773" w:type="dxa"/>
          </w:tcPr>
          <w:p w14:paraId="0231B1CF" w14:textId="77777777" w:rsidR="00F20D0C" w:rsidRPr="006239F1" w:rsidRDefault="00F20D0C" w:rsidP="00F20D0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Add new field – “Was the request </w:t>
            </w:r>
            <w:r w:rsidR="00AE1772">
              <w:rPr>
                <w:color w:val="000000" w:themeColor="text1"/>
              </w:rPr>
              <w:t>solicited</w:t>
            </w:r>
            <w:r>
              <w:rPr>
                <w:color w:val="000000" w:themeColor="text1"/>
              </w:rPr>
              <w:t xml:space="preserve"> by Teva?”</w:t>
            </w:r>
          </w:p>
        </w:tc>
        <w:tc>
          <w:tcPr>
            <w:tcW w:w="3080" w:type="dxa"/>
          </w:tcPr>
          <w:p w14:paraId="477F0347" w14:textId="77777777" w:rsidR="00F20D0C" w:rsidRPr="00F33323" w:rsidRDefault="00F20D0C" w:rsidP="00EC0998">
            <w:pPr>
              <w:pStyle w:val="ListParagraph"/>
              <w:numPr>
                <w:ilvl w:val="0"/>
                <w:numId w:val="25"/>
              </w:numPr>
              <w:ind w:left="391"/>
              <w:cnfStyle w:val="000000000000" w:firstRow="0" w:lastRow="0" w:firstColumn="0" w:lastColumn="0" w:oddVBand="0" w:evenVBand="0" w:oddHBand="0" w:evenHBand="0" w:firstRowFirstColumn="0" w:firstRowLastColumn="0" w:lastRowFirstColumn="0" w:lastRowLastColumn="0"/>
            </w:pPr>
            <w:r w:rsidRPr="00F33323">
              <w:t>Field Format: Yes/No Radio Button</w:t>
            </w:r>
          </w:p>
          <w:p w14:paraId="6EAD93A8" w14:textId="77777777" w:rsidR="00F20D0C" w:rsidRPr="00F33323" w:rsidRDefault="00F20D0C" w:rsidP="00EC0998">
            <w:pPr>
              <w:pStyle w:val="ListParagraph"/>
              <w:numPr>
                <w:ilvl w:val="0"/>
                <w:numId w:val="25"/>
              </w:numPr>
              <w:ind w:left="391"/>
              <w:cnfStyle w:val="000000000000" w:firstRow="0" w:lastRow="0" w:firstColumn="0" w:lastColumn="0" w:oddVBand="0" w:evenVBand="0" w:oddHBand="0" w:evenHBand="0" w:firstRowFirstColumn="0" w:firstRowLastColumn="0" w:lastRowFirstColumn="0" w:lastRowLastColumn="0"/>
            </w:pPr>
            <w:r w:rsidRPr="00F33323">
              <w:t>Required: Yes</w:t>
            </w:r>
          </w:p>
          <w:p w14:paraId="14069536" w14:textId="6FDCBDAF" w:rsidR="00F20D0C" w:rsidRPr="00F33323" w:rsidRDefault="00F20D0C" w:rsidP="00EC0998">
            <w:pPr>
              <w:pStyle w:val="ListParagraph"/>
              <w:numPr>
                <w:ilvl w:val="0"/>
                <w:numId w:val="25"/>
              </w:numPr>
              <w:ind w:left="391"/>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285" w:author="Michael Petite" w:date="2017-02-24T09:25:00Z">
              <w:r w:rsidR="000E327D" w:rsidRPr="00F33323" w:rsidDel="00EC0998">
                <w:delText>None</w:delText>
              </w:r>
            </w:del>
            <w:ins w:id="3286" w:author="Michael Petite" w:date="2017-02-24T09:25:00Z">
              <w:r w:rsidR="00EC0998">
                <w:t>Yes or no must be selected</w:t>
              </w:r>
            </w:ins>
          </w:p>
        </w:tc>
        <w:tc>
          <w:tcPr>
            <w:tcW w:w="1456" w:type="dxa"/>
            <w:vAlign w:val="center"/>
          </w:tcPr>
          <w:p w14:paraId="5B96F1C9" w14:textId="77777777" w:rsidR="00F20D0C" w:rsidRPr="006239F1" w:rsidRDefault="00F20D0C" w:rsidP="00F20D0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F20D0C" w:rsidRPr="006239F1" w14:paraId="29235526"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06711369" w14:textId="77777777" w:rsidR="00F20D0C" w:rsidRPr="006239F1" w:rsidRDefault="00F20D0C" w:rsidP="00F20D0C">
            <w:pPr>
              <w:rPr>
                <w:b w:val="0"/>
                <w:color w:val="000000" w:themeColor="text1"/>
              </w:rPr>
            </w:pPr>
            <w:r>
              <w:rPr>
                <w:b w:val="0"/>
                <w:color w:val="000000" w:themeColor="text1"/>
              </w:rPr>
              <w:t>Data Capture</w:t>
            </w:r>
          </w:p>
        </w:tc>
        <w:tc>
          <w:tcPr>
            <w:tcW w:w="1640" w:type="dxa"/>
          </w:tcPr>
          <w:p w14:paraId="3B02677B"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Please Explain </w:t>
            </w:r>
          </w:p>
        </w:tc>
        <w:tc>
          <w:tcPr>
            <w:tcW w:w="1773" w:type="dxa"/>
          </w:tcPr>
          <w:p w14:paraId="6648A655"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“Please Explain”</w:t>
            </w:r>
          </w:p>
        </w:tc>
        <w:tc>
          <w:tcPr>
            <w:tcW w:w="3080" w:type="dxa"/>
          </w:tcPr>
          <w:p w14:paraId="0C22041E" w14:textId="77777777" w:rsidR="00F20D0C" w:rsidRPr="00F33323" w:rsidRDefault="00F20D0C" w:rsidP="00EC0998">
            <w:pPr>
              <w:pStyle w:val="ListParagraph"/>
              <w:numPr>
                <w:ilvl w:val="0"/>
                <w:numId w:val="21"/>
              </w:numPr>
              <w:ind w:left="391"/>
              <w:cnfStyle w:val="000000100000" w:firstRow="0" w:lastRow="0" w:firstColumn="0" w:lastColumn="0" w:oddVBand="0" w:evenVBand="0" w:oddHBand="1" w:evenHBand="0" w:firstRowFirstColumn="0" w:firstRowLastColumn="0" w:lastRowFirstColumn="0" w:lastRowLastColumn="0"/>
            </w:pPr>
            <w:r w:rsidRPr="00F33323">
              <w:t xml:space="preserve">Field Format: Free text box </w:t>
            </w:r>
          </w:p>
          <w:p w14:paraId="1004A255" w14:textId="77777777" w:rsidR="00E97CDD" w:rsidRPr="00F33323" w:rsidRDefault="00E97CDD" w:rsidP="00EC0998">
            <w:pPr>
              <w:pStyle w:val="ListParagraph"/>
              <w:numPr>
                <w:ilvl w:val="0"/>
                <w:numId w:val="21"/>
              </w:numPr>
              <w:ind w:left="391"/>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1CD44988" w14:textId="77777777" w:rsidR="00F20D0C" w:rsidRPr="00F33323" w:rsidRDefault="00F20D0C" w:rsidP="00EC0998">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Validation: Field will be displayed only when “Yes” is selected for “Was the request solicited by Teva?”</w:t>
            </w:r>
          </w:p>
          <w:p w14:paraId="1715B828" w14:textId="77777777" w:rsidR="006E3A40" w:rsidRPr="00F33323" w:rsidRDefault="006E3A40" w:rsidP="00EC0998">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37469087"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F20D0C" w:rsidRPr="006239F1" w14:paraId="7F39F7D2" w14:textId="77777777" w:rsidTr="00EC4385">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4B865EEE" w14:textId="77777777" w:rsidR="00F20D0C" w:rsidRPr="006239F1" w:rsidRDefault="00F20D0C" w:rsidP="00F20D0C">
            <w:pPr>
              <w:rPr>
                <w:b w:val="0"/>
                <w:color w:val="000000" w:themeColor="text1"/>
              </w:rPr>
            </w:pPr>
            <w:r>
              <w:rPr>
                <w:b w:val="0"/>
                <w:color w:val="000000" w:themeColor="text1"/>
              </w:rPr>
              <w:t>Data Capture</w:t>
            </w:r>
          </w:p>
        </w:tc>
        <w:tc>
          <w:tcPr>
            <w:tcW w:w="1640" w:type="dxa"/>
          </w:tcPr>
          <w:p w14:paraId="7CF4BF47" w14:textId="77777777" w:rsidR="00F20D0C" w:rsidRPr="00841CA6" w:rsidRDefault="00F20D0C" w:rsidP="00F20D0C">
            <w:pPr>
              <w:cnfStyle w:val="000000000000" w:firstRow="0" w:lastRow="0" w:firstColumn="0" w:lastColumn="0" w:oddVBand="0" w:evenVBand="0" w:oddHBand="0" w:evenHBand="0" w:firstRowFirstColumn="0" w:firstRowLastColumn="0" w:lastRowFirstColumn="0" w:lastRowLastColumn="0"/>
              <w:rPr>
                <w:rFonts w:eastAsia="Times New Roman" w:cs="Arial"/>
              </w:rPr>
            </w:pPr>
            <w:r>
              <w:rPr>
                <w:rFonts w:eastAsia="Times New Roman" w:cs="Arial"/>
              </w:rPr>
              <w:t>Summarize how the organization was selected</w:t>
            </w:r>
          </w:p>
          <w:p w14:paraId="545AF96F" w14:textId="77777777" w:rsidR="00F20D0C" w:rsidRPr="006239F1" w:rsidRDefault="00F20D0C" w:rsidP="00F20D0C">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773" w:type="dxa"/>
          </w:tcPr>
          <w:p w14:paraId="411FEDDE" w14:textId="77777777" w:rsidR="00F20D0C" w:rsidRPr="006239F1" w:rsidRDefault="00F20D0C" w:rsidP="00F20D0C">
            <w:pPr>
              <w:cnfStyle w:val="000000000000" w:firstRow="0" w:lastRow="0" w:firstColumn="0" w:lastColumn="0" w:oddVBand="0" w:evenVBand="0" w:oddHBand="0" w:evenHBand="0" w:firstRowFirstColumn="0" w:firstRowLastColumn="0" w:lastRowFirstColumn="0" w:lastRowLastColumn="0"/>
              <w:rPr>
                <w:color w:val="000000" w:themeColor="text1"/>
              </w:rPr>
            </w:pPr>
            <w:r w:rsidRPr="00841CA6">
              <w:t xml:space="preserve">Add new field- </w:t>
            </w:r>
            <w:r w:rsidRPr="00841CA6">
              <w:rPr>
                <w:rFonts w:eastAsia="Times New Roman" w:cs="Arial"/>
              </w:rPr>
              <w:t xml:space="preserve"> </w:t>
            </w:r>
            <w:r>
              <w:rPr>
                <w:rFonts w:eastAsia="Times New Roman" w:cs="Arial"/>
              </w:rPr>
              <w:t>Summarize how the organization was selected</w:t>
            </w:r>
          </w:p>
        </w:tc>
        <w:tc>
          <w:tcPr>
            <w:tcW w:w="3080" w:type="dxa"/>
          </w:tcPr>
          <w:p w14:paraId="00F52FA0" w14:textId="77777777" w:rsidR="00F20D0C" w:rsidRPr="00F33323" w:rsidRDefault="00F20D0C" w:rsidP="00EC0998">
            <w:pPr>
              <w:pStyle w:val="ListParagraph"/>
              <w:numPr>
                <w:ilvl w:val="0"/>
                <w:numId w:val="21"/>
              </w:numPr>
              <w:ind w:left="391"/>
              <w:cnfStyle w:val="000000000000" w:firstRow="0" w:lastRow="0" w:firstColumn="0" w:lastColumn="0" w:oddVBand="0" w:evenVBand="0" w:oddHBand="0" w:evenHBand="0" w:firstRowFirstColumn="0" w:firstRowLastColumn="0" w:lastRowFirstColumn="0" w:lastRowLastColumn="0"/>
            </w:pPr>
            <w:r w:rsidRPr="00F33323">
              <w:t xml:space="preserve">Field Format: Free text field </w:t>
            </w:r>
          </w:p>
          <w:p w14:paraId="5930B5A9" w14:textId="77777777" w:rsidR="00F20D0C" w:rsidRPr="00F33323" w:rsidRDefault="00F20D0C" w:rsidP="00EC0998">
            <w:pPr>
              <w:pStyle w:val="ListParagraph"/>
              <w:numPr>
                <w:ilvl w:val="0"/>
                <w:numId w:val="21"/>
              </w:numPr>
              <w:ind w:left="391"/>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3CB5F880" w14:textId="2A4D0D0C" w:rsidR="006E3A40" w:rsidRPr="00F33323" w:rsidRDefault="00F20D0C" w:rsidP="00EC0998">
            <w:pPr>
              <w:pStyle w:val="ListParagraph"/>
              <w:numPr>
                <w:ilvl w:val="0"/>
                <w:numId w:val="25"/>
              </w:numPr>
              <w:ind w:left="391"/>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287" w:author="Michael Petite" w:date="2017-02-24T09:25:00Z">
              <w:r w:rsidR="000E327D" w:rsidRPr="00F33323" w:rsidDel="00EC0998">
                <w:delText>None</w:delText>
              </w:r>
            </w:del>
            <w:ins w:id="3288" w:author="Michael Petite" w:date="2017-02-24T09:25:00Z">
              <w:r w:rsidR="00EC0998">
                <w:t>Text must be present in this field</w:t>
              </w:r>
            </w:ins>
          </w:p>
          <w:p w14:paraId="2C0B1F37" w14:textId="77777777" w:rsidR="00F20D0C" w:rsidRPr="00F33323" w:rsidRDefault="006E3A40" w:rsidP="00EC0998">
            <w:pPr>
              <w:pStyle w:val="ListParagraph"/>
              <w:numPr>
                <w:ilvl w:val="0"/>
                <w:numId w:val="25"/>
              </w:numPr>
              <w:ind w:left="391"/>
              <w:cnfStyle w:val="000000000000" w:firstRow="0" w:lastRow="0" w:firstColumn="0" w:lastColumn="0" w:oddVBand="0" w:evenVBand="0" w:oddHBand="0" w:evenHBand="0" w:firstRowFirstColumn="0" w:firstRowLastColumn="0" w:lastRowFirstColumn="0" w:lastRowLastColumn="0"/>
            </w:pPr>
            <w:r w:rsidRPr="00F33323">
              <w:t>Field length: 2000 characters</w:t>
            </w:r>
            <w:r w:rsidR="00F20D0C" w:rsidRPr="00F33323">
              <w:t xml:space="preserve"> </w:t>
            </w:r>
          </w:p>
        </w:tc>
        <w:tc>
          <w:tcPr>
            <w:tcW w:w="1456" w:type="dxa"/>
            <w:vAlign w:val="center"/>
          </w:tcPr>
          <w:p w14:paraId="41B95D38" w14:textId="77777777" w:rsidR="00F20D0C" w:rsidRPr="006239F1" w:rsidRDefault="00F20D0C" w:rsidP="00F20D0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F20D0C" w:rsidRPr="006239F1" w14:paraId="7C782693" w14:textId="77777777" w:rsidTr="00F20D0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6DE52241" w14:textId="77777777" w:rsidR="00F20D0C" w:rsidRPr="006239F1" w:rsidRDefault="00F20D0C" w:rsidP="00F20D0C">
            <w:pPr>
              <w:rPr>
                <w:b w:val="0"/>
                <w:color w:val="000000" w:themeColor="text1"/>
              </w:rPr>
            </w:pPr>
            <w:r>
              <w:rPr>
                <w:b w:val="0"/>
                <w:color w:val="000000" w:themeColor="text1"/>
              </w:rPr>
              <w:t>Data Capture</w:t>
            </w:r>
          </w:p>
        </w:tc>
        <w:tc>
          <w:tcPr>
            <w:tcW w:w="1640" w:type="dxa"/>
          </w:tcPr>
          <w:p w14:paraId="0A601845" w14:textId="77777777" w:rsidR="00F20D0C" w:rsidRPr="00841CA6" w:rsidRDefault="00F20D0C" w:rsidP="00F20D0C">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41CA6">
              <w:rPr>
                <w:rFonts w:eastAsia="Times New Roman" w:cs="Arial"/>
              </w:rPr>
              <w:t xml:space="preserve">Has Teva </w:t>
            </w:r>
            <w:r>
              <w:rPr>
                <w:rFonts w:eastAsia="Times New Roman" w:cs="Arial"/>
              </w:rPr>
              <w:t>previously provided a Grant to this recipient in the past 12 months</w:t>
            </w:r>
            <w:r w:rsidRPr="00841CA6">
              <w:rPr>
                <w:rFonts w:eastAsia="Times New Roman" w:cs="Arial"/>
              </w:rPr>
              <w:t xml:space="preserve">? </w:t>
            </w:r>
          </w:p>
          <w:p w14:paraId="238FBDE6"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773" w:type="dxa"/>
          </w:tcPr>
          <w:p w14:paraId="5C74E82F" w14:textId="77777777" w:rsidR="00F20D0C" w:rsidRPr="00841CA6" w:rsidRDefault="00F20D0C" w:rsidP="00F20D0C">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41CA6">
              <w:t xml:space="preserve">Add new field- </w:t>
            </w:r>
            <w:r w:rsidRPr="00841CA6">
              <w:rPr>
                <w:rFonts w:eastAsia="Times New Roman" w:cs="Arial"/>
              </w:rPr>
              <w:t xml:space="preserve">  Has Teva </w:t>
            </w:r>
            <w:r>
              <w:rPr>
                <w:rFonts w:eastAsia="Times New Roman" w:cs="Arial"/>
              </w:rPr>
              <w:t>previously provided a Grant to this recipient in the past 12 months</w:t>
            </w:r>
            <w:r w:rsidRPr="00841CA6">
              <w:rPr>
                <w:rFonts w:eastAsia="Times New Roman" w:cs="Arial"/>
              </w:rPr>
              <w:t xml:space="preserve">? </w:t>
            </w:r>
          </w:p>
          <w:p w14:paraId="0BFC45CB"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080" w:type="dxa"/>
          </w:tcPr>
          <w:p w14:paraId="680E33BE" w14:textId="77777777" w:rsidR="00F20D0C" w:rsidRPr="00F33323" w:rsidRDefault="00F20D0C" w:rsidP="00F20D0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Yes/No radio button </w:t>
            </w:r>
          </w:p>
          <w:p w14:paraId="03E3E64E" w14:textId="77777777" w:rsidR="00F20D0C" w:rsidRPr="00F33323" w:rsidRDefault="00F20D0C" w:rsidP="00F20D0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5906EF7D" w14:textId="59F6BB74" w:rsidR="00F20D0C" w:rsidRPr="00F33323" w:rsidRDefault="00F20D0C" w:rsidP="00EC0998">
            <w:pPr>
              <w:pStyle w:val="ListParagraph"/>
              <w:numPr>
                <w:ilvl w:val="0"/>
                <w:numId w:val="25"/>
              </w:numPr>
              <w:ind w:left="391" w:hanging="391"/>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89" w:author="Michael Petite" w:date="2017-02-24T09:27:00Z">
              <w:r w:rsidR="000E327D" w:rsidRPr="00F33323" w:rsidDel="00EC0998">
                <w:delText>None</w:delText>
              </w:r>
            </w:del>
            <w:ins w:id="3290" w:author="Michael Petite" w:date="2017-02-24T09:27:00Z">
              <w:r w:rsidR="00EC0998">
                <w:t>Yes or no must be selected</w:t>
              </w:r>
            </w:ins>
          </w:p>
        </w:tc>
        <w:tc>
          <w:tcPr>
            <w:tcW w:w="1456" w:type="dxa"/>
          </w:tcPr>
          <w:p w14:paraId="7A1E6E3D"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r w:rsidRPr="006942F4">
              <w:rPr>
                <w:color w:val="000000" w:themeColor="text1"/>
              </w:rPr>
              <w:t>New</w:t>
            </w:r>
          </w:p>
        </w:tc>
      </w:tr>
      <w:tr w:rsidR="00F20D0C" w:rsidRPr="006239F1" w14:paraId="3791A635" w14:textId="77777777" w:rsidTr="00F20D0C">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286CBE87" w14:textId="77777777" w:rsidR="00F20D0C" w:rsidRPr="006239F1" w:rsidRDefault="00F20D0C" w:rsidP="00F20D0C">
            <w:pPr>
              <w:rPr>
                <w:b w:val="0"/>
                <w:color w:val="000000" w:themeColor="text1"/>
              </w:rPr>
            </w:pPr>
            <w:r>
              <w:rPr>
                <w:b w:val="0"/>
                <w:color w:val="000000" w:themeColor="text1"/>
              </w:rPr>
              <w:t>Data Capture</w:t>
            </w:r>
          </w:p>
        </w:tc>
        <w:tc>
          <w:tcPr>
            <w:tcW w:w="1640" w:type="dxa"/>
          </w:tcPr>
          <w:p w14:paraId="6ED614E3" w14:textId="77777777" w:rsidR="00F20D0C" w:rsidRPr="006239F1" w:rsidRDefault="00F20D0C" w:rsidP="00F20D0C">
            <w:pPr>
              <w:cnfStyle w:val="000000000000" w:firstRow="0" w:lastRow="0" w:firstColumn="0" w:lastColumn="0" w:oddVBand="0" w:evenVBand="0" w:oddHBand="0" w:evenHBand="0" w:firstRowFirstColumn="0" w:firstRowLastColumn="0" w:lastRowFirstColumn="0" w:lastRowLastColumn="0"/>
              <w:rPr>
                <w:color w:val="000000" w:themeColor="text1"/>
              </w:rPr>
            </w:pPr>
            <w:r>
              <w:rPr>
                <w:rFonts w:cs="Arial"/>
              </w:rPr>
              <w:t>Please List</w:t>
            </w:r>
          </w:p>
        </w:tc>
        <w:tc>
          <w:tcPr>
            <w:tcW w:w="1773" w:type="dxa"/>
          </w:tcPr>
          <w:p w14:paraId="25EC2C1F" w14:textId="77777777" w:rsidR="00F20D0C" w:rsidRPr="006239F1" w:rsidRDefault="00F20D0C" w:rsidP="00F20D0C">
            <w:pPr>
              <w:cnfStyle w:val="000000000000" w:firstRow="0" w:lastRow="0" w:firstColumn="0" w:lastColumn="0" w:oddVBand="0" w:evenVBand="0" w:oddHBand="0" w:evenHBand="0" w:firstRowFirstColumn="0" w:firstRowLastColumn="0" w:lastRowFirstColumn="0" w:lastRowLastColumn="0"/>
              <w:rPr>
                <w:color w:val="000000" w:themeColor="text1"/>
              </w:rPr>
            </w:pPr>
            <w:r w:rsidRPr="00841CA6">
              <w:t xml:space="preserve">Add New Field- </w:t>
            </w:r>
            <w:r w:rsidRPr="00841CA6">
              <w:rPr>
                <w:rFonts w:cs="Arial"/>
              </w:rPr>
              <w:t xml:space="preserve"> </w:t>
            </w:r>
            <w:r>
              <w:rPr>
                <w:rFonts w:cs="Arial"/>
              </w:rPr>
              <w:t>Please List</w:t>
            </w:r>
          </w:p>
        </w:tc>
        <w:tc>
          <w:tcPr>
            <w:tcW w:w="3080" w:type="dxa"/>
          </w:tcPr>
          <w:p w14:paraId="70656B37" w14:textId="77777777" w:rsidR="00F20D0C" w:rsidRPr="00F33323" w:rsidRDefault="00F20D0C" w:rsidP="00F20D0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Free text box </w:t>
            </w:r>
          </w:p>
          <w:p w14:paraId="7DCF0188" w14:textId="77777777" w:rsidR="00E97CDD" w:rsidRPr="00F33323" w:rsidRDefault="00E97CDD" w:rsidP="00E97CDD">
            <w:pPr>
              <w:pStyle w:val="ListParagraph"/>
              <w:numPr>
                <w:ilvl w:val="0"/>
                <w:numId w:val="21"/>
              </w:numPr>
              <w:ind w:left="391" w:hanging="391"/>
              <w:cnfStyle w:val="000000000000" w:firstRow="0" w:lastRow="0" w:firstColumn="0" w:lastColumn="0" w:oddVBand="0" w:evenVBand="0" w:oddHBand="0" w:evenHBand="0" w:firstRowFirstColumn="0" w:firstRowLastColumn="0" w:lastRowFirstColumn="0" w:lastRowLastColumn="0"/>
            </w:pPr>
            <w:r w:rsidRPr="00F33323">
              <w:t>Required: Yes, if Yes is selected for “Previous Field”, otherwise no</w:t>
            </w:r>
          </w:p>
          <w:p w14:paraId="097AB59F" w14:textId="77777777" w:rsidR="00F20D0C" w:rsidRPr="00F33323" w:rsidRDefault="00F20D0C" w:rsidP="00F20D0C">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eastAsia="Times New Roman" w:cs="Arial"/>
              </w:rPr>
            </w:pPr>
            <w:r w:rsidRPr="00F33323">
              <w:lastRenderedPageBreak/>
              <w:t>Validation: Field will be displayed only when Yes is selected for “</w:t>
            </w:r>
            <w:r w:rsidRPr="00F33323">
              <w:rPr>
                <w:rFonts w:eastAsia="Times New Roman" w:cs="Arial"/>
              </w:rPr>
              <w:t>Has Teva previously provided a Grant to this recipient in the past 12 months?”</w:t>
            </w:r>
          </w:p>
          <w:p w14:paraId="439647F0" w14:textId="77777777" w:rsidR="00F20D0C" w:rsidRPr="00F33323" w:rsidRDefault="006E3A40" w:rsidP="00EC0998">
            <w:pPr>
              <w:pStyle w:val="ListParagraph"/>
              <w:numPr>
                <w:ilvl w:val="0"/>
                <w:numId w:val="25"/>
              </w:numPr>
              <w:ind w:left="391"/>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77529E59" w14:textId="77777777" w:rsidR="00F20D0C" w:rsidRPr="006239F1" w:rsidRDefault="00F20D0C" w:rsidP="00F20D0C">
            <w:pPr>
              <w:cnfStyle w:val="000000000000" w:firstRow="0" w:lastRow="0" w:firstColumn="0" w:lastColumn="0" w:oddVBand="0" w:evenVBand="0" w:oddHBand="0" w:evenHBand="0" w:firstRowFirstColumn="0" w:firstRowLastColumn="0" w:lastRowFirstColumn="0" w:lastRowLastColumn="0"/>
              <w:rPr>
                <w:color w:val="000000" w:themeColor="text1"/>
              </w:rPr>
            </w:pPr>
            <w:r w:rsidRPr="006942F4">
              <w:rPr>
                <w:color w:val="000000" w:themeColor="text1"/>
              </w:rPr>
              <w:lastRenderedPageBreak/>
              <w:t>New</w:t>
            </w:r>
          </w:p>
        </w:tc>
      </w:tr>
      <w:tr w:rsidR="00F20D0C" w:rsidRPr="006239F1" w14:paraId="69531BC1" w14:textId="77777777" w:rsidTr="00F20D0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69A20C0E" w14:textId="77777777" w:rsidR="00F20D0C" w:rsidRPr="006239F1" w:rsidRDefault="00F20D0C" w:rsidP="00F20D0C">
            <w:pPr>
              <w:rPr>
                <w:b w:val="0"/>
                <w:color w:val="000000" w:themeColor="text1"/>
              </w:rPr>
            </w:pPr>
            <w:r w:rsidRPr="00C124AE">
              <w:rPr>
                <w:b w:val="0"/>
                <w:color w:val="000000" w:themeColor="text1"/>
              </w:rPr>
              <w:t>Data Capture</w:t>
            </w:r>
          </w:p>
        </w:tc>
        <w:tc>
          <w:tcPr>
            <w:tcW w:w="1640" w:type="dxa"/>
          </w:tcPr>
          <w:p w14:paraId="08B555E6"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r w:rsidRPr="00841CA6">
              <w:rPr>
                <w:rFonts w:cs="Arial"/>
              </w:rPr>
              <w:t>Will any disclosures have to be made to comply with the regulations</w:t>
            </w:r>
          </w:p>
        </w:tc>
        <w:tc>
          <w:tcPr>
            <w:tcW w:w="1773" w:type="dxa"/>
          </w:tcPr>
          <w:p w14:paraId="2FACFFBE"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r w:rsidRPr="00841CA6">
              <w:t xml:space="preserve">Add New Field- </w:t>
            </w:r>
            <w:r w:rsidRPr="00841CA6">
              <w:rPr>
                <w:rFonts w:cs="Arial"/>
              </w:rPr>
              <w:t xml:space="preserve"> Will any disclosures have to be made to comply with the regulations</w:t>
            </w:r>
          </w:p>
        </w:tc>
        <w:tc>
          <w:tcPr>
            <w:tcW w:w="3080" w:type="dxa"/>
          </w:tcPr>
          <w:p w14:paraId="1ADBF5CA" w14:textId="77777777" w:rsidR="00F20D0C" w:rsidRPr="00F33323" w:rsidRDefault="00F20D0C" w:rsidP="00F20D0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Format: Yes/No radio button</w:t>
            </w:r>
          </w:p>
          <w:p w14:paraId="03711117" w14:textId="77777777" w:rsidR="00F20D0C" w:rsidRPr="00F33323" w:rsidRDefault="00F20D0C" w:rsidP="00F20D0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23A95681" w14:textId="28C064ED" w:rsidR="00F20D0C" w:rsidRPr="00F33323" w:rsidRDefault="00F20D0C" w:rsidP="00EC0998">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91" w:author="Michael Petite" w:date="2017-02-24T09:28:00Z">
              <w:r w:rsidR="000E327D" w:rsidRPr="00F33323" w:rsidDel="00EC0998">
                <w:delText>None</w:delText>
              </w:r>
            </w:del>
            <w:ins w:id="3292" w:author="Michael Petite" w:date="2017-02-24T09:28:00Z">
              <w:r w:rsidR="00EC0998">
                <w:t>Yes or no must be selected</w:t>
              </w:r>
            </w:ins>
          </w:p>
        </w:tc>
        <w:tc>
          <w:tcPr>
            <w:tcW w:w="1456" w:type="dxa"/>
          </w:tcPr>
          <w:p w14:paraId="326860B7"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bl>
    <w:p w14:paraId="345C9BB2" w14:textId="77777777" w:rsidR="002D6C81" w:rsidRPr="001750D9" w:rsidRDefault="002D6C81" w:rsidP="002D6C81"/>
    <w:p w14:paraId="5FCDDAAC" w14:textId="77777777" w:rsidR="002D6C81" w:rsidRDefault="002D6C81" w:rsidP="002D6C81">
      <w:pPr>
        <w:pStyle w:val="Heading5"/>
      </w:pPr>
      <w:bookmarkStart w:id="3293" w:name="_Toc475949482"/>
      <w:r>
        <w:t>Technical Specification Changes</w:t>
      </w:r>
      <w:bookmarkEnd w:id="3293"/>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2D6C81" w:rsidRPr="00612C84" w14:paraId="768035E7" w14:textId="77777777" w:rsidTr="00EC4385">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774ADE9C" w14:textId="77777777" w:rsidR="002D6C81" w:rsidRDefault="002D6C81" w:rsidP="00EC4385">
            <w:pPr>
              <w:jc w:val="center"/>
              <w:rPr>
                <w:sz w:val="18"/>
                <w:szCs w:val="28"/>
              </w:rPr>
            </w:pPr>
            <w:r>
              <w:rPr>
                <w:sz w:val="18"/>
                <w:szCs w:val="28"/>
              </w:rPr>
              <w:t>BR ID</w:t>
            </w:r>
          </w:p>
        </w:tc>
        <w:tc>
          <w:tcPr>
            <w:tcW w:w="1929" w:type="dxa"/>
            <w:shd w:val="clear" w:color="auto" w:fill="367CC1"/>
            <w:vAlign w:val="center"/>
          </w:tcPr>
          <w:p w14:paraId="0E4AF69E"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6CE3CD42" w14:textId="77777777" w:rsidR="002D6C81"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7A465037"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2D6C81" w:rsidRPr="006B3718" w14:paraId="47015467" w14:textId="77777777" w:rsidTr="00EC4385">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2FA0DCB9" w14:textId="77777777" w:rsidR="002D6C81" w:rsidRDefault="002D6C81" w:rsidP="00EC4385">
            <w:pPr>
              <w:rPr>
                <w:color w:val="FF0000"/>
              </w:rPr>
            </w:pPr>
          </w:p>
        </w:tc>
        <w:tc>
          <w:tcPr>
            <w:tcW w:w="1929" w:type="dxa"/>
          </w:tcPr>
          <w:p w14:paraId="49407E26"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4A344295"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51EB329B"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r>
    </w:tbl>
    <w:p w14:paraId="190FC312" w14:textId="77777777" w:rsidR="002D6C81" w:rsidRPr="001750D9" w:rsidRDefault="002D6C81" w:rsidP="002D6C81"/>
    <w:p w14:paraId="0CBB403D" w14:textId="77777777" w:rsidR="002D6C81" w:rsidRDefault="002D6C81" w:rsidP="002D6C81">
      <w:pPr>
        <w:pStyle w:val="Heading4"/>
        <w:numPr>
          <w:ilvl w:val="2"/>
          <w:numId w:val="2"/>
        </w:numPr>
      </w:pPr>
      <w:bookmarkStart w:id="3294" w:name="_Toc475949483"/>
      <w:r>
        <w:t>Wireframes</w:t>
      </w:r>
      <w:bookmarkEnd w:id="3294"/>
    </w:p>
    <w:p w14:paraId="069C2E91" w14:textId="77777777" w:rsidR="000A1AEC" w:rsidRPr="000A1AEC" w:rsidRDefault="000A1AEC" w:rsidP="000A1AEC">
      <w:r>
        <w:rPr>
          <w:noProof/>
        </w:rPr>
        <w:lastRenderedPageBreak/>
        <w:drawing>
          <wp:inline distT="0" distB="0" distL="0" distR="0" wp14:anchorId="50714A1E" wp14:editId="25354587">
            <wp:extent cx="5439534" cy="5496692"/>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earch_Grants_Wireframes.png"/>
                    <pic:cNvPicPr/>
                  </pic:nvPicPr>
                  <pic:blipFill>
                    <a:blip r:embed="rId29"/>
                    <a:stretch>
                      <a:fillRect/>
                    </a:stretch>
                  </pic:blipFill>
                  <pic:spPr>
                    <a:xfrm>
                      <a:off x="0" y="0"/>
                      <a:ext cx="5439534" cy="5496692"/>
                    </a:xfrm>
                    <a:prstGeom prst="rect">
                      <a:avLst/>
                    </a:prstGeom>
                  </pic:spPr>
                </pic:pic>
              </a:graphicData>
            </a:graphic>
          </wp:inline>
        </w:drawing>
      </w:r>
    </w:p>
    <w:p w14:paraId="30B33250" w14:textId="77777777" w:rsidR="002D6C81" w:rsidRDefault="002D6C81" w:rsidP="004A46CC">
      <w:pPr>
        <w:pStyle w:val="Heading3"/>
      </w:pPr>
      <w:bookmarkStart w:id="3295" w:name="_Toc475949484"/>
      <w:r>
        <w:t xml:space="preserve">Activity </w:t>
      </w:r>
      <w:r w:rsidR="0062092F">
        <w:t xml:space="preserve">Category- </w:t>
      </w:r>
      <w:r w:rsidR="00AE1772">
        <w:t>Corporate Membership</w:t>
      </w:r>
      <w:bookmarkEnd w:id="3295"/>
    </w:p>
    <w:p w14:paraId="659E0565" w14:textId="48BF614A" w:rsidR="002D6C81" w:rsidRPr="00B03F42" w:rsidRDefault="002D6C81" w:rsidP="002D6C81">
      <w:pPr>
        <w:pStyle w:val="Heading4"/>
        <w:numPr>
          <w:ilvl w:val="2"/>
          <w:numId w:val="2"/>
        </w:numPr>
      </w:pPr>
      <w:bookmarkStart w:id="3296" w:name="_Toc475949485"/>
      <w:r>
        <w:t>Business Requirements Changes</w:t>
      </w:r>
      <w:bookmarkEnd w:id="3296"/>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2D6C81" w:rsidRPr="00612C84" w14:paraId="1B3F845B" w14:textId="77777777" w:rsidTr="00EC4385">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7A41E7D4" w14:textId="77777777" w:rsidR="002D6C81" w:rsidRPr="00612C84" w:rsidRDefault="002D6C81" w:rsidP="00EC4385">
            <w:pPr>
              <w:jc w:val="center"/>
              <w:rPr>
                <w:sz w:val="18"/>
                <w:szCs w:val="28"/>
              </w:rPr>
            </w:pPr>
            <w:r>
              <w:rPr>
                <w:sz w:val="18"/>
                <w:szCs w:val="28"/>
              </w:rPr>
              <w:t>Original BR ID</w:t>
            </w:r>
          </w:p>
        </w:tc>
        <w:tc>
          <w:tcPr>
            <w:tcW w:w="7200" w:type="dxa"/>
            <w:shd w:val="clear" w:color="auto" w:fill="367CC1"/>
            <w:vAlign w:val="center"/>
          </w:tcPr>
          <w:p w14:paraId="4D679EAF"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587E71" w:rsidRPr="00B66624" w14:paraId="61292859" w14:textId="77777777" w:rsidTr="00EC4385">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6EC5564C" w14:textId="77777777" w:rsidR="00587E71" w:rsidRPr="00B66624" w:rsidRDefault="00587E71" w:rsidP="00587E71">
            <w:pPr>
              <w:rPr>
                <w:color w:val="000000" w:themeColor="text1"/>
              </w:rPr>
            </w:pPr>
            <w:r>
              <w:rPr>
                <w:color w:val="000000" w:themeColor="text1"/>
              </w:rPr>
              <w:t>BR-COR</w:t>
            </w:r>
            <w:r w:rsidRPr="00B66624">
              <w:rPr>
                <w:color w:val="000000" w:themeColor="text1"/>
              </w:rPr>
              <w:t>-001</w:t>
            </w:r>
          </w:p>
        </w:tc>
        <w:tc>
          <w:tcPr>
            <w:tcW w:w="7200" w:type="dxa"/>
          </w:tcPr>
          <w:p w14:paraId="238C8724" w14:textId="77777777" w:rsidR="00587E71" w:rsidRPr="00B66624" w:rsidRDefault="00587E71" w:rsidP="00587E71">
            <w:pPr>
              <w:cnfStyle w:val="000000100000" w:firstRow="0" w:lastRow="0" w:firstColumn="0" w:lastColumn="0" w:oddVBand="0" w:evenVBand="0" w:oddHBand="1" w:evenHBand="0" w:firstRowFirstColumn="0" w:firstRowLastColumn="0" w:lastRowFirstColumn="0" w:lastRowLastColumn="0"/>
              <w:rPr>
                <w:color w:val="000000" w:themeColor="text1"/>
              </w:rPr>
            </w:pPr>
            <w:r w:rsidRPr="00B66624">
              <w:rPr>
                <w:color w:val="000000" w:themeColor="text1"/>
              </w:rPr>
              <w:t xml:space="preserve">The request will follow the base grants and donations workflow </w:t>
            </w:r>
          </w:p>
        </w:tc>
      </w:tr>
      <w:tr w:rsidR="00587E71" w:rsidRPr="00B66624" w14:paraId="28DFEA5B" w14:textId="77777777" w:rsidTr="00EC4385">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02FDC7FC" w14:textId="77777777" w:rsidR="00587E71" w:rsidRPr="00B66624" w:rsidRDefault="00587E71" w:rsidP="00587E71">
            <w:pPr>
              <w:rPr>
                <w:color w:val="000000" w:themeColor="text1"/>
              </w:rPr>
            </w:pPr>
            <w:r>
              <w:rPr>
                <w:color w:val="000000" w:themeColor="text1"/>
              </w:rPr>
              <w:t>BR-COR</w:t>
            </w:r>
            <w:r w:rsidRPr="00B66624">
              <w:rPr>
                <w:color w:val="000000" w:themeColor="text1"/>
              </w:rPr>
              <w:t>-002</w:t>
            </w:r>
          </w:p>
        </w:tc>
        <w:tc>
          <w:tcPr>
            <w:tcW w:w="7200" w:type="dxa"/>
          </w:tcPr>
          <w:p w14:paraId="5CEDC65E" w14:textId="77777777" w:rsidR="00587E71" w:rsidRPr="00B66624" w:rsidRDefault="00587E71" w:rsidP="00587E71">
            <w:pPr>
              <w:cnfStyle w:val="000000000000" w:firstRow="0" w:lastRow="0" w:firstColumn="0" w:lastColumn="0" w:oddVBand="0" w:evenVBand="0" w:oddHBand="0" w:evenHBand="0" w:firstRowFirstColumn="0" w:firstRowLastColumn="0" w:lastRowFirstColumn="0" w:lastRowLastColumn="0"/>
              <w:rPr>
                <w:color w:val="000000" w:themeColor="text1"/>
              </w:rPr>
            </w:pPr>
            <w:r w:rsidRPr="00B66624">
              <w:rPr>
                <w:color w:val="000000" w:themeColor="text1"/>
              </w:rPr>
              <w:t>The customizations should be added to the base grants and donations request -</w:t>
            </w:r>
            <w:r>
              <w:rPr>
                <w:color w:val="000000" w:themeColor="text1"/>
              </w:rPr>
              <w:t xml:space="preserve"> activity category form</w:t>
            </w:r>
          </w:p>
        </w:tc>
      </w:tr>
    </w:tbl>
    <w:p w14:paraId="312E663F" w14:textId="77777777" w:rsidR="002D6C81" w:rsidRPr="001750D9" w:rsidRDefault="002D6C81" w:rsidP="002D6C81"/>
    <w:p w14:paraId="5C1559C6" w14:textId="77777777" w:rsidR="002D6C81" w:rsidRPr="00B03F42" w:rsidRDefault="002D6C81" w:rsidP="002D6C81">
      <w:pPr>
        <w:pStyle w:val="Heading4"/>
        <w:numPr>
          <w:ilvl w:val="2"/>
          <w:numId w:val="2"/>
        </w:numPr>
      </w:pPr>
      <w:bookmarkStart w:id="3297" w:name="_Toc475949486"/>
      <w:r>
        <w:t>Technical Customizations</w:t>
      </w:r>
      <w:bookmarkEnd w:id="3297"/>
    </w:p>
    <w:p w14:paraId="3A21E76F" w14:textId="77777777" w:rsidR="002D6C81" w:rsidRDefault="002D6C81" w:rsidP="002D6C81">
      <w:pPr>
        <w:pStyle w:val="Heading5"/>
      </w:pPr>
      <w:bookmarkStart w:id="3298" w:name="_Toc475949487"/>
      <w:r>
        <w:lastRenderedPageBreak/>
        <w:t>Page Level Customizations</w:t>
      </w:r>
      <w:bookmarkEnd w:id="3298"/>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85"/>
        <w:gridCol w:w="2196"/>
        <w:gridCol w:w="1678"/>
        <w:gridCol w:w="2735"/>
        <w:gridCol w:w="1456"/>
      </w:tblGrid>
      <w:tr w:rsidR="002D6C81" w14:paraId="3FED4F96" w14:textId="77777777" w:rsidTr="00EC438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shd w:val="clear" w:color="auto" w:fill="367CC1"/>
            <w:vAlign w:val="center"/>
          </w:tcPr>
          <w:p w14:paraId="41B85362" w14:textId="77777777" w:rsidR="002D6C81" w:rsidRPr="00612C84" w:rsidRDefault="002D6C81" w:rsidP="00EC4385">
            <w:pPr>
              <w:rPr>
                <w:sz w:val="18"/>
                <w:szCs w:val="28"/>
              </w:rPr>
            </w:pPr>
            <w:r>
              <w:rPr>
                <w:sz w:val="18"/>
                <w:szCs w:val="28"/>
              </w:rPr>
              <w:t>Attribute Type</w:t>
            </w:r>
          </w:p>
        </w:tc>
        <w:tc>
          <w:tcPr>
            <w:tcW w:w="1640" w:type="dxa"/>
            <w:shd w:val="clear" w:color="auto" w:fill="367CC1"/>
            <w:vAlign w:val="center"/>
          </w:tcPr>
          <w:p w14:paraId="5763AA12"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773" w:type="dxa"/>
            <w:shd w:val="clear" w:color="auto" w:fill="367CC1"/>
            <w:vAlign w:val="center"/>
          </w:tcPr>
          <w:p w14:paraId="25805BB8"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3080" w:type="dxa"/>
            <w:shd w:val="clear" w:color="auto" w:fill="367CC1"/>
            <w:vAlign w:val="center"/>
          </w:tcPr>
          <w:p w14:paraId="484B59E4"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0DC45493" w14:textId="77777777" w:rsidR="002D6C81"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4A46CC" w:rsidRPr="006239F1" w14:paraId="777A0EC1"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0E131293" w14:textId="77777777" w:rsidR="004A46CC" w:rsidRPr="006239F1" w:rsidRDefault="004A46CC" w:rsidP="004A46CC">
            <w:pPr>
              <w:rPr>
                <w:b w:val="0"/>
                <w:color w:val="000000" w:themeColor="text1"/>
              </w:rPr>
            </w:pPr>
            <w:r>
              <w:rPr>
                <w:b w:val="0"/>
                <w:color w:val="000000" w:themeColor="text1"/>
              </w:rPr>
              <w:t>Data Capture</w:t>
            </w:r>
          </w:p>
        </w:tc>
        <w:tc>
          <w:tcPr>
            <w:tcW w:w="1640" w:type="dxa"/>
          </w:tcPr>
          <w:p w14:paraId="0CBC4628" w14:textId="77777777" w:rsidR="004A46CC" w:rsidRPr="006239F1" w:rsidRDefault="004A46CC" w:rsidP="004A46C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Summary of the Organization</w:t>
            </w:r>
          </w:p>
        </w:tc>
        <w:tc>
          <w:tcPr>
            <w:tcW w:w="1773" w:type="dxa"/>
          </w:tcPr>
          <w:p w14:paraId="2DDC1B37" w14:textId="77777777" w:rsidR="004A46CC" w:rsidRPr="006239F1" w:rsidRDefault="004A46CC" w:rsidP="004A46C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“Summary of the Organization”</w:t>
            </w:r>
          </w:p>
        </w:tc>
        <w:tc>
          <w:tcPr>
            <w:tcW w:w="3080" w:type="dxa"/>
          </w:tcPr>
          <w:p w14:paraId="700CC6AC" w14:textId="77777777" w:rsidR="004A46CC" w:rsidRPr="00F33323" w:rsidRDefault="004A46CC" w:rsidP="00BD6E5B">
            <w:pPr>
              <w:pStyle w:val="ListParagraph"/>
              <w:numPr>
                <w:ilvl w:val="0"/>
                <w:numId w:val="25"/>
              </w:numPr>
              <w:ind w:left="316"/>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352EAF71" w14:textId="77777777" w:rsidR="004A46CC" w:rsidRPr="00F33323" w:rsidRDefault="004A46CC" w:rsidP="00BD6E5B">
            <w:pPr>
              <w:pStyle w:val="ListParagraph"/>
              <w:numPr>
                <w:ilvl w:val="0"/>
                <w:numId w:val="25"/>
              </w:numPr>
              <w:ind w:left="316"/>
              <w:cnfStyle w:val="000000100000" w:firstRow="0" w:lastRow="0" w:firstColumn="0" w:lastColumn="0" w:oddVBand="0" w:evenVBand="0" w:oddHBand="1" w:evenHBand="0" w:firstRowFirstColumn="0" w:firstRowLastColumn="0" w:lastRowFirstColumn="0" w:lastRowLastColumn="0"/>
            </w:pPr>
            <w:r w:rsidRPr="00F33323">
              <w:t>Required: Yes</w:t>
            </w:r>
          </w:p>
          <w:p w14:paraId="5B0D5EBC" w14:textId="44F49246" w:rsidR="004A46CC" w:rsidRPr="00F33323" w:rsidRDefault="004A46CC" w:rsidP="00BD6E5B">
            <w:pPr>
              <w:pStyle w:val="ListParagraph"/>
              <w:numPr>
                <w:ilvl w:val="0"/>
                <w:numId w:val="25"/>
              </w:numPr>
              <w:ind w:left="316"/>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299" w:author="Michael Petite" w:date="2017-02-24T09:29:00Z">
              <w:r w:rsidR="000E327D" w:rsidRPr="00F33323" w:rsidDel="00BD6E5B">
                <w:delText>None</w:delText>
              </w:r>
            </w:del>
            <w:ins w:id="3300" w:author="Michael Petite" w:date="2017-02-24T09:29:00Z">
              <w:r w:rsidR="00BD6E5B">
                <w:t>Text must be present</w:t>
              </w:r>
            </w:ins>
          </w:p>
          <w:p w14:paraId="2AF84696" w14:textId="77777777" w:rsidR="006E3A40" w:rsidRPr="00F33323" w:rsidRDefault="006E3A40" w:rsidP="00BD6E5B">
            <w:pPr>
              <w:pStyle w:val="ListParagraph"/>
              <w:numPr>
                <w:ilvl w:val="0"/>
                <w:numId w:val="25"/>
              </w:numPr>
              <w:ind w:left="316"/>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11B8BEBD" w14:textId="77777777" w:rsidR="004A46CC" w:rsidRPr="006239F1" w:rsidRDefault="004A46CC" w:rsidP="004A46C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4A46CC" w:rsidRPr="006239F1" w14:paraId="2D89ED4C" w14:textId="77777777" w:rsidTr="00EC4385">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209507DD" w14:textId="77777777" w:rsidR="004A46CC" w:rsidRPr="006239F1" w:rsidRDefault="004A46CC" w:rsidP="004A46CC">
            <w:pPr>
              <w:rPr>
                <w:b w:val="0"/>
                <w:color w:val="000000" w:themeColor="text1"/>
              </w:rPr>
            </w:pPr>
            <w:r>
              <w:rPr>
                <w:b w:val="0"/>
                <w:color w:val="000000" w:themeColor="text1"/>
              </w:rPr>
              <w:t>Data Capture</w:t>
            </w:r>
          </w:p>
        </w:tc>
        <w:tc>
          <w:tcPr>
            <w:tcW w:w="1640" w:type="dxa"/>
          </w:tcPr>
          <w:p w14:paraId="105B659B" w14:textId="77777777" w:rsidR="004A46CC" w:rsidRPr="006239F1" w:rsidRDefault="004A46CC" w:rsidP="004A46C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Funding Decision Need by Date</w:t>
            </w:r>
          </w:p>
        </w:tc>
        <w:tc>
          <w:tcPr>
            <w:tcW w:w="1773" w:type="dxa"/>
          </w:tcPr>
          <w:p w14:paraId="1D55A741" w14:textId="77777777" w:rsidR="004A46CC" w:rsidRPr="006239F1" w:rsidRDefault="004A46CC" w:rsidP="004A46C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Funding Decision Need by Date</w:t>
            </w:r>
          </w:p>
        </w:tc>
        <w:tc>
          <w:tcPr>
            <w:tcW w:w="3080" w:type="dxa"/>
          </w:tcPr>
          <w:p w14:paraId="79FE2813" w14:textId="77777777" w:rsidR="004A46CC" w:rsidRPr="00F33323" w:rsidRDefault="004A46CC" w:rsidP="00BD6E5B">
            <w:pPr>
              <w:pStyle w:val="ListParagraph"/>
              <w:numPr>
                <w:ilvl w:val="0"/>
                <w:numId w:val="25"/>
              </w:numPr>
              <w:ind w:left="316"/>
              <w:cnfStyle w:val="000000000000" w:firstRow="0" w:lastRow="0" w:firstColumn="0" w:lastColumn="0" w:oddVBand="0" w:evenVBand="0" w:oddHBand="0" w:evenHBand="0" w:firstRowFirstColumn="0" w:firstRowLastColumn="0" w:lastRowFirstColumn="0" w:lastRowLastColumn="0"/>
            </w:pPr>
            <w:r w:rsidRPr="00F33323">
              <w:t>Field Format: Calendar</w:t>
            </w:r>
          </w:p>
          <w:p w14:paraId="26545B56" w14:textId="77777777" w:rsidR="004A46CC" w:rsidRPr="00F33323" w:rsidRDefault="004A46CC" w:rsidP="00BD6E5B">
            <w:pPr>
              <w:pStyle w:val="ListParagraph"/>
              <w:numPr>
                <w:ilvl w:val="0"/>
                <w:numId w:val="25"/>
              </w:numPr>
              <w:ind w:left="316"/>
              <w:cnfStyle w:val="000000000000" w:firstRow="0" w:lastRow="0" w:firstColumn="0" w:lastColumn="0" w:oddVBand="0" w:evenVBand="0" w:oddHBand="0" w:evenHBand="0" w:firstRowFirstColumn="0" w:firstRowLastColumn="0" w:lastRowFirstColumn="0" w:lastRowLastColumn="0"/>
            </w:pPr>
            <w:r w:rsidRPr="00F33323">
              <w:t>Required: Yes</w:t>
            </w:r>
          </w:p>
          <w:p w14:paraId="0D40C498" w14:textId="7328F580" w:rsidR="004A46CC" w:rsidRPr="00F33323" w:rsidRDefault="004A46CC" w:rsidP="00BD6E5B">
            <w:pPr>
              <w:pStyle w:val="ListParagraph"/>
              <w:numPr>
                <w:ilvl w:val="0"/>
                <w:numId w:val="25"/>
              </w:numPr>
              <w:ind w:left="316"/>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301" w:author="Michael Petite" w:date="2017-02-24T09:30:00Z">
              <w:r w:rsidR="000E327D" w:rsidRPr="00F33323" w:rsidDel="00BD6E5B">
                <w:delText>None</w:delText>
              </w:r>
            </w:del>
            <w:ins w:id="3302" w:author="Michael Petite" w:date="2017-02-24T09:30:00Z">
              <w:r w:rsidR="00BD6E5B">
                <w:t>Selected date must be before activity start date</w:t>
              </w:r>
            </w:ins>
          </w:p>
        </w:tc>
        <w:tc>
          <w:tcPr>
            <w:tcW w:w="1456" w:type="dxa"/>
            <w:vAlign w:val="center"/>
          </w:tcPr>
          <w:p w14:paraId="08C2A03D" w14:textId="31C428D1" w:rsidR="004A46CC" w:rsidRPr="006239F1" w:rsidRDefault="00D9464D" w:rsidP="004A46CC">
            <w:pPr>
              <w:cnfStyle w:val="000000000000" w:firstRow="0" w:lastRow="0" w:firstColumn="0" w:lastColumn="0" w:oddVBand="0" w:evenVBand="0" w:oddHBand="0" w:evenHBand="0" w:firstRowFirstColumn="0" w:firstRowLastColumn="0" w:lastRowFirstColumn="0" w:lastRowLastColumn="0"/>
              <w:rPr>
                <w:color w:val="000000" w:themeColor="text1"/>
              </w:rPr>
            </w:pPr>
            <w:ins w:id="3303" w:author="Michael Petite" w:date="2017-02-27T09:59:00Z">
              <w:r>
                <w:rPr>
                  <w:color w:val="000000" w:themeColor="text1"/>
                </w:rPr>
                <w:t>New</w:t>
              </w:r>
            </w:ins>
          </w:p>
        </w:tc>
      </w:tr>
      <w:tr w:rsidR="004A46CC" w:rsidRPr="006239F1" w14:paraId="2AF35E10"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1F614BBC" w14:textId="77777777" w:rsidR="004A46CC" w:rsidRPr="006239F1" w:rsidRDefault="004A46CC" w:rsidP="004A46CC">
            <w:pPr>
              <w:rPr>
                <w:b w:val="0"/>
                <w:color w:val="000000" w:themeColor="text1"/>
              </w:rPr>
            </w:pPr>
            <w:r>
              <w:rPr>
                <w:b w:val="0"/>
                <w:color w:val="000000" w:themeColor="text1"/>
              </w:rPr>
              <w:t>Data Capture</w:t>
            </w:r>
          </w:p>
        </w:tc>
        <w:tc>
          <w:tcPr>
            <w:tcW w:w="1640" w:type="dxa"/>
          </w:tcPr>
          <w:p w14:paraId="72A33DF1" w14:textId="77777777" w:rsidR="004A46CC" w:rsidRPr="00841CA6" w:rsidRDefault="004A46CC" w:rsidP="004A46CC">
            <w:pPr>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Summarize how the individual/organization was selected</w:t>
            </w:r>
          </w:p>
          <w:p w14:paraId="7B8C2DCC" w14:textId="77777777" w:rsidR="004A46CC" w:rsidRPr="006239F1" w:rsidRDefault="004A46CC" w:rsidP="004A46CC">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773" w:type="dxa"/>
          </w:tcPr>
          <w:p w14:paraId="4BC5F700" w14:textId="77777777" w:rsidR="004A46CC" w:rsidRPr="006239F1" w:rsidRDefault="004A46CC" w:rsidP="004A46CC">
            <w:pPr>
              <w:cnfStyle w:val="000000100000" w:firstRow="0" w:lastRow="0" w:firstColumn="0" w:lastColumn="0" w:oddVBand="0" w:evenVBand="0" w:oddHBand="1" w:evenHBand="0" w:firstRowFirstColumn="0" w:firstRowLastColumn="0" w:lastRowFirstColumn="0" w:lastRowLastColumn="0"/>
              <w:rPr>
                <w:color w:val="000000" w:themeColor="text1"/>
              </w:rPr>
            </w:pPr>
            <w:r w:rsidRPr="00841CA6">
              <w:t xml:space="preserve">Add new field- </w:t>
            </w:r>
            <w:r w:rsidRPr="00841CA6">
              <w:rPr>
                <w:rFonts w:eastAsia="Times New Roman" w:cs="Arial"/>
              </w:rPr>
              <w:t xml:space="preserve"> </w:t>
            </w:r>
            <w:r>
              <w:rPr>
                <w:rFonts w:eastAsia="Times New Roman" w:cs="Arial"/>
              </w:rPr>
              <w:t>Summarize how the organization was selected</w:t>
            </w:r>
          </w:p>
        </w:tc>
        <w:tc>
          <w:tcPr>
            <w:tcW w:w="3080" w:type="dxa"/>
          </w:tcPr>
          <w:p w14:paraId="04A199A3" w14:textId="77777777" w:rsidR="004A46CC" w:rsidRPr="00F33323" w:rsidRDefault="004A46CC" w:rsidP="00BD6E5B">
            <w:pPr>
              <w:pStyle w:val="ListParagraph"/>
              <w:numPr>
                <w:ilvl w:val="0"/>
                <w:numId w:val="21"/>
              </w:numPr>
              <w:ind w:left="316"/>
              <w:cnfStyle w:val="000000100000" w:firstRow="0" w:lastRow="0" w:firstColumn="0" w:lastColumn="0" w:oddVBand="0" w:evenVBand="0" w:oddHBand="1" w:evenHBand="0" w:firstRowFirstColumn="0" w:firstRowLastColumn="0" w:lastRowFirstColumn="0" w:lastRowLastColumn="0"/>
            </w:pPr>
            <w:r w:rsidRPr="00F33323">
              <w:t xml:space="preserve">Field Format: Free text field </w:t>
            </w:r>
          </w:p>
          <w:p w14:paraId="468FC580" w14:textId="77777777" w:rsidR="004A46CC" w:rsidRPr="00F33323" w:rsidRDefault="004A46CC" w:rsidP="00BD6E5B">
            <w:pPr>
              <w:pStyle w:val="ListParagraph"/>
              <w:numPr>
                <w:ilvl w:val="0"/>
                <w:numId w:val="21"/>
              </w:numPr>
              <w:ind w:left="316"/>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14989DB0" w14:textId="61559B6B" w:rsidR="006E3A40" w:rsidRPr="00F33323" w:rsidRDefault="004A46CC" w:rsidP="00BD6E5B">
            <w:pPr>
              <w:pStyle w:val="ListParagraph"/>
              <w:numPr>
                <w:ilvl w:val="0"/>
                <w:numId w:val="25"/>
              </w:numPr>
              <w:ind w:left="316"/>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304" w:author="Michael Petite" w:date="2017-02-24T09:30:00Z">
              <w:r w:rsidR="000E327D" w:rsidRPr="00F33323" w:rsidDel="00BD6E5B">
                <w:delText>None</w:delText>
              </w:r>
            </w:del>
            <w:ins w:id="3305" w:author="Michael Petite" w:date="2017-02-24T09:30:00Z">
              <w:r w:rsidR="00BD6E5B">
                <w:t>Text must be present</w:t>
              </w:r>
            </w:ins>
          </w:p>
          <w:p w14:paraId="3DE628C7" w14:textId="77777777" w:rsidR="004A46CC" w:rsidRPr="00F33323" w:rsidRDefault="006E3A40" w:rsidP="00BD6E5B">
            <w:pPr>
              <w:pStyle w:val="ListParagraph"/>
              <w:numPr>
                <w:ilvl w:val="0"/>
                <w:numId w:val="25"/>
              </w:numPr>
              <w:ind w:left="316"/>
              <w:cnfStyle w:val="000000100000" w:firstRow="0" w:lastRow="0" w:firstColumn="0" w:lastColumn="0" w:oddVBand="0" w:evenVBand="0" w:oddHBand="1" w:evenHBand="0" w:firstRowFirstColumn="0" w:firstRowLastColumn="0" w:lastRowFirstColumn="0" w:lastRowLastColumn="0"/>
            </w:pPr>
            <w:r w:rsidRPr="00F33323">
              <w:t>Field length: 2000 characters</w:t>
            </w:r>
            <w:r w:rsidR="004A46CC" w:rsidRPr="00F33323">
              <w:t xml:space="preserve"> </w:t>
            </w:r>
          </w:p>
        </w:tc>
        <w:tc>
          <w:tcPr>
            <w:tcW w:w="1456" w:type="dxa"/>
            <w:vAlign w:val="center"/>
          </w:tcPr>
          <w:p w14:paraId="41B72AD7" w14:textId="77777777" w:rsidR="004A46CC" w:rsidRPr="006239F1" w:rsidRDefault="004A46CC" w:rsidP="004A46C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4A46CC" w:rsidRPr="006239F1" w14:paraId="1605F9F1" w14:textId="77777777" w:rsidTr="00EC4385">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556C4B20" w14:textId="77777777" w:rsidR="004A46CC" w:rsidRPr="006239F1" w:rsidRDefault="004A46CC" w:rsidP="004A46CC">
            <w:pPr>
              <w:rPr>
                <w:b w:val="0"/>
                <w:color w:val="000000" w:themeColor="text1"/>
              </w:rPr>
            </w:pPr>
            <w:r>
              <w:rPr>
                <w:b w:val="0"/>
                <w:color w:val="000000" w:themeColor="text1"/>
              </w:rPr>
              <w:t>Data Capture</w:t>
            </w:r>
          </w:p>
        </w:tc>
        <w:tc>
          <w:tcPr>
            <w:tcW w:w="1640" w:type="dxa"/>
          </w:tcPr>
          <w:p w14:paraId="368AF71F" w14:textId="77777777" w:rsidR="004A46CC" w:rsidRPr="006239F1" w:rsidRDefault="004A46CC" w:rsidP="004A46C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Was the request solicited by Teva?</w:t>
            </w:r>
          </w:p>
        </w:tc>
        <w:tc>
          <w:tcPr>
            <w:tcW w:w="1773" w:type="dxa"/>
          </w:tcPr>
          <w:p w14:paraId="0C373AB4" w14:textId="77777777" w:rsidR="004A46CC" w:rsidRPr="006239F1" w:rsidRDefault="004A46CC" w:rsidP="004A46C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“Was the request solicited by Teva?”</w:t>
            </w:r>
          </w:p>
        </w:tc>
        <w:tc>
          <w:tcPr>
            <w:tcW w:w="3080" w:type="dxa"/>
          </w:tcPr>
          <w:p w14:paraId="3DD3C815" w14:textId="77777777" w:rsidR="004A46CC" w:rsidRPr="00F33323" w:rsidRDefault="004A46CC" w:rsidP="00BD6E5B">
            <w:pPr>
              <w:pStyle w:val="ListParagraph"/>
              <w:numPr>
                <w:ilvl w:val="0"/>
                <w:numId w:val="25"/>
              </w:numPr>
              <w:ind w:left="316"/>
              <w:cnfStyle w:val="000000000000" w:firstRow="0" w:lastRow="0" w:firstColumn="0" w:lastColumn="0" w:oddVBand="0" w:evenVBand="0" w:oddHBand="0" w:evenHBand="0" w:firstRowFirstColumn="0" w:firstRowLastColumn="0" w:lastRowFirstColumn="0" w:lastRowLastColumn="0"/>
            </w:pPr>
            <w:r w:rsidRPr="00F33323">
              <w:t>Field Format: Yes/No Radio Button</w:t>
            </w:r>
          </w:p>
          <w:p w14:paraId="00AFAC6B" w14:textId="77777777" w:rsidR="004A46CC" w:rsidRPr="00F33323" w:rsidRDefault="004A46CC" w:rsidP="00BD6E5B">
            <w:pPr>
              <w:pStyle w:val="ListParagraph"/>
              <w:numPr>
                <w:ilvl w:val="0"/>
                <w:numId w:val="25"/>
              </w:numPr>
              <w:ind w:left="316"/>
              <w:cnfStyle w:val="000000000000" w:firstRow="0" w:lastRow="0" w:firstColumn="0" w:lastColumn="0" w:oddVBand="0" w:evenVBand="0" w:oddHBand="0" w:evenHBand="0" w:firstRowFirstColumn="0" w:firstRowLastColumn="0" w:lastRowFirstColumn="0" w:lastRowLastColumn="0"/>
            </w:pPr>
            <w:r w:rsidRPr="00F33323">
              <w:t>Required: Yes</w:t>
            </w:r>
          </w:p>
          <w:p w14:paraId="6E762FBA" w14:textId="69786850" w:rsidR="006E3A40" w:rsidRPr="00F33323" w:rsidRDefault="004A46CC" w:rsidP="00BD6E5B">
            <w:pPr>
              <w:pStyle w:val="ListParagraph"/>
              <w:numPr>
                <w:ilvl w:val="0"/>
                <w:numId w:val="25"/>
              </w:numPr>
              <w:ind w:left="316"/>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306" w:author="Michael Petite" w:date="2017-02-24T09:41:00Z">
              <w:r w:rsidR="000E327D" w:rsidRPr="00F33323" w:rsidDel="00BD6E5B">
                <w:delText>None</w:delText>
              </w:r>
            </w:del>
            <w:ins w:id="3307" w:author="Michael Petite" w:date="2017-02-24T09:41:00Z">
              <w:r w:rsidR="00BD6E5B">
                <w:t>Yes or no must be selected</w:t>
              </w:r>
            </w:ins>
          </w:p>
        </w:tc>
        <w:tc>
          <w:tcPr>
            <w:tcW w:w="1456" w:type="dxa"/>
            <w:vAlign w:val="center"/>
          </w:tcPr>
          <w:p w14:paraId="4711EEE1" w14:textId="77777777" w:rsidR="004A46CC" w:rsidRPr="006239F1" w:rsidRDefault="004A46CC" w:rsidP="004A46C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4A46CC" w:rsidRPr="006239F1" w14:paraId="7A0999C5"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7E5261F9" w14:textId="77777777" w:rsidR="004A46CC" w:rsidRPr="006239F1" w:rsidRDefault="004A46CC" w:rsidP="004A46CC">
            <w:pPr>
              <w:rPr>
                <w:b w:val="0"/>
                <w:color w:val="000000" w:themeColor="text1"/>
              </w:rPr>
            </w:pPr>
            <w:r>
              <w:rPr>
                <w:b w:val="0"/>
                <w:color w:val="000000" w:themeColor="text1"/>
              </w:rPr>
              <w:t>Data Capture</w:t>
            </w:r>
          </w:p>
        </w:tc>
        <w:tc>
          <w:tcPr>
            <w:tcW w:w="1640" w:type="dxa"/>
          </w:tcPr>
          <w:p w14:paraId="39857BFA" w14:textId="77777777" w:rsidR="004A46CC" w:rsidRPr="006239F1" w:rsidRDefault="004A46CC" w:rsidP="004A46C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Please Explain </w:t>
            </w:r>
          </w:p>
        </w:tc>
        <w:tc>
          <w:tcPr>
            <w:tcW w:w="1773" w:type="dxa"/>
          </w:tcPr>
          <w:p w14:paraId="50F1FCA9" w14:textId="77777777" w:rsidR="004A46CC" w:rsidRPr="006239F1" w:rsidRDefault="004A46CC" w:rsidP="004A46C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“Please Explain”</w:t>
            </w:r>
          </w:p>
        </w:tc>
        <w:tc>
          <w:tcPr>
            <w:tcW w:w="3080" w:type="dxa"/>
          </w:tcPr>
          <w:p w14:paraId="6E76CD3D" w14:textId="77777777" w:rsidR="004A46CC" w:rsidRPr="00F33323" w:rsidRDefault="004A46CC" w:rsidP="00BD6E5B">
            <w:pPr>
              <w:pStyle w:val="ListParagraph"/>
              <w:numPr>
                <w:ilvl w:val="0"/>
                <w:numId w:val="21"/>
              </w:numPr>
              <w:ind w:left="316"/>
              <w:cnfStyle w:val="000000100000" w:firstRow="0" w:lastRow="0" w:firstColumn="0" w:lastColumn="0" w:oddVBand="0" w:evenVBand="0" w:oddHBand="1" w:evenHBand="0" w:firstRowFirstColumn="0" w:firstRowLastColumn="0" w:lastRowFirstColumn="0" w:lastRowLastColumn="0"/>
            </w:pPr>
            <w:r w:rsidRPr="00F33323">
              <w:t xml:space="preserve">Field Format: Free text box </w:t>
            </w:r>
          </w:p>
          <w:p w14:paraId="5EAC81F0" w14:textId="77777777" w:rsidR="00E97CDD" w:rsidRPr="00F33323" w:rsidRDefault="00E97CDD" w:rsidP="00BD6E5B">
            <w:pPr>
              <w:pStyle w:val="ListParagraph"/>
              <w:numPr>
                <w:ilvl w:val="0"/>
                <w:numId w:val="21"/>
              </w:numPr>
              <w:ind w:left="316" w:hanging="391"/>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1B01B9DE" w14:textId="77777777" w:rsidR="004A46CC" w:rsidRPr="00F33323" w:rsidRDefault="004A46CC" w:rsidP="00BD6E5B">
            <w:pPr>
              <w:pStyle w:val="ListParagraph"/>
              <w:numPr>
                <w:ilvl w:val="0"/>
                <w:numId w:val="25"/>
              </w:numPr>
              <w:ind w:left="316"/>
              <w:cnfStyle w:val="000000100000" w:firstRow="0" w:lastRow="0" w:firstColumn="0" w:lastColumn="0" w:oddVBand="0" w:evenVBand="0" w:oddHBand="1" w:evenHBand="0" w:firstRowFirstColumn="0" w:firstRowLastColumn="0" w:lastRowFirstColumn="0" w:lastRowLastColumn="0"/>
            </w:pPr>
            <w:r w:rsidRPr="00F33323">
              <w:t>Validation: Field will be displayed only when “Yes” is selected for “Was the request solicited by Teva?”</w:t>
            </w:r>
          </w:p>
          <w:p w14:paraId="2C443FC8" w14:textId="77777777" w:rsidR="006E3A40" w:rsidRPr="00F33323" w:rsidRDefault="006E3A40" w:rsidP="00BD6E5B">
            <w:pPr>
              <w:pStyle w:val="ListParagraph"/>
              <w:numPr>
                <w:ilvl w:val="0"/>
                <w:numId w:val="25"/>
              </w:numPr>
              <w:ind w:left="316"/>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514FB618" w14:textId="77777777" w:rsidR="004A46CC" w:rsidRPr="006239F1" w:rsidRDefault="004A46CC" w:rsidP="004A46C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4A46CC" w:rsidRPr="006239F1" w14:paraId="10198969" w14:textId="77777777" w:rsidTr="00811F2E">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5D5D1FB6" w14:textId="77777777" w:rsidR="004A46CC" w:rsidRPr="006239F1" w:rsidRDefault="004A46CC" w:rsidP="004A46CC">
            <w:pPr>
              <w:rPr>
                <w:b w:val="0"/>
                <w:color w:val="000000" w:themeColor="text1"/>
              </w:rPr>
            </w:pPr>
            <w:r>
              <w:rPr>
                <w:b w:val="0"/>
                <w:color w:val="000000" w:themeColor="text1"/>
              </w:rPr>
              <w:t>Data Capture</w:t>
            </w:r>
          </w:p>
        </w:tc>
        <w:tc>
          <w:tcPr>
            <w:tcW w:w="1640" w:type="dxa"/>
          </w:tcPr>
          <w:p w14:paraId="589680C7" w14:textId="77777777" w:rsidR="004A46CC" w:rsidRPr="00841CA6" w:rsidRDefault="004A46CC" w:rsidP="004A46CC">
            <w:pPr>
              <w:cnfStyle w:val="000000000000" w:firstRow="0" w:lastRow="0" w:firstColumn="0" w:lastColumn="0" w:oddVBand="0" w:evenVBand="0" w:oddHBand="0" w:evenHBand="0" w:firstRowFirstColumn="0" w:firstRowLastColumn="0" w:lastRowFirstColumn="0" w:lastRowLastColumn="0"/>
              <w:rPr>
                <w:rFonts w:eastAsia="Times New Roman" w:cs="Arial"/>
              </w:rPr>
            </w:pPr>
            <w:r w:rsidRPr="00841CA6">
              <w:rPr>
                <w:rFonts w:eastAsia="Times New Roman" w:cs="Arial"/>
              </w:rPr>
              <w:t xml:space="preserve">Has Teva </w:t>
            </w:r>
            <w:r>
              <w:rPr>
                <w:rFonts w:eastAsia="Times New Roman" w:cs="Arial"/>
              </w:rPr>
              <w:t>previously made a payment to this recipient in the past 12 months</w:t>
            </w:r>
            <w:r w:rsidRPr="00841CA6">
              <w:rPr>
                <w:rFonts w:eastAsia="Times New Roman" w:cs="Arial"/>
              </w:rPr>
              <w:t xml:space="preserve">? </w:t>
            </w:r>
          </w:p>
          <w:p w14:paraId="20D72F35" w14:textId="77777777" w:rsidR="004A46CC" w:rsidRPr="006239F1" w:rsidRDefault="004A46CC" w:rsidP="004A46CC">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773" w:type="dxa"/>
          </w:tcPr>
          <w:p w14:paraId="7A3AC0B8" w14:textId="77777777" w:rsidR="004A46CC" w:rsidRPr="00841CA6" w:rsidRDefault="004A46CC" w:rsidP="004A46CC">
            <w:pPr>
              <w:cnfStyle w:val="000000000000" w:firstRow="0" w:lastRow="0" w:firstColumn="0" w:lastColumn="0" w:oddVBand="0" w:evenVBand="0" w:oddHBand="0" w:evenHBand="0" w:firstRowFirstColumn="0" w:firstRowLastColumn="0" w:lastRowFirstColumn="0" w:lastRowLastColumn="0"/>
              <w:rPr>
                <w:rFonts w:eastAsia="Times New Roman" w:cs="Arial"/>
              </w:rPr>
            </w:pPr>
            <w:r w:rsidRPr="00841CA6">
              <w:t xml:space="preserve">Add new field- </w:t>
            </w:r>
            <w:r w:rsidRPr="00841CA6">
              <w:rPr>
                <w:rFonts w:eastAsia="Times New Roman" w:cs="Arial"/>
              </w:rPr>
              <w:t xml:space="preserve">    Has Teva </w:t>
            </w:r>
            <w:r>
              <w:rPr>
                <w:rFonts w:eastAsia="Times New Roman" w:cs="Arial"/>
              </w:rPr>
              <w:t>previously made a payment to this recipient in the past 12 months</w:t>
            </w:r>
            <w:r w:rsidRPr="00841CA6">
              <w:rPr>
                <w:rFonts w:eastAsia="Times New Roman" w:cs="Arial"/>
              </w:rPr>
              <w:t xml:space="preserve">? </w:t>
            </w:r>
          </w:p>
          <w:p w14:paraId="3B004316" w14:textId="77777777" w:rsidR="004A46CC" w:rsidRPr="00841CA6" w:rsidRDefault="004A46CC" w:rsidP="004A46CC">
            <w:pPr>
              <w:cnfStyle w:val="000000000000" w:firstRow="0" w:lastRow="0" w:firstColumn="0" w:lastColumn="0" w:oddVBand="0" w:evenVBand="0" w:oddHBand="0" w:evenHBand="0" w:firstRowFirstColumn="0" w:firstRowLastColumn="0" w:lastRowFirstColumn="0" w:lastRowLastColumn="0"/>
              <w:rPr>
                <w:rFonts w:eastAsia="Times New Roman" w:cs="Arial"/>
              </w:rPr>
            </w:pPr>
          </w:p>
          <w:p w14:paraId="141A80BB" w14:textId="77777777" w:rsidR="004A46CC" w:rsidRPr="006239F1" w:rsidRDefault="004A46CC" w:rsidP="004A46CC">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080" w:type="dxa"/>
          </w:tcPr>
          <w:p w14:paraId="57C94253" w14:textId="77777777" w:rsidR="004A46CC" w:rsidRPr="00F33323" w:rsidRDefault="004A46CC" w:rsidP="004A46C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Yes/No radio button </w:t>
            </w:r>
          </w:p>
          <w:p w14:paraId="5F02536D" w14:textId="77777777" w:rsidR="004A46CC" w:rsidRPr="00F33323" w:rsidRDefault="004A46CC" w:rsidP="004A46C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77475E4D" w14:textId="0EB849D1" w:rsidR="004A46CC" w:rsidRPr="00F33323" w:rsidRDefault="004A46CC" w:rsidP="00987291">
            <w:pPr>
              <w:pStyle w:val="ListParagraph"/>
              <w:numPr>
                <w:ilvl w:val="0"/>
                <w:numId w:val="25"/>
              </w:numPr>
              <w:ind w:left="316"/>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308" w:author="Michael Petite" w:date="2017-02-24T09:42:00Z">
              <w:r w:rsidR="000E327D" w:rsidRPr="00F33323" w:rsidDel="00BD6E5B">
                <w:delText>None</w:delText>
              </w:r>
            </w:del>
            <w:ins w:id="3309" w:author="Michael Petite" w:date="2017-02-24T09:42:00Z">
              <w:r w:rsidR="00BD6E5B">
                <w:t>Yes or no must be selected</w:t>
              </w:r>
            </w:ins>
          </w:p>
        </w:tc>
        <w:tc>
          <w:tcPr>
            <w:tcW w:w="1456" w:type="dxa"/>
          </w:tcPr>
          <w:p w14:paraId="07F9AAC9" w14:textId="77777777" w:rsidR="004A46CC" w:rsidRPr="006239F1" w:rsidRDefault="004A46CC" w:rsidP="004A46CC">
            <w:pPr>
              <w:cnfStyle w:val="000000000000" w:firstRow="0" w:lastRow="0" w:firstColumn="0" w:lastColumn="0" w:oddVBand="0" w:evenVBand="0" w:oddHBand="0" w:evenHBand="0" w:firstRowFirstColumn="0" w:firstRowLastColumn="0" w:lastRowFirstColumn="0" w:lastRowLastColumn="0"/>
              <w:rPr>
                <w:color w:val="000000" w:themeColor="text1"/>
              </w:rPr>
            </w:pPr>
            <w:r w:rsidRPr="006942F4">
              <w:rPr>
                <w:color w:val="000000" w:themeColor="text1"/>
              </w:rPr>
              <w:t>New</w:t>
            </w:r>
          </w:p>
        </w:tc>
      </w:tr>
      <w:tr w:rsidR="004A46CC" w:rsidRPr="006239F1" w14:paraId="0E02A8BC" w14:textId="77777777" w:rsidTr="00811F2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3EB930F3" w14:textId="77777777" w:rsidR="004A46CC" w:rsidRPr="006239F1" w:rsidRDefault="004A46CC" w:rsidP="004A46CC">
            <w:pPr>
              <w:rPr>
                <w:b w:val="0"/>
                <w:color w:val="000000" w:themeColor="text1"/>
              </w:rPr>
            </w:pPr>
            <w:r>
              <w:rPr>
                <w:b w:val="0"/>
                <w:color w:val="000000" w:themeColor="text1"/>
              </w:rPr>
              <w:t>Data Capture</w:t>
            </w:r>
          </w:p>
        </w:tc>
        <w:tc>
          <w:tcPr>
            <w:tcW w:w="1640" w:type="dxa"/>
          </w:tcPr>
          <w:p w14:paraId="6197AFC5" w14:textId="77777777" w:rsidR="004A46CC" w:rsidRPr="006239F1" w:rsidRDefault="004A46CC" w:rsidP="004A46CC">
            <w:pPr>
              <w:cnfStyle w:val="000000100000" w:firstRow="0" w:lastRow="0" w:firstColumn="0" w:lastColumn="0" w:oddVBand="0" w:evenVBand="0" w:oddHBand="1" w:evenHBand="0" w:firstRowFirstColumn="0" w:firstRowLastColumn="0" w:lastRowFirstColumn="0" w:lastRowLastColumn="0"/>
              <w:rPr>
                <w:color w:val="000000" w:themeColor="text1"/>
              </w:rPr>
            </w:pPr>
            <w:r>
              <w:rPr>
                <w:rFonts w:cs="Arial"/>
              </w:rPr>
              <w:t>Please List</w:t>
            </w:r>
          </w:p>
        </w:tc>
        <w:tc>
          <w:tcPr>
            <w:tcW w:w="1773" w:type="dxa"/>
          </w:tcPr>
          <w:p w14:paraId="133EFC13" w14:textId="77777777" w:rsidR="004A46CC" w:rsidRPr="006239F1" w:rsidRDefault="004A46CC" w:rsidP="004A46CC">
            <w:pPr>
              <w:cnfStyle w:val="000000100000" w:firstRow="0" w:lastRow="0" w:firstColumn="0" w:lastColumn="0" w:oddVBand="0" w:evenVBand="0" w:oddHBand="1" w:evenHBand="0" w:firstRowFirstColumn="0" w:firstRowLastColumn="0" w:lastRowFirstColumn="0" w:lastRowLastColumn="0"/>
              <w:rPr>
                <w:color w:val="000000" w:themeColor="text1"/>
              </w:rPr>
            </w:pPr>
            <w:r w:rsidRPr="00841CA6">
              <w:t xml:space="preserve">Add New Field- </w:t>
            </w:r>
            <w:r w:rsidRPr="00841CA6">
              <w:rPr>
                <w:rFonts w:cs="Arial"/>
              </w:rPr>
              <w:t xml:space="preserve"> </w:t>
            </w:r>
            <w:r>
              <w:rPr>
                <w:rFonts w:cs="Arial"/>
              </w:rPr>
              <w:t>Please List</w:t>
            </w:r>
          </w:p>
        </w:tc>
        <w:tc>
          <w:tcPr>
            <w:tcW w:w="3080" w:type="dxa"/>
          </w:tcPr>
          <w:p w14:paraId="725920C4" w14:textId="77777777" w:rsidR="004A46CC" w:rsidRPr="00F33323" w:rsidRDefault="004A46CC" w:rsidP="004A46C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Free text box </w:t>
            </w:r>
          </w:p>
          <w:p w14:paraId="604B046D" w14:textId="77777777" w:rsidR="00E97CDD" w:rsidRPr="00F33323" w:rsidRDefault="00E97CDD" w:rsidP="00E97CDD">
            <w:pPr>
              <w:pStyle w:val="ListParagraph"/>
              <w:numPr>
                <w:ilvl w:val="0"/>
                <w:numId w:val="21"/>
              </w:numPr>
              <w:ind w:left="391" w:hanging="391"/>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38F5A1F0" w14:textId="77777777" w:rsidR="004A46CC" w:rsidRPr="00F33323" w:rsidRDefault="004A46CC" w:rsidP="004A46CC">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s="Arial"/>
              </w:rPr>
            </w:pPr>
            <w:r w:rsidRPr="00F33323">
              <w:lastRenderedPageBreak/>
              <w:t>Validation: Field will be displayed only when Yes is selected for “</w:t>
            </w:r>
            <w:r w:rsidRPr="00F33323">
              <w:rPr>
                <w:rFonts w:eastAsia="Times New Roman" w:cs="Arial"/>
              </w:rPr>
              <w:t>Has Teva previously made a payment to this recipient in the past 12 months?”</w:t>
            </w:r>
          </w:p>
          <w:p w14:paraId="425253F2" w14:textId="77777777" w:rsidR="006E3A40" w:rsidRPr="00F33323" w:rsidRDefault="006E3A40" w:rsidP="004A46CC">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s="Arial"/>
              </w:rPr>
            </w:pPr>
            <w:r w:rsidRPr="00F33323">
              <w:rPr>
                <w:rFonts w:eastAsia="Times New Roman" w:cs="Arial"/>
              </w:rPr>
              <w:t>Field length: 2000 characters</w:t>
            </w:r>
          </w:p>
        </w:tc>
        <w:tc>
          <w:tcPr>
            <w:tcW w:w="1456" w:type="dxa"/>
          </w:tcPr>
          <w:p w14:paraId="6B6B49FF" w14:textId="77777777" w:rsidR="004A46CC" w:rsidRPr="006239F1" w:rsidRDefault="004A46CC" w:rsidP="004A46CC">
            <w:pPr>
              <w:cnfStyle w:val="000000100000" w:firstRow="0" w:lastRow="0" w:firstColumn="0" w:lastColumn="0" w:oddVBand="0" w:evenVBand="0" w:oddHBand="1" w:evenHBand="0" w:firstRowFirstColumn="0" w:firstRowLastColumn="0" w:lastRowFirstColumn="0" w:lastRowLastColumn="0"/>
              <w:rPr>
                <w:color w:val="000000" w:themeColor="text1"/>
              </w:rPr>
            </w:pPr>
            <w:r w:rsidRPr="006942F4">
              <w:rPr>
                <w:color w:val="000000" w:themeColor="text1"/>
              </w:rPr>
              <w:lastRenderedPageBreak/>
              <w:t>New</w:t>
            </w:r>
          </w:p>
        </w:tc>
      </w:tr>
    </w:tbl>
    <w:p w14:paraId="170FF9C2" w14:textId="77777777" w:rsidR="002D6C81" w:rsidRPr="001750D9" w:rsidRDefault="002D6C81" w:rsidP="002D6C81"/>
    <w:p w14:paraId="5AED4990" w14:textId="77777777" w:rsidR="002D6C81" w:rsidRDefault="002D6C81" w:rsidP="002D6C81">
      <w:pPr>
        <w:pStyle w:val="Heading5"/>
      </w:pPr>
      <w:bookmarkStart w:id="3310" w:name="_Toc475949488"/>
      <w:r>
        <w:t>Technical Specification Changes</w:t>
      </w:r>
      <w:bookmarkEnd w:id="3310"/>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2D6C81" w:rsidRPr="00612C84" w14:paraId="6E03AFCC" w14:textId="77777777" w:rsidTr="00EC4385">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5C2BFB18" w14:textId="77777777" w:rsidR="002D6C81" w:rsidRDefault="002D6C81" w:rsidP="00EC4385">
            <w:pPr>
              <w:jc w:val="center"/>
              <w:rPr>
                <w:sz w:val="18"/>
                <w:szCs w:val="28"/>
              </w:rPr>
            </w:pPr>
            <w:r>
              <w:rPr>
                <w:sz w:val="18"/>
                <w:szCs w:val="28"/>
              </w:rPr>
              <w:t>BR ID</w:t>
            </w:r>
          </w:p>
        </w:tc>
        <w:tc>
          <w:tcPr>
            <w:tcW w:w="1929" w:type="dxa"/>
            <w:shd w:val="clear" w:color="auto" w:fill="367CC1"/>
            <w:vAlign w:val="center"/>
          </w:tcPr>
          <w:p w14:paraId="1E4CA322"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7D1B19E7" w14:textId="77777777" w:rsidR="002D6C81"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13BDA8DC"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2D6C81" w:rsidRPr="006B3718" w14:paraId="37480755" w14:textId="77777777" w:rsidTr="00EC4385">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1E7C27F0" w14:textId="77777777" w:rsidR="002D6C81" w:rsidRDefault="002D6C81" w:rsidP="00EC4385">
            <w:pPr>
              <w:rPr>
                <w:color w:val="FF0000"/>
              </w:rPr>
            </w:pPr>
          </w:p>
        </w:tc>
        <w:tc>
          <w:tcPr>
            <w:tcW w:w="1929" w:type="dxa"/>
          </w:tcPr>
          <w:p w14:paraId="1C14DB5C"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67302299"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3CAC410B"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r>
    </w:tbl>
    <w:p w14:paraId="614E1487" w14:textId="77777777" w:rsidR="002D6C81" w:rsidRPr="001750D9" w:rsidRDefault="002D6C81" w:rsidP="002D6C81"/>
    <w:p w14:paraId="0B767848" w14:textId="77777777" w:rsidR="002D6C81" w:rsidRDefault="002D6C81" w:rsidP="002D6C81">
      <w:pPr>
        <w:pStyle w:val="Heading4"/>
        <w:numPr>
          <w:ilvl w:val="2"/>
          <w:numId w:val="2"/>
        </w:numPr>
      </w:pPr>
      <w:bookmarkStart w:id="3311" w:name="_Toc475949489"/>
      <w:r>
        <w:t>Wireframes</w:t>
      </w:r>
      <w:bookmarkEnd w:id="3311"/>
    </w:p>
    <w:p w14:paraId="5AF11196" w14:textId="77777777" w:rsidR="000A1AEC" w:rsidRPr="000A1AEC" w:rsidRDefault="000A1AEC" w:rsidP="000A1AEC">
      <w:r>
        <w:rPr>
          <w:noProof/>
        </w:rPr>
        <w:lastRenderedPageBreak/>
        <w:drawing>
          <wp:inline distT="0" distB="0" distL="0" distR="0" wp14:anchorId="07B923B6" wp14:editId="649BC486">
            <wp:extent cx="5372850" cy="53919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porate_Membership_FULL_Wireframes.png"/>
                    <pic:cNvPicPr/>
                  </pic:nvPicPr>
                  <pic:blipFill>
                    <a:blip r:embed="rId30"/>
                    <a:stretch>
                      <a:fillRect/>
                    </a:stretch>
                  </pic:blipFill>
                  <pic:spPr>
                    <a:xfrm>
                      <a:off x="0" y="0"/>
                      <a:ext cx="5372850" cy="5391902"/>
                    </a:xfrm>
                    <a:prstGeom prst="rect">
                      <a:avLst/>
                    </a:prstGeom>
                  </pic:spPr>
                </pic:pic>
              </a:graphicData>
            </a:graphic>
          </wp:inline>
        </w:drawing>
      </w:r>
    </w:p>
    <w:p w14:paraId="6D3C8081" w14:textId="77777777" w:rsidR="002D6C81" w:rsidRDefault="002D6C81" w:rsidP="004A46CC">
      <w:pPr>
        <w:pStyle w:val="Heading3"/>
      </w:pPr>
      <w:bookmarkStart w:id="3312" w:name="_Toc475949490"/>
      <w:r>
        <w:t xml:space="preserve">Activity </w:t>
      </w:r>
      <w:r w:rsidR="0062092F">
        <w:t>Category- Educational Grants/Scholarships</w:t>
      </w:r>
      <w:bookmarkEnd w:id="3312"/>
    </w:p>
    <w:p w14:paraId="451ACCF9" w14:textId="2BEF7F1F" w:rsidR="002D6C81" w:rsidRPr="00B03F42" w:rsidRDefault="002D6C81" w:rsidP="002D6C81">
      <w:pPr>
        <w:pStyle w:val="Heading4"/>
        <w:numPr>
          <w:ilvl w:val="2"/>
          <w:numId w:val="2"/>
        </w:numPr>
      </w:pPr>
      <w:bookmarkStart w:id="3313" w:name="_Toc475949491"/>
      <w:r>
        <w:t>Business Requirements Changes</w:t>
      </w:r>
      <w:bookmarkEnd w:id="3313"/>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2D6C81" w:rsidRPr="00612C84" w14:paraId="194040ED" w14:textId="77777777" w:rsidTr="00EC4385">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30364CE4" w14:textId="77777777" w:rsidR="002D6C81" w:rsidRPr="00612C84" w:rsidRDefault="002D6C81" w:rsidP="00EC4385">
            <w:pPr>
              <w:jc w:val="center"/>
              <w:rPr>
                <w:sz w:val="18"/>
                <w:szCs w:val="28"/>
              </w:rPr>
            </w:pPr>
            <w:r>
              <w:rPr>
                <w:sz w:val="18"/>
                <w:szCs w:val="28"/>
              </w:rPr>
              <w:t>Original BR ID</w:t>
            </w:r>
          </w:p>
        </w:tc>
        <w:tc>
          <w:tcPr>
            <w:tcW w:w="7200" w:type="dxa"/>
            <w:shd w:val="clear" w:color="auto" w:fill="367CC1"/>
            <w:vAlign w:val="center"/>
          </w:tcPr>
          <w:p w14:paraId="2E3097E7"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587E71" w:rsidRPr="00B66624" w14:paraId="5209D921" w14:textId="77777777" w:rsidTr="00EC4385">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51078CED" w14:textId="77777777" w:rsidR="00587E71" w:rsidRPr="00B66624" w:rsidRDefault="00587E71" w:rsidP="00587E71">
            <w:pPr>
              <w:rPr>
                <w:color w:val="000000" w:themeColor="text1"/>
              </w:rPr>
            </w:pPr>
            <w:r>
              <w:rPr>
                <w:color w:val="000000" w:themeColor="text1"/>
              </w:rPr>
              <w:t>BR-EGS</w:t>
            </w:r>
            <w:r w:rsidRPr="00B66624">
              <w:rPr>
                <w:color w:val="000000" w:themeColor="text1"/>
              </w:rPr>
              <w:t>-001</w:t>
            </w:r>
          </w:p>
        </w:tc>
        <w:tc>
          <w:tcPr>
            <w:tcW w:w="7200" w:type="dxa"/>
          </w:tcPr>
          <w:p w14:paraId="29B64F38" w14:textId="77777777" w:rsidR="00587E71" w:rsidRPr="00B66624" w:rsidRDefault="00587E71" w:rsidP="00587E71">
            <w:pPr>
              <w:cnfStyle w:val="000000100000" w:firstRow="0" w:lastRow="0" w:firstColumn="0" w:lastColumn="0" w:oddVBand="0" w:evenVBand="0" w:oddHBand="1" w:evenHBand="0" w:firstRowFirstColumn="0" w:firstRowLastColumn="0" w:lastRowFirstColumn="0" w:lastRowLastColumn="0"/>
              <w:rPr>
                <w:color w:val="000000" w:themeColor="text1"/>
              </w:rPr>
            </w:pPr>
            <w:r w:rsidRPr="00B66624">
              <w:rPr>
                <w:color w:val="000000" w:themeColor="text1"/>
              </w:rPr>
              <w:t xml:space="preserve">The request will follow the base grants and donations workflow </w:t>
            </w:r>
          </w:p>
        </w:tc>
      </w:tr>
      <w:tr w:rsidR="00587E71" w:rsidRPr="00B66624" w14:paraId="0FD8186F" w14:textId="77777777" w:rsidTr="00EC4385">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5EDBB342" w14:textId="77777777" w:rsidR="00587E71" w:rsidRPr="00B66624" w:rsidRDefault="00587E71" w:rsidP="00587E71">
            <w:pPr>
              <w:rPr>
                <w:color w:val="000000" w:themeColor="text1"/>
              </w:rPr>
            </w:pPr>
            <w:r>
              <w:rPr>
                <w:color w:val="000000" w:themeColor="text1"/>
              </w:rPr>
              <w:t>BR-EGS</w:t>
            </w:r>
            <w:r w:rsidRPr="00B66624">
              <w:rPr>
                <w:color w:val="000000" w:themeColor="text1"/>
              </w:rPr>
              <w:t>-002</w:t>
            </w:r>
          </w:p>
        </w:tc>
        <w:tc>
          <w:tcPr>
            <w:tcW w:w="7200" w:type="dxa"/>
          </w:tcPr>
          <w:p w14:paraId="2D78D6E0" w14:textId="77777777" w:rsidR="00587E71" w:rsidRPr="00B66624" w:rsidRDefault="00587E71" w:rsidP="00587E71">
            <w:pPr>
              <w:cnfStyle w:val="000000000000" w:firstRow="0" w:lastRow="0" w:firstColumn="0" w:lastColumn="0" w:oddVBand="0" w:evenVBand="0" w:oddHBand="0" w:evenHBand="0" w:firstRowFirstColumn="0" w:firstRowLastColumn="0" w:lastRowFirstColumn="0" w:lastRowLastColumn="0"/>
              <w:rPr>
                <w:color w:val="000000" w:themeColor="text1"/>
              </w:rPr>
            </w:pPr>
            <w:r w:rsidRPr="00B66624">
              <w:rPr>
                <w:color w:val="000000" w:themeColor="text1"/>
              </w:rPr>
              <w:t>The customizations should be added to the base grants and donations request -</w:t>
            </w:r>
            <w:r>
              <w:rPr>
                <w:color w:val="000000" w:themeColor="text1"/>
              </w:rPr>
              <w:t xml:space="preserve"> activity category form</w:t>
            </w:r>
          </w:p>
        </w:tc>
      </w:tr>
    </w:tbl>
    <w:p w14:paraId="702E119E" w14:textId="77777777" w:rsidR="002D6C81" w:rsidRPr="001750D9" w:rsidRDefault="002D6C81" w:rsidP="002D6C81"/>
    <w:p w14:paraId="3266DC8D" w14:textId="77777777" w:rsidR="002D6C81" w:rsidRPr="00B03F42" w:rsidRDefault="002D6C81" w:rsidP="002D6C81">
      <w:pPr>
        <w:pStyle w:val="Heading4"/>
        <w:numPr>
          <w:ilvl w:val="2"/>
          <w:numId w:val="2"/>
        </w:numPr>
      </w:pPr>
      <w:bookmarkStart w:id="3314" w:name="_Toc475949492"/>
      <w:r>
        <w:t>Technical Customizations</w:t>
      </w:r>
      <w:bookmarkEnd w:id="3314"/>
    </w:p>
    <w:p w14:paraId="2F27D455" w14:textId="77777777" w:rsidR="002D6C81" w:rsidRDefault="002D6C81" w:rsidP="002D6C81">
      <w:pPr>
        <w:pStyle w:val="Heading5"/>
      </w:pPr>
      <w:bookmarkStart w:id="3315" w:name="_Toc475949493"/>
      <w:r>
        <w:lastRenderedPageBreak/>
        <w:t>Page Level Customizations</w:t>
      </w:r>
      <w:bookmarkEnd w:id="3315"/>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1"/>
        <w:gridCol w:w="1640"/>
        <w:gridCol w:w="1773"/>
        <w:gridCol w:w="3080"/>
        <w:gridCol w:w="1456"/>
      </w:tblGrid>
      <w:tr w:rsidR="002D6C81" w14:paraId="4B81F232" w14:textId="77777777" w:rsidTr="00EC438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shd w:val="clear" w:color="auto" w:fill="367CC1"/>
            <w:vAlign w:val="center"/>
          </w:tcPr>
          <w:p w14:paraId="260982D1" w14:textId="77777777" w:rsidR="002D6C81" w:rsidRPr="00612C84" w:rsidRDefault="002D6C81" w:rsidP="00EC4385">
            <w:pPr>
              <w:rPr>
                <w:sz w:val="18"/>
                <w:szCs w:val="28"/>
              </w:rPr>
            </w:pPr>
            <w:r>
              <w:rPr>
                <w:sz w:val="18"/>
                <w:szCs w:val="28"/>
              </w:rPr>
              <w:t>Attribute Type</w:t>
            </w:r>
          </w:p>
        </w:tc>
        <w:tc>
          <w:tcPr>
            <w:tcW w:w="1640" w:type="dxa"/>
            <w:shd w:val="clear" w:color="auto" w:fill="367CC1"/>
            <w:vAlign w:val="center"/>
          </w:tcPr>
          <w:p w14:paraId="55EC5FC5"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773" w:type="dxa"/>
            <w:shd w:val="clear" w:color="auto" w:fill="367CC1"/>
            <w:vAlign w:val="center"/>
          </w:tcPr>
          <w:p w14:paraId="6822EC38"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3080" w:type="dxa"/>
            <w:shd w:val="clear" w:color="auto" w:fill="367CC1"/>
            <w:vAlign w:val="center"/>
          </w:tcPr>
          <w:p w14:paraId="1ECD1084"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3BFF4835" w14:textId="77777777" w:rsidR="002D6C81"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F20D0C" w:rsidRPr="006239F1" w14:paraId="293B5219"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533532F1" w14:textId="77777777" w:rsidR="00F20D0C" w:rsidRPr="006239F1" w:rsidRDefault="00F20D0C" w:rsidP="00F20D0C">
            <w:pPr>
              <w:rPr>
                <w:b w:val="0"/>
                <w:color w:val="000000" w:themeColor="text1"/>
              </w:rPr>
            </w:pPr>
            <w:r>
              <w:rPr>
                <w:b w:val="0"/>
                <w:color w:val="000000" w:themeColor="text1"/>
              </w:rPr>
              <w:t>Data Capture</w:t>
            </w:r>
          </w:p>
        </w:tc>
        <w:tc>
          <w:tcPr>
            <w:tcW w:w="1640" w:type="dxa"/>
          </w:tcPr>
          <w:p w14:paraId="3AF02C08"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Purpose of request</w:t>
            </w:r>
          </w:p>
        </w:tc>
        <w:tc>
          <w:tcPr>
            <w:tcW w:w="1773" w:type="dxa"/>
          </w:tcPr>
          <w:p w14:paraId="2AD5F8A3"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“Purpose of request”</w:t>
            </w:r>
          </w:p>
        </w:tc>
        <w:tc>
          <w:tcPr>
            <w:tcW w:w="3080" w:type="dxa"/>
          </w:tcPr>
          <w:p w14:paraId="6DB054DC" w14:textId="77777777" w:rsidR="00F20D0C" w:rsidRPr="00F33323" w:rsidRDefault="00F20D0C" w:rsidP="00987291">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20B47F59" w14:textId="77777777" w:rsidR="00F20D0C" w:rsidRPr="00F33323" w:rsidRDefault="00F20D0C" w:rsidP="00987291">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Required: Yes</w:t>
            </w:r>
          </w:p>
          <w:p w14:paraId="478643E3" w14:textId="22D3B3AB" w:rsidR="00F20D0C" w:rsidRPr="00F33323" w:rsidRDefault="00F20D0C" w:rsidP="00987291">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316" w:author="Michael Petite" w:date="2017-02-24T09:43:00Z">
              <w:r w:rsidR="000E327D" w:rsidRPr="00F33323" w:rsidDel="00987291">
                <w:delText>None</w:delText>
              </w:r>
            </w:del>
            <w:ins w:id="3317" w:author="Michael Petite" w:date="2017-02-24T09:43:00Z">
              <w:r w:rsidR="00987291">
                <w:t>Text must be present in the field</w:t>
              </w:r>
            </w:ins>
          </w:p>
          <w:p w14:paraId="04E72B0B" w14:textId="77777777" w:rsidR="0061571A" w:rsidRPr="00F33323" w:rsidRDefault="0061571A" w:rsidP="00987291">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336AF4BA"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F20D0C" w:rsidRPr="006239F1" w14:paraId="332CF9E1" w14:textId="77777777" w:rsidTr="00EC4385">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63C94A58" w14:textId="77777777" w:rsidR="00F20D0C" w:rsidRDefault="00F20D0C" w:rsidP="00F20D0C">
            <w:pPr>
              <w:rPr>
                <w:b w:val="0"/>
                <w:color w:val="000000" w:themeColor="text1"/>
              </w:rPr>
            </w:pPr>
            <w:r>
              <w:rPr>
                <w:b w:val="0"/>
                <w:color w:val="000000" w:themeColor="text1"/>
              </w:rPr>
              <w:t>Data Capture</w:t>
            </w:r>
          </w:p>
        </w:tc>
        <w:tc>
          <w:tcPr>
            <w:tcW w:w="1640" w:type="dxa"/>
          </w:tcPr>
          <w:p w14:paraId="3C35F3D3" w14:textId="77777777" w:rsidR="00F20D0C" w:rsidRDefault="00F20D0C" w:rsidP="00F20D0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Funding Decision Need by Date</w:t>
            </w:r>
          </w:p>
        </w:tc>
        <w:tc>
          <w:tcPr>
            <w:tcW w:w="1773" w:type="dxa"/>
          </w:tcPr>
          <w:p w14:paraId="7CD7C808" w14:textId="77777777" w:rsidR="00F20D0C" w:rsidRDefault="00F20D0C" w:rsidP="00F20D0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Funding Decision Need by Date</w:t>
            </w:r>
          </w:p>
        </w:tc>
        <w:tc>
          <w:tcPr>
            <w:tcW w:w="3080" w:type="dxa"/>
          </w:tcPr>
          <w:p w14:paraId="7D21C7B3" w14:textId="77777777" w:rsidR="00F20D0C" w:rsidRPr="00F33323" w:rsidRDefault="00AE1772" w:rsidP="00987291">
            <w:pPr>
              <w:pStyle w:val="ListParagraph"/>
              <w:numPr>
                <w:ilvl w:val="0"/>
                <w:numId w:val="25"/>
              </w:numPr>
              <w:ind w:left="391"/>
              <w:cnfStyle w:val="000000000000" w:firstRow="0" w:lastRow="0" w:firstColumn="0" w:lastColumn="0" w:oddVBand="0" w:evenVBand="0" w:oddHBand="0" w:evenHBand="0" w:firstRowFirstColumn="0" w:firstRowLastColumn="0" w:lastRowFirstColumn="0" w:lastRowLastColumn="0"/>
            </w:pPr>
            <w:r w:rsidRPr="00F33323">
              <w:t>Field Format: Calendar</w:t>
            </w:r>
          </w:p>
          <w:p w14:paraId="13F71458" w14:textId="77777777" w:rsidR="00AE1772" w:rsidRPr="00F33323" w:rsidRDefault="00AE1772" w:rsidP="00987291">
            <w:pPr>
              <w:pStyle w:val="ListParagraph"/>
              <w:numPr>
                <w:ilvl w:val="0"/>
                <w:numId w:val="25"/>
              </w:numPr>
              <w:ind w:left="391"/>
              <w:cnfStyle w:val="000000000000" w:firstRow="0" w:lastRow="0" w:firstColumn="0" w:lastColumn="0" w:oddVBand="0" w:evenVBand="0" w:oddHBand="0" w:evenHBand="0" w:firstRowFirstColumn="0" w:firstRowLastColumn="0" w:lastRowFirstColumn="0" w:lastRowLastColumn="0"/>
            </w:pPr>
            <w:r w:rsidRPr="00F33323">
              <w:t>Required: Yes</w:t>
            </w:r>
          </w:p>
          <w:p w14:paraId="08D42041" w14:textId="6D1A2D76" w:rsidR="00AE1772" w:rsidRPr="00F33323" w:rsidRDefault="00AE1772" w:rsidP="00987291">
            <w:pPr>
              <w:pStyle w:val="ListParagraph"/>
              <w:numPr>
                <w:ilvl w:val="0"/>
                <w:numId w:val="25"/>
              </w:numPr>
              <w:ind w:left="391"/>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318" w:author="Michael Petite" w:date="2017-02-24T09:44:00Z">
              <w:r w:rsidR="000E327D" w:rsidRPr="00F33323" w:rsidDel="00987291">
                <w:delText>None</w:delText>
              </w:r>
            </w:del>
            <w:ins w:id="3319" w:author="Michael Petite" w:date="2017-02-24T09:44:00Z">
              <w:r w:rsidR="00987291">
                <w:t>Date selected must be before activity start date</w:t>
              </w:r>
            </w:ins>
          </w:p>
        </w:tc>
        <w:tc>
          <w:tcPr>
            <w:tcW w:w="1456" w:type="dxa"/>
            <w:vAlign w:val="center"/>
          </w:tcPr>
          <w:p w14:paraId="4CE61E80" w14:textId="70AEE603" w:rsidR="00F20D0C" w:rsidRDefault="00D9464D" w:rsidP="00F20D0C">
            <w:pPr>
              <w:cnfStyle w:val="000000000000" w:firstRow="0" w:lastRow="0" w:firstColumn="0" w:lastColumn="0" w:oddVBand="0" w:evenVBand="0" w:oddHBand="0" w:evenHBand="0" w:firstRowFirstColumn="0" w:firstRowLastColumn="0" w:lastRowFirstColumn="0" w:lastRowLastColumn="0"/>
              <w:rPr>
                <w:color w:val="000000" w:themeColor="text1"/>
              </w:rPr>
            </w:pPr>
            <w:ins w:id="3320" w:author="Michael Petite" w:date="2017-02-27T09:59:00Z">
              <w:r>
                <w:rPr>
                  <w:color w:val="000000" w:themeColor="text1"/>
                </w:rPr>
                <w:t>New</w:t>
              </w:r>
            </w:ins>
          </w:p>
        </w:tc>
      </w:tr>
      <w:tr w:rsidR="00AE1772" w:rsidRPr="006239F1" w14:paraId="123F6F60"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5F7AFD5C" w14:textId="77777777" w:rsidR="00AE1772" w:rsidRDefault="00AE1772" w:rsidP="00AE1772">
            <w:pPr>
              <w:rPr>
                <w:b w:val="0"/>
                <w:color w:val="000000" w:themeColor="text1"/>
              </w:rPr>
            </w:pPr>
            <w:r>
              <w:rPr>
                <w:b w:val="0"/>
                <w:color w:val="000000" w:themeColor="text1"/>
              </w:rPr>
              <w:t>Data Capture</w:t>
            </w:r>
          </w:p>
        </w:tc>
        <w:tc>
          <w:tcPr>
            <w:tcW w:w="1640" w:type="dxa"/>
          </w:tcPr>
          <w:p w14:paraId="0C569D59" w14:textId="77777777" w:rsidR="00AE1772" w:rsidRPr="00841CA6" w:rsidRDefault="00AE1772" w:rsidP="00AE1772">
            <w:pPr>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Summarize how the organization was selected</w:t>
            </w:r>
          </w:p>
          <w:p w14:paraId="71DF1A86" w14:textId="77777777" w:rsidR="00AE1772" w:rsidRDefault="00AE1772" w:rsidP="00AE1772">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773" w:type="dxa"/>
          </w:tcPr>
          <w:p w14:paraId="1709738E" w14:textId="77777777" w:rsidR="00AE1772" w:rsidRDefault="00AE1772" w:rsidP="00AE1772">
            <w:pPr>
              <w:cnfStyle w:val="000000100000" w:firstRow="0" w:lastRow="0" w:firstColumn="0" w:lastColumn="0" w:oddVBand="0" w:evenVBand="0" w:oddHBand="1" w:evenHBand="0" w:firstRowFirstColumn="0" w:firstRowLastColumn="0" w:lastRowFirstColumn="0" w:lastRowLastColumn="0"/>
              <w:rPr>
                <w:color w:val="000000" w:themeColor="text1"/>
              </w:rPr>
            </w:pPr>
            <w:r w:rsidRPr="00841CA6">
              <w:t xml:space="preserve">Add new field- </w:t>
            </w:r>
            <w:r w:rsidRPr="00841CA6">
              <w:rPr>
                <w:rFonts w:eastAsia="Times New Roman" w:cs="Arial"/>
              </w:rPr>
              <w:t xml:space="preserve"> </w:t>
            </w:r>
            <w:r>
              <w:rPr>
                <w:rFonts w:eastAsia="Times New Roman" w:cs="Arial"/>
              </w:rPr>
              <w:t>Summarize how the organization was selected</w:t>
            </w:r>
          </w:p>
        </w:tc>
        <w:tc>
          <w:tcPr>
            <w:tcW w:w="3080" w:type="dxa"/>
          </w:tcPr>
          <w:p w14:paraId="60A2BF36" w14:textId="77777777" w:rsidR="00AE1772" w:rsidRPr="00F33323" w:rsidRDefault="00AE1772" w:rsidP="00AE1772">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Free text field </w:t>
            </w:r>
          </w:p>
          <w:p w14:paraId="5E8E7666" w14:textId="77777777" w:rsidR="00AE1772" w:rsidRPr="00F33323" w:rsidRDefault="00AE1772" w:rsidP="00AE1772">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1A610398" w14:textId="0D933AD8" w:rsidR="0061571A" w:rsidRPr="00F33323" w:rsidRDefault="00AE1772" w:rsidP="00987291">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321" w:author="Michael Petite" w:date="2017-02-24T09:45:00Z">
              <w:r w:rsidR="000E327D" w:rsidRPr="00F33323" w:rsidDel="00987291">
                <w:delText>None</w:delText>
              </w:r>
            </w:del>
            <w:ins w:id="3322" w:author="Michael Petite" w:date="2017-02-24T09:45:00Z">
              <w:r w:rsidR="00987291">
                <w:t>Text must be present</w:t>
              </w:r>
            </w:ins>
          </w:p>
          <w:p w14:paraId="16D39E36" w14:textId="77777777" w:rsidR="00AE1772" w:rsidRPr="00F33323" w:rsidRDefault="0061571A" w:rsidP="00987291">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Field length: 2000</w:t>
            </w:r>
            <w:r w:rsidR="00AE1772" w:rsidRPr="00F33323">
              <w:t xml:space="preserve"> </w:t>
            </w:r>
            <w:r w:rsidRPr="00F33323">
              <w:t>characters</w:t>
            </w:r>
          </w:p>
        </w:tc>
        <w:tc>
          <w:tcPr>
            <w:tcW w:w="1456" w:type="dxa"/>
            <w:vAlign w:val="center"/>
          </w:tcPr>
          <w:p w14:paraId="4F6935BD" w14:textId="77777777" w:rsidR="00AE1772" w:rsidRDefault="00AE1772" w:rsidP="00AE17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F20D0C" w:rsidRPr="006239F1" w14:paraId="6585EA3D" w14:textId="77777777" w:rsidTr="00EC4385">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26A075F1" w14:textId="77777777" w:rsidR="00F20D0C" w:rsidRPr="006239F1" w:rsidRDefault="00F20D0C" w:rsidP="00F20D0C">
            <w:pPr>
              <w:rPr>
                <w:b w:val="0"/>
                <w:color w:val="000000" w:themeColor="text1"/>
              </w:rPr>
            </w:pPr>
            <w:r>
              <w:rPr>
                <w:b w:val="0"/>
                <w:color w:val="000000" w:themeColor="text1"/>
              </w:rPr>
              <w:t>Data Capture</w:t>
            </w:r>
          </w:p>
        </w:tc>
        <w:tc>
          <w:tcPr>
            <w:tcW w:w="1640" w:type="dxa"/>
          </w:tcPr>
          <w:p w14:paraId="74D95DA3" w14:textId="77777777" w:rsidR="00F20D0C" w:rsidRPr="006239F1" w:rsidRDefault="00F20D0C" w:rsidP="00F20D0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Was the request </w:t>
            </w:r>
            <w:r w:rsidR="00AE1772">
              <w:rPr>
                <w:color w:val="000000" w:themeColor="text1"/>
              </w:rPr>
              <w:t>initiated</w:t>
            </w:r>
            <w:r>
              <w:rPr>
                <w:color w:val="000000" w:themeColor="text1"/>
              </w:rPr>
              <w:t xml:space="preserve"> by Teva?</w:t>
            </w:r>
          </w:p>
        </w:tc>
        <w:tc>
          <w:tcPr>
            <w:tcW w:w="1773" w:type="dxa"/>
          </w:tcPr>
          <w:p w14:paraId="51EA342B" w14:textId="77777777" w:rsidR="00F20D0C" w:rsidRPr="006239F1" w:rsidRDefault="00F20D0C" w:rsidP="00F20D0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“Was the request initiated by Teva?”</w:t>
            </w:r>
          </w:p>
        </w:tc>
        <w:tc>
          <w:tcPr>
            <w:tcW w:w="3080" w:type="dxa"/>
          </w:tcPr>
          <w:p w14:paraId="20E03C80" w14:textId="77777777" w:rsidR="00F20D0C" w:rsidRPr="00F33323" w:rsidRDefault="00F20D0C" w:rsidP="00987291">
            <w:pPr>
              <w:pStyle w:val="ListParagraph"/>
              <w:numPr>
                <w:ilvl w:val="0"/>
                <w:numId w:val="25"/>
              </w:numPr>
              <w:ind w:left="391"/>
              <w:cnfStyle w:val="000000000000" w:firstRow="0" w:lastRow="0" w:firstColumn="0" w:lastColumn="0" w:oddVBand="0" w:evenVBand="0" w:oddHBand="0" w:evenHBand="0" w:firstRowFirstColumn="0" w:firstRowLastColumn="0" w:lastRowFirstColumn="0" w:lastRowLastColumn="0"/>
            </w:pPr>
            <w:r w:rsidRPr="00F33323">
              <w:t>Field Format: Yes/No Radio Button</w:t>
            </w:r>
          </w:p>
          <w:p w14:paraId="557DBD09" w14:textId="77777777" w:rsidR="00F20D0C" w:rsidRPr="00F33323" w:rsidRDefault="00F20D0C" w:rsidP="00987291">
            <w:pPr>
              <w:pStyle w:val="ListParagraph"/>
              <w:numPr>
                <w:ilvl w:val="0"/>
                <w:numId w:val="25"/>
              </w:numPr>
              <w:ind w:left="391"/>
              <w:cnfStyle w:val="000000000000" w:firstRow="0" w:lastRow="0" w:firstColumn="0" w:lastColumn="0" w:oddVBand="0" w:evenVBand="0" w:oddHBand="0" w:evenHBand="0" w:firstRowFirstColumn="0" w:firstRowLastColumn="0" w:lastRowFirstColumn="0" w:lastRowLastColumn="0"/>
            </w:pPr>
            <w:r w:rsidRPr="00F33323">
              <w:t>Required: Yes</w:t>
            </w:r>
          </w:p>
          <w:p w14:paraId="53C9E77F" w14:textId="738D75CC" w:rsidR="00F20D0C" w:rsidRPr="00F33323" w:rsidRDefault="00F20D0C" w:rsidP="00987291">
            <w:pPr>
              <w:pStyle w:val="ListParagraph"/>
              <w:numPr>
                <w:ilvl w:val="0"/>
                <w:numId w:val="25"/>
              </w:numPr>
              <w:ind w:left="391"/>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323" w:author="Michael Petite" w:date="2017-02-24T09:45:00Z">
              <w:r w:rsidR="000E327D" w:rsidRPr="00F33323" w:rsidDel="00987291">
                <w:delText>None</w:delText>
              </w:r>
            </w:del>
            <w:ins w:id="3324" w:author="Michael Petite" w:date="2017-02-24T09:45:00Z">
              <w:r w:rsidR="00987291">
                <w:t>Yes or no must be selected</w:t>
              </w:r>
            </w:ins>
          </w:p>
        </w:tc>
        <w:tc>
          <w:tcPr>
            <w:tcW w:w="1456" w:type="dxa"/>
            <w:vAlign w:val="center"/>
          </w:tcPr>
          <w:p w14:paraId="03C2DC31" w14:textId="77777777" w:rsidR="00F20D0C" w:rsidRPr="006239F1" w:rsidRDefault="00F20D0C" w:rsidP="00F20D0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F20D0C" w:rsidRPr="006239F1" w14:paraId="50423FA0"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5D7806F7" w14:textId="77777777" w:rsidR="00F20D0C" w:rsidRPr="006239F1" w:rsidRDefault="00F20D0C" w:rsidP="00F20D0C">
            <w:pPr>
              <w:rPr>
                <w:b w:val="0"/>
                <w:color w:val="000000" w:themeColor="text1"/>
              </w:rPr>
            </w:pPr>
            <w:r>
              <w:rPr>
                <w:b w:val="0"/>
                <w:color w:val="000000" w:themeColor="text1"/>
              </w:rPr>
              <w:t>Data Capture</w:t>
            </w:r>
          </w:p>
        </w:tc>
        <w:tc>
          <w:tcPr>
            <w:tcW w:w="1640" w:type="dxa"/>
          </w:tcPr>
          <w:p w14:paraId="60B025A5"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Please Explain </w:t>
            </w:r>
          </w:p>
        </w:tc>
        <w:tc>
          <w:tcPr>
            <w:tcW w:w="1773" w:type="dxa"/>
          </w:tcPr>
          <w:p w14:paraId="60A104B4"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“Please Explain”</w:t>
            </w:r>
          </w:p>
        </w:tc>
        <w:tc>
          <w:tcPr>
            <w:tcW w:w="3080" w:type="dxa"/>
          </w:tcPr>
          <w:p w14:paraId="1C3E5E76" w14:textId="77777777" w:rsidR="00F20D0C" w:rsidRPr="00F33323" w:rsidRDefault="00F20D0C" w:rsidP="00F20D0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Free text box </w:t>
            </w:r>
          </w:p>
          <w:p w14:paraId="1FBA8C04" w14:textId="77777777" w:rsidR="00E97CDD" w:rsidRPr="00F33323" w:rsidRDefault="00E97CDD" w:rsidP="00E97CDD">
            <w:pPr>
              <w:pStyle w:val="ListParagraph"/>
              <w:numPr>
                <w:ilvl w:val="0"/>
                <w:numId w:val="21"/>
              </w:numPr>
              <w:ind w:left="391" w:hanging="391"/>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529A434E" w14:textId="77777777" w:rsidR="00F20D0C" w:rsidRPr="00F33323" w:rsidRDefault="00F20D0C" w:rsidP="00987291">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 xml:space="preserve">Validation: Field will be displayed only when “Yes” is selected for “Was the request </w:t>
            </w:r>
            <w:r w:rsidR="00AE1772" w:rsidRPr="00F33323">
              <w:t>initiated</w:t>
            </w:r>
            <w:r w:rsidRPr="00F33323">
              <w:t xml:space="preserve"> by Teva?”</w:t>
            </w:r>
          </w:p>
          <w:p w14:paraId="0314D69D" w14:textId="77777777" w:rsidR="0061571A" w:rsidRPr="00F33323" w:rsidRDefault="0061571A" w:rsidP="00987291">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5179FF41" w14:textId="77777777" w:rsidR="00F20D0C" w:rsidRPr="006239F1" w:rsidRDefault="00F20D0C" w:rsidP="00F20D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AE1772" w:rsidRPr="006239F1" w14:paraId="6824A9BB" w14:textId="77777777" w:rsidTr="00811F2E">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188FB3E5" w14:textId="77777777" w:rsidR="00AE1772" w:rsidRPr="006239F1" w:rsidRDefault="00AE1772" w:rsidP="00AE1772">
            <w:pPr>
              <w:rPr>
                <w:b w:val="0"/>
                <w:color w:val="000000" w:themeColor="text1"/>
              </w:rPr>
            </w:pPr>
            <w:r>
              <w:rPr>
                <w:b w:val="0"/>
                <w:color w:val="000000" w:themeColor="text1"/>
              </w:rPr>
              <w:t>Data Capture</w:t>
            </w:r>
          </w:p>
        </w:tc>
        <w:tc>
          <w:tcPr>
            <w:tcW w:w="1640" w:type="dxa"/>
          </w:tcPr>
          <w:p w14:paraId="5BF518B4" w14:textId="77777777" w:rsidR="00AE1772" w:rsidRPr="00841CA6" w:rsidRDefault="00AE1772" w:rsidP="00AE1772">
            <w:pPr>
              <w:cnfStyle w:val="000000000000" w:firstRow="0" w:lastRow="0" w:firstColumn="0" w:lastColumn="0" w:oddVBand="0" w:evenVBand="0" w:oddHBand="0" w:evenHBand="0" w:firstRowFirstColumn="0" w:firstRowLastColumn="0" w:lastRowFirstColumn="0" w:lastRowLastColumn="0"/>
              <w:rPr>
                <w:rFonts w:eastAsia="Times New Roman" w:cs="Arial"/>
              </w:rPr>
            </w:pPr>
            <w:r w:rsidRPr="00841CA6">
              <w:rPr>
                <w:rFonts w:eastAsia="Times New Roman" w:cs="Arial"/>
              </w:rPr>
              <w:t xml:space="preserve">Has Teva </w:t>
            </w:r>
            <w:r>
              <w:rPr>
                <w:rFonts w:eastAsia="Times New Roman" w:cs="Arial"/>
              </w:rPr>
              <w:t>provided an Educational Grant or Scholarship to this recipient in the past 12 months</w:t>
            </w:r>
            <w:r w:rsidRPr="00841CA6">
              <w:rPr>
                <w:rFonts w:eastAsia="Times New Roman" w:cs="Arial"/>
              </w:rPr>
              <w:t xml:space="preserve">? </w:t>
            </w:r>
          </w:p>
          <w:p w14:paraId="64C19A4A" w14:textId="77777777" w:rsidR="00AE1772" w:rsidRPr="006239F1" w:rsidRDefault="00AE1772" w:rsidP="00AE1772">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773" w:type="dxa"/>
          </w:tcPr>
          <w:p w14:paraId="7248EE1C" w14:textId="77777777" w:rsidR="00AE1772" w:rsidRPr="00841CA6" w:rsidRDefault="00AE1772" w:rsidP="00AE1772">
            <w:pPr>
              <w:cnfStyle w:val="000000000000" w:firstRow="0" w:lastRow="0" w:firstColumn="0" w:lastColumn="0" w:oddVBand="0" w:evenVBand="0" w:oddHBand="0" w:evenHBand="0" w:firstRowFirstColumn="0" w:firstRowLastColumn="0" w:lastRowFirstColumn="0" w:lastRowLastColumn="0"/>
              <w:rPr>
                <w:rFonts w:eastAsia="Times New Roman" w:cs="Arial"/>
              </w:rPr>
            </w:pPr>
            <w:r w:rsidRPr="00841CA6">
              <w:t xml:space="preserve">Add new field- </w:t>
            </w:r>
            <w:r w:rsidRPr="00841CA6">
              <w:rPr>
                <w:rFonts w:eastAsia="Times New Roman" w:cs="Arial"/>
              </w:rPr>
              <w:t xml:space="preserve">   Has Teva </w:t>
            </w:r>
            <w:r>
              <w:rPr>
                <w:rFonts w:eastAsia="Times New Roman" w:cs="Arial"/>
              </w:rPr>
              <w:t xml:space="preserve">provided an Educational Grant or Scholarship to this recipient in the past 12 months? </w:t>
            </w:r>
          </w:p>
          <w:p w14:paraId="72E39138" w14:textId="77777777" w:rsidR="00AE1772" w:rsidRPr="006239F1" w:rsidRDefault="00AE1772" w:rsidP="00AE1772">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080" w:type="dxa"/>
          </w:tcPr>
          <w:p w14:paraId="1F4704A9" w14:textId="77777777" w:rsidR="00AE1772" w:rsidRPr="00F33323" w:rsidRDefault="00AE1772" w:rsidP="00AE177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Yes/No radio button </w:t>
            </w:r>
          </w:p>
          <w:p w14:paraId="028A8FDB" w14:textId="77777777" w:rsidR="00AE1772" w:rsidRPr="00F33323" w:rsidRDefault="00AE1772" w:rsidP="00AE177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18BD6A7A" w14:textId="726B9204" w:rsidR="0061571A" w:rsidRPr="00F33323" w:rsidRDefault="00AE1772" w:rsidP="00987291">
            <w:pPr>
              <w:pStyle w:val="ListParagraph"/>
              <w:numPr>
                <w:ilvl w:val="0"/>
                <w:numId w:val="25"/>
              </w:numPr>
              <w:ind w:left="391"/>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325" w:author="Michael Petite" w:date="2017-02-24T09:45:00Z">
              <w:r w:rsidR="000E327D" w:rsidRPr="00F33323" w:rsidDel="00987291">
                <w:delText>None</w:delText>
              </w:r>
            </w:del>
            <w:ins w:id="3326" w:author="Michael Petite" w:date="2017-02-24T09:45:00Z">
              <w:r w:rsidR="00987291">
                <w:t>Yes or no must be selected</w:t>
              </w:r>
            </w:ins>
          </w:p>
        </w:tc>
        <w:tc>
          <w:tcPr>
            <w:tcW w:w="1456" w:type="dxa"/>
          </w:tcPr>
          <w:p w14:paraId="35AA7A5A" w14:textId="77777777" w:rsidR="00AE1772" w:rsidRPr="006239F1" w:rsidRDefault="00AE1772" w:rsidP="00AE1772">
            <w:pPr>
              <w:cnfStyle w:val="000000000000" w:firstRow="0" w:lastRow="0" w:firstColumn="0" w:lastColumn="0" w:oddVBand="0" w:evenVBand="0" w:oddHBand="0" w:evenHBand="0" w:firstRowFirstColumn="0" w:firstRowLastColumn="0" w:lastRowFirstColumn="0" w:lastRowLastColumn="0"/>
              <w:rPr>
                <w:color w:val="000000" w:themeColor="text1"/>
              </w:rPr>
            </w:pPr>
            <w:r w:rsidRPr="006942F4">
              <w:rPr>
                <w:color w:val="000000" w:themeColor="text1"/>
              </w:rPr>
              <w:t>New</w:t>
            </w:r>
          </w:p>
        </w:tc>
      </w:tr>
      <w:tr w:rsidR="00AE1772" w:rsidRPr="006239F1" w14:paraId="360E5F95" w14:textId="77777777" w:rsidTr="00F20D0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61905F5F" w14:textId="77777777" w:rsidR="00AE1772" w:rsidRPr="006239F1" w:rsidRDefault="00AE1772" w:rsidP="00AE1772">
            <w:pPr>
              <w:rPr>
                <w:b w:val="0"/>
                <w:color w:val="000000" w:themeColor="text1"/>
              </w:rPr>
            </w:pPr>
            <w:r>
              <w:rPr>
                <w:b w:val="0"/>
                <w:color w:val="000000" w:themeColor="text1"/>
              </w:rPr>
              <w:t>Data Capture</w:t>
            </w:r>
          </w:p>
        </w:tc>
        <w:tc>
          <w:tcPr>
            <w:tcW w:w="1640" w:type="dxa"/>
          </w:tcPr>
          <w:p w14:paraId="7AA7A3B0" w14:textId="77777777" w:rsidR="00AE1772" w:rsidRPr="006239F1" w:rsidRDefault="00AE1772" w:rsidP="00AE1772">
            <w:pPr>
              <w:cnfStyle w:val="000000100000" w:firstRow="0" w:lastRow="0" w:firstColumn="0" w:lastColumn="0" w:oddVBand="0" w:evenVBand="0" w:oddHBand="1" w:evenHBand="0" w:firstRowFirstColumn="0" w:firstRowLastColumn="0" w:lastRowFirstColumn="0" w:lastRowLastColumn="0"/>
              <w:rPr>
                <w:color w:val="000000" w:themeColor="text1"/>
              </w:rPr>
            </w:pPr>
            <w:r>
              <w:rPr>
                <w:rFonts w:cs="Arial"/>
              </w:rPr>
              <w:t>Please List</w:t>
            </w:r>
          </w:p>
        </w:tc>
        <w:tc>
          <w:tcPr>
            <w:tcW w:w="1773" w:type="dxa"/>
          </w:tcPr>
          <w:p w14:paraId="0C3F9186" w14:textId="77777777" w:rsidR="00AE1772" w:rsidRPr="006239F1" w:rsidRDefault="00AE1772" w:rsidP="00AE1772">
            <w:pPr>
              <w:cnfStyle w:val="000000100000" w:firstRow="0" w:lastRow="0" w:firstColumn="0" w:lastColumn="0" w:oddVBand="0" w:evenVBand="0" w:oddHBand="1" w:evenHBand="0" w:firstRowFirstColumn="0" w:firstRowLastColumn="0" w:lastRowFirstColumn="0" w:lastRowLastColumn="0"/>
              <w:rPr>
                <w:color w:val="000000" w:themeColor="text1"/>
              </w:rPr>
            </w:pPr>
            <w:r w:rsidRPr="00841CA6">
              <w:t xml:space="preserve">Add New Field- </w:t>
            </w:r>
            <w:r w:rsidRPr="00841CA6">
              <w:rPr>
                <w:rFonts w:cs="Arial"/>
              </w:rPr>
              <w:t xml:space="preserve"> </w:t>
            </w:r>
            <w:r>
              <w:rPr>
                <w:rFonts w:cs="Arial"/>
              </w:rPr>
              <w:t>Please List</w:t>
            </w:r>
          </w:p>
        </w:tc>
        <w:tc>
          <w:tcPr>
            <w:tcW w:w="3080" w:type="dxa"/>
          </w:tcPr>
          <w:p w14:paraId="7DBE7B72" w14:textId="77777777" w:rsidR="00AE1772" w:rsidRPr="00F33323" w:rsidRDefault="00AE1772" w:rsidP="00AE1772">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Free text box </w:t>
            </w:r>
          </w:p>
          <w:p w14:paraId="0F92C658" w14:textId="77777777" w:rsidR="00E97CDD" w:rsidRPr="00F33323" w:rsidRDefault="00E97CDD" w:rsidP="00E97CDD">
            <w:pPr>
              <w:pStyle w:val="ListParagraph"/>
              <w:numPr>
                <w:ilvl w:val="0"/>
                <w:numId w:val="21"/>
              </w:numPr>
              <w:ind w:left="391" w:hanging="391"/>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0CCFD040" w14:textId="77777777" w:rsidR="00AE1772" w:rsidRPr="00F33323" w:rsidRDefault="00AE1772" w:rsidP="00AE1772">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s="Arial"/>
              </w:rPr>
            </w:pPr>
            <w:r w:rsidRPr="00F33323">
              <w:t>Validation: Field will be displayed only when Yes is selected for “</w:t>
            </w:r>
            <w:r w:rsidRPr="00F33323">
              <w:rPr>
                <w:rFonts w:eastAsia="Times New Roman" w:cs="Arial"/>
              </w:rPr>
              <w:t xml:space="preserve">Has Teva </w:t>
            </w:r>
            <w:r w:rsidRPr="00F33323">
              <w:rPr>
                <w:rFonts w:eastAsia="Times New Roman" w:cs="Arial"/>
              </w:rPr>
              <w:lastRenderedPageBreak/>
              <w:t>provided an Educational Grant or Scholarship to this recipient in the past 12 months?”</w:t>
            </w:r>
          </w:p>
          <w:p w14:paraId="1B74D628" w14:textId="77777777" w:rsidR="00AE1772" w:rsidRPr="00F33323" w:rsidRDefault="0061571A" w:rsidP="00AE1772">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tcPr>
          <w:p w14:paraId="6C488B21" w14:textId="77777777" w:rsidR="00AE1772" w:rsidRPr="006239F1" w:rsidRDefault="00AE1772" w:rsidP="00AE1772">
            <w:pPr>
              <w:cnfStyle w:val="000000100000" w:firstRow="0" w:lastRow="0" w:firstColumn="0" w:lastColumn="0" w:oddVBand="0" w:evenVBand="0" w:oddHBand="1" w:evenHBand="0" w:firstRowFirstColumn="0" w:firstRowLastColumn="0" w:lastRowFirstColumn="0" w:lastRowLastColumn="0"/>
              <w:rPr>
                <w:color w:val="000000" w:themeColor="text1"/>
              </w:rPr>
            </w:pPr>
            <w:r w:rsidRPr="006942F4">
              <w:rPr>
                <w:color w:val="000000" w:themeColor="text1"/>
              </w:rPr>
              <w:lastRenderedPageBreak/>
              <w:t>New</w:t>
            </w:r>
          </w:p>
        </w:tc>
      </w:tr>
      <w:tr w:rsidR="00AE1772" w:rsidRPr="006239F1" w14:paraId="0869197F" w14:textId="77777777" w:rsidTr="00F20D0C">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6075B4DD" w14:textId="77777777" w:rsidR="00AE1772" w:rsidRPr="006239F1" w:rsidRDefault="00AE1772" w:rsidP="00AE1772">
            <w:pPr>
              <w:rPr>
                <w:b w:val="0"/>
                <w:color w:val="000000" w:themeColor="text1"/>
              </w:rPr>
            </w:pPr>
            <w:r w:rsidRPr="00C124AE">
              <w:rPr>
                <w:b w:val="0"/>
                <w:color w:val="000000" w:themeColor="text1"/>
              </w:rPr>
              <w:t>Data Capture</w:t>
            </w:r>
          </w:p>
        </w:tc>
        <w:tc>
          <w:tcPr>
            <w:tcW w:w="1640" w:type="dxa"/>
          </w:tcPr>
          <w:p w14:paraId="1EA8650B" w14:textId="77777777" w:rsidR="00AE1772" w:rsidRPr="006239F1" w:rsidRDefault="00AE1772" w:rsidP="00AE1772">
            <w:pPr>
              <w:cnfStyle w:val="000000000000" w:firstRow="0" w:lastRow="0" w:firstColumn="0" w:lastColumn="0" w:oddVBand="0" w:evenVBand="0" w:oddHBand="0" w:evenHBand="0" w:firstRowFirstColumn="0" w:firstRowLastColumn="0" w:lastRowFirstColumn="0" w:lastRowLastColumn="0"/>
              <w:rPr>
                <w:color w:val="000000" w:themeColor="text1"/>
              </w:rPr>
            </w:pPr>
            <w:r w:rsidRPr="00841CA6">
              <w:rPr>
                <w:rFonts w:cs="Arial"/>
              </w:rPr>
              <w:t>Will any disclosures have to be made to comply with the regulations</w:t>
            </w:r>
          </w:p>
        </w:tc>
        <w:tc>
          <w:tcPr>
            <w:tcW w:w="1773" w:type="dxa"/>
          </w:tcPr>
          <w:p w14:paraId="3D3919E8" w14:textId="77777777" w:rsidR="00AE1772" w:rsidRPr="006239F1" w:rsidRDefault="00AE1772" w:rsidP="00AE1772">
            <w:pPr>
              <w:cnfStyle w:val="000000000000" w:firstRow="0" w:lastRow="0" w:firstColumn="0" w:lastColumn="0" w:oddVBand="0" w:evenVBand="0" w:oddHBand="0" w:evenHBand="0" w:firstRowFirstColumn="0" w:firstRowLastColumn="0" w:lastRowFirstColumn="0" w:lastRowLastColumn="0"/>
              <w:rPr>
                <w:color w:val="000000" w:themeColor="text1"/>
              </w:rPr>
            </w:pPr>
            <w:r w:rsidRPr="00841CA6">
              <w:t xml:space="preserve">Add New Field- </w:t>
            </w:r>
            <w:r w:rsidRPr="00841CA6">
              <w:rPr>
                <w:rFonts w:cs="Arial"/>
              </w:rPr>
              <w:t xml:space="preserve"> Will any disclosures have to be made to comply with the regulations</w:t>
            </w:r>
          </w:p>
        </w:tc>
        <w:tc>
          <w:tcPr>
            <w:tcW w:w="3080" w:type="dxa"/>
          </w:tcPr>
          <w:p w14:paraId="52A3BAFD" w14:textId="77777777" w:rsidR="00AE1772" w:rsidRPr="00F33323" w:rsidRDefault="00AE1772" w:rsidP="00AE177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Field Format: Yes/No radio button</w:t>
            </w:r>
          </w:p>
          <w:p w14:paraId="6E49505A" w14:textId="77777777" w:rsidR="00AE1772" w:rsidRPr="00F33323" w:rsidRDefault="00AE1772" w:rsidP="00AE177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0D9C81BD" w14:textId="18F3BAB6" w:rsidR="00AE1772" w:rsidRPr="00F33323" w:rsidRDefault="00AE1772" w:rsidP="00987291">
            <w:pPr>
              <w:pStyle w:val="ListParagraph"/>
              <w:numPr>
                <w:ilvl w:val="0"/>
                <w:numId w:val="25"/>
              </w:numPr>
              <w:ind w:left="391"/>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327" w:author="Michael Petite" w:date="2017-02-24T09:47:00Z">
              <w:r w:rsidR="000E327D" w:rsidRPr="00F33323" w:rsidDel="00987291">
                <w:delText>None</w:delText>
              </w:r>
            </w:del>
            <w:ins w:id="3328" w:author="Michael Petite" w:date="2017-02-24T09:47:00Z">
              <w:r w:rsidR="00987291">
                <w:t>Yes or no must be selected</w:t>
              </w:r>
            </w:ins>
          </w:p>
        </w:tc>
        <w:tc>
          <w:tcPr>
            <w:tcW w:w="1456" w:type="dxa"/>
          </w:tcPr>
          <w:p w14:paraId="4829D8A5" w14:textId="77777777" w:rsidR="00AE1772" w:rsidRPr="006239F1" w:rsidRDefault="00AE1772" w:rsidP="00AE17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AE1772" w:rsidRPr="006239F1" w14:paraId="1EA32E95" w14:textId="77777777" w:rsidTr="00811F2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4303D1A9" w14:textId="77777777" w:rsidR="00AE1772" w:rsidRPr="006239F1" w:rsidRDefault="00AE1772" w:rsidP="00AE1772">
            <w:pPr>
              <w:rPr>
                <w:b w:val="0"/>
                <w:color w:val="000000" w:themeColor="text1"/>
              </w:rPr>
            </w:pPr>
            <w:r>
              <w:rPr>
                <w:b w:val="0"/>
                <w:color w:val="000000" w:themeColor="text1"/>
              </w:rPr>
              <w:t>Data Capture</w:t>
            </w:r>
          </w:p>
        </w:tc>
        <w:tc>
          <w:tcPr>
            <w:tcW w:w="1640" w:type="dxa"/>
          </w:tcPr>
          <w:p w14:paraId="048F26E6" w14:textId="77777777" w:rsidR="00AE1772" w:rsidRPr="006239F1" w:rsidRDefault="00AE1772" w:rsidP="00AE17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Please Explain </w:t>
            </w:r>
          </w:p>
        </w:tc>
        <w:tc>
          <w:tcPr>
            <w:tcW w:w="1773" w:type="dxa"/>
          </w:tcPr>
          <w:p w14:paraId="02D40B9E" w14:textId="77777777" w:rsidR="00AE1772" w:rsidRPr="006239F1" w:rsidRDefault="00AE1772" w:rsidP="00AE17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“Please Explain”</w:t>
            </w:r>
          </w:p>
        </w:tc>
        <w:tc>
          <w:tcPr>
            <w:tcW w:w="3080" w:type="dxa"/>
          </w:tcPr>
          <w:p w14:paraId="1BCE5982" w14:textId="77777777" w:rsidR="00AE1772" w:rsidRPr="00F33323" w:rsidRDefault="00AE1772" w:rsidP="00AE1772">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Free text box </w:t>
            </w:r>
          </w:p>
          <w:p w14:paraId="564C910A" w14:textId="77777777" w:rsidR="00E97CDD" w:rsidRPr="00F33323" w:rsidRDefault="00E97CDD" w:rsidP="00E97CDD">
            <w:pPr>
              <w:pStyle w:val="ListParagraph"/>
              <w:numPr>
                <w:ilvl w:val="0"/>
                <w:numId w:val="21"/>
              </w:numPr>
              <w:ind w:left="391" w:hanging="391"/>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5265220B" w14:textId="77777777" w:rsidR="00AE1772" w:rsidRPr="00F33323" w:rsidRDefault="00AE1772" w:rsidP="00987291">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Validation: Field will be displayed only when “Yes” is selected for “Will any disclosures have to be made to comply with regulations?”</w:t>
            </w:r>
          </w:p>
          <w:p w14:paraId="0CD7F20A" w14:textId="77777777" w:rsidR="0061571A" w:rsidRPr="00F33323" w:rsidRDefault="0061571A" w:rsidP="00987291">
            <w:pPr>
              <w:pStyle w:val="ListParagraph"/>
              <w:numPr>
                <w:ilvl w:val="0"/>
                <w:numId w:val="25"/>
              </w:numPr>
              <w:ind w:left="391"/>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536D2EA4" w14:textId="77777777" w:rsidR="00AE1772" w:rsidRPr="006239F1" w:rsidRDefault="00AE1772" w:rsidP="00AE17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bl>
    <w:p w14:paraId="753EDE45" w14:textId="77777777" w:rsidR="002D6C81" w:rsidRPr="001750D9" w:rsidRDefault="002D6C81" w:rsidP="002D6C81"/>
    <w:p w14:paraId="07E1FC99" w14:textId="77777777" w:rsidR="002D6C81" w:rsidRDefault="002D6C81" w:rsidP="002D6C81">
      <w:pPr>
        <w:pStyle w:val="Heading5"/>
      </w:pPr>
      <w:bookmarkStart w:id="3329" w:name="_Toc475949494"/>
      <w:r>
        <w:t>Technical Specification Changes</w:t>
      </w:r>
      <w:bookmarkEnd w:id="3329"/>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2D6C81" w:rsidRPr="00612C84" w14:paraId="4B216E77" w14:textId="77777777" w:rsidTr="00EC4385">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03A4330E" w14:textId="77777777" w:rsidR="002D6C81" w:rsidRDefault="002D6C81" w:rsidP="00EC4385">
            <w:pPr>
              <w:jc w:val="center"/>
              <w:rPr>
                <w:sz w:val="18"/>
                <w:szCs w:val="28"/>
              </w:rPr>
            </w:pPr>
            <w:r>
              <w:rPr>
                <w:sz w:val="18"/>
                <w:szCs w:val="28"/>
              </w:rPr>
              <w:t>BR ID</w:t>
            </w:r>
          </w:p>
        </w:tc>
        <w:tc>
          <w:tcPr>
            <w:tcW w:w="1929" w:type="dxa"/>
            <w:shd w:val="clear" w:color="auto" w:fill="367CC1"/>
            <w:vAlign w:val="center"/>
          </w:tcPr>
          <w:p w14:paraId="4D475FC6"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463217E7" w14:textId="77777777" w:rsidR="002D6C81"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0ACBE51E"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2D6C81" w:rsidRPr="006B3718" w14:paraId="369E2309" w14:textId="77777777" w:rsidTr="00EC4385">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5C979868" w14:textId="77777777" w:rsidR="002D6C81" w:rsidRDefault="002D6C81" w:rsidP="00EC4385">
            <w:pPr>
              <w:rPr>
                <w:color w:val="FF0000"/>
              </w:rPr>
            </w:pPr>
          </w:p>
        </w:tc>
        <w:tc>
          <w:tcPr>
            <w:tcW w:w="1929" w:type="dxa"/>
          </w:tcPr>
          <w:p w14:paraId="3EBEAB11"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33B58A7C"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568E92AF"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r>
    </w:tbl>
    <w:p w14:paraId="6BB2D37A" w14:textId="77777777" w:rsidR="002D6C81" w:rsidRPr="001750D9" w:rsidRDefault="002D6C81" w:rsidP="002D6C81"/>
    <w:p w14:paraId="4667ECE6" w14:textId="77777777" w:rsidR="002D6C81" w:rsidRDefault="002D6C81" w:rsidP="002D6C81">
      <w:pPr>
        <w:pStyle w:val="Heading4"/>
        <w:numPr>
          <w:ilvl w:val="2"/>
          <w:numId w:val="2"/>
        </w:numPr>
      </w:pPr>
      <w:bookmarkStart w:id="3330" w:name="_Toc475949495"/>
      <w:r>
        <w:t>Wireframes</w:t>
      </w:r>
      <w:bookmarkEnd w:id="3330"/>
    </w:p>
    <w:p w14:paraId="1BF81DE1" w14:textId="77777777" w:rsidR="000A1AEC" w:rsidRPr="000A1AEC" w:rsidRDefault="000A1AEC" w:rsidP="000A1AEC">
      <w:r>
        <w:rPr>
          <w:noProof/>
        </w:rPr>
        <w:lastRenderedPageBreak/>
        <w:drawing>
          <wp:inline distT="0" distB="0" distL="0" distR="0" wp14:anchorId="46CF267D" wp14:editId="14047323">
            <wp:extent cx="5306165" cy="5706271"/>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u_Grants_Scholar_FULL.png"/>
                    <pic:cNvPicPr/>
                  </pic:nvPicPr>
                  <pic:blipFill>
                    <a:blip r:embed="rId31"/>
                    <a:stretch>
                      <a:fillRect/>
                    </a:stretch>
                  </pic:blipFill>
                  <pic:spPr>
                    <a:xfrm>
                      <a:off x="0" y="0"/>
                      <a:ext cx="5306165" cy="5706271"/>
                    </a:xfrm>
                    <a:prstGeom prst="rect">
                      <a:avLst/>
                    </a:prstGeom>
                  </pic:spPr>
                </pic:pic>
              </a:graphicData>
            </a:graphic>
          </wp:inline>
        </w:drawing>
      </w:r>
    </w:p>
    <w:p w14:paraId="189F10EA" w14:textId="77777777" w:rsidR="002D6C81" w:rsidRDefault="002D6C81" w:rsidP="004A46CC">
      <w:pPr>
        <w:pStyle w:val="Heading3"/>
      </w:pPr>
      <w:bookmarkStart w:id="3331" w:name="_Toc475949496"/>
      <w:r>
        <w:t xml:space="preserve">Activity </w:t>
      </w:r>
      <w:r w:rsidR="00452C20">
        <w:t>Category- Equipment/Product Donation</w:t>
      </w:r>
      <w:bookmarkEnd w:id="3331"/>
    </w:p>
    <w:p w14:paraId="2958A21F" w14:textId="46925BFF" w:rsidR="002D6C81" w:rsidRPr="00B03F42" w:rsidRDefault="002D6C81" w:rsidP="002D6C81">
      <w:pPr>
        <w:pStyle w:val="Heading4"/>
        <w:numPr>
          <w:ilvl w:val="2"/>
          <w:numId w:val="2"/>
        </w:numPr>
      </w:pPr>
      <w:bookmarkStart w:id="3332" w:name="_Toc475949497"/>
      <w:r>
        <w:t>Business Requirements Changes</w:t>
      </w:r>
      <w:bookmarkEnd w:id="3332"/>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2D6C81" w:rsidRPr="00612C84" w14:paraId="635E06EC" w14:textId="77777777" w:rsidTr="00EC4385">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4850532E" w14:textId="77777777" w:rsidR="002D6C81" w:rsidRPr="00612C84" w:rsidRDefault="002D6C81" w:rsidP="00EC4385">
            <w:pPr>
              <w:jc w:val="center"/>
              <w:rPr>
                <w:sz w:val="18"/>
                <w:szCs w:val="28"/>
              </w:rPr>
            </w:pPr>
            <w:r>
              <w:rPr>
                <w:sz w:val="18"/>
                <w:szCs w:val="28"/>
              </w:rPr>
              <w:t>Original BR ID</w:t>
            </w:r>
          </w:p>
        </w:tc>
        <w:tc>
          <w:tcPr>
            <w:tcW w:w="7200" w:type="dxa"/>
            <w:shd w:val="clear" w:color="auto" w:fill="367CC1"/>
            <w:vAlign w:val="center"/>
          </w:tcPr>
          <w:p w14:paraId="4C93F655"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2D52D0" w:rsidRPr="00B66624" w14:paraId="234AE478" w14:textId="77777777" w:rsidTr="00EC4385">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293C8917" w14:textId="77777777" w:rsidR="002D52D0" w:rsidRPr="00B66624" w:rsidRDefault="002D52D0" w:rsidP="002D52D0">
            <w:pPr>
              <w:rPr>
                <w:color w:val="000000" w:themeColor="text1"/>
              </w:rPr>
            </w:pPr>
            <w:r>
              <w:rPr>
                <w:color w:val="000000" w:themeColor="text1"/>
              </w:rPr>
              <w:t>BR-EQU</w:t>
            </w:r>
            <w:r w:rsidRPr="00B66624">
              <w:rPr>
                <w:color w:val="000000" w:themeColor="text1"/>
              </w:rPr>
              <w:t>-001</w:t>
            </w:r>
          </w:p>
        </w:tc>
        <w:tc>
          <w:tcPr>
            <w:tcW w:w="7200" w:type="dxa"/>
          </w:tcPr>
          <w:p w14:paraId="12640CC7" w14:textId="77777777" w:rsidR="002D52D0" w:rsidRPr="00B66624" w:rsidRDefault="002D52D0" w:rsidP="002D52D0">
            <w:pPr>
              <w:cnfStyle w:val="000000100000" w:firstRow="0" w:lastRow="0" w:firstColumn="0" w:lastColumn="0" w:oddVBand="0" w:evenVBand="0" w:oddHBand="1" w:evenHBand="0" w:firstRowFirstColumn="0" w:firstRowLastColumn="0" w:lastRowFirstColumn="0" w:lastRowLastColumn="0"/>
              <w:rPr>
                <w:color w:val="000000" w:themeColor="text1"/>
              </w:rPr>
            </w:pPr>
            <w:r w:rsidRPr="00B66624">
              <w:rPr>
                <w:color w:val="000000" w:themeColor="text1"/>
              </w:rPr>
              <w:t xml:space="preserve">The request will follow the base grants and donations workflow </w:t>
            </w:r>
          </w:p>
        </w:tc>
      </w:tr>
      <w:tr w:rsidR="002D52D0" w:rsidRPr="00B66624" w14:paraId="4F1FD3BF" w14:textId="77777777" w:rsidTr="00EC4385">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0B2B8F96" w14:textId="77777777" w:rsidR="002D52D0" w:rsidRPr="00B66624" w:rsidRDefault="002D52D0" w:rsidP="002D52D0">
            <w:pPr>
              <w:rPr>
                <w:color w:val="000000" w:themeColor="text1"/>
              </w:rPr>
            </w:pPr>
            <w:r>
              <w:rPr>
                <w:color w:val="000000" w:themeColor="text1"/>
              </w:rPr>
              <w:t>BR-EQU</w:t>
            </w:r>
            <w:r w:rsidRPr="00B66624">
              <w:rPr>
                <w:color w:val="000000" w:themeColor="text1"/>
              </w:rPr>
              <w:t>-002</w:t>
            </w:r>
          </w:p>
        </w:tc>
        <w:tc>
          <w:tcPr>
            <w:tcW w:w="7200" w:type="dxa"/>
          </w:tcPr>
          <w:p w14:paraId="2130259E" w14:textId="77777777" w:rsidR="002D52D0" w:rsidRPr="00B66624" w:rsidRDefault="002D52D0" w:rsidP="002D52D0">
            <w:pPr>
              <w:cnfStyle w:val="000000000000" w:firstRow="0" w:lastRow="0" w:firstColumn="0" w:lastColumn="0" w:oddVBand="0" w:evenVBand="0" w:oddHBand="0" w:evenHBand="0" w:firstRowFirstColumn="0" w:firstRowLastColumn="0" w:lastRowFirstColumn="0" w:lastRowLastColumn="0"/>
              <w:rPr>
                <w:color w:val="000000" w:themeColor="text1"/>
              </w:rPr>
            </w:pPr>
            <w:r w:rsidRPr="00B66624">
              <w:rPr>
                <w:color w:val="000000" w:themeColor="text1"/>
              </w:rPr>
              <w:t>The customizations should be added to the base grants and donations request -</w:t>
            </w:r>
            <w:r>
              <w:rPr>
                <w:color w:val="000000" w:themeColor="text1"/>
              </w:rPr>
              <w:t xml:space="preserve"> activity category form</w:t>
            </w:r>
          </w:p>
        </w:tc>
      </w:tr>
    </w:tbl>
    <w:p w14:paraId="130B2CD1" w14:textId="77777777" w:rsidR="002D6C81" w:rsidRPr="001750D9" w:rsidRDefault="002D6C81" w:rsidP="002D6C81"/>
    <w:p w14:paraId="2EC30D04" w14:textId="77777777" w:rsidR="002D6C81" w:rsidRPr="00B03F42" w:rsidRDefault="002D6C81" w:rsidP="002D6C81">
      <w:pPr>
        <w:pStyle w:val="Heading4"/>
        <w:numPr>
          <w:ilvl w:val="2"/>
          <w:numId w:val="2"/>
        </w:numPr>
      </w:pPr>
      <w:bookmarkStart w:id="3333" w:name="_Toc475949498"/>
      <w:r>
        <w:t>Technical Customizations</w:t>
      </w:r>
      <w:bookmarkEnd w:id="3333"/>
    </w:p>
    <w:p w14:paraId="0BD72A0C" w14:textId="77777777" w:rsidR="002D6C81" w:rsidRDefault="002D6C81" w:rsidP="002D6C81">
      <w:pPr>
        <w:pStyle w:val="Heading5"/>
      </w:pPr>
      <w:bookmarkStart w:id="3334" w:name="_Toc475949499"/>
      <w:r>
        <w:lastRenderedPageBreak/>
        <w:t>Page Level Customizations</w:t>
      </w:r>
      <w:bookmarkEnd w:id="3334"/>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85"/>
        <w:gridCol w:w="1612"/>
        <w:gridCol w:w="1751"/>
        <w:gridCol w:w="3146"/>
        <w:gridCol w:w="1456"/>
      </w:tblGrid>
      <w:tr w:rsidR="002D6C81" w14:paraId="025BC6F1" w14:textId="77777777" w:rsidTr="00250E93">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5" w:type="dxa"/>
            <w:shd w:val="clear" w:color="auto" w:fill="367CC1"/>
            <w:vAlign w:val="center"/>
          </w:tcPr>
          <w:p w14:paraId="5874CECC" w14:textId="77777777" w:rsidR="002D6C81" w:rsidRPr="00612C84" w:rsidRDefault="002D6C81" w:rsidP="00EC4385">
            <w:pPr>
              <w:rPr>
                <w:sz w:val="18"/>
                <w:szCs w:val="28"/>
              </w:rPr>
            </w:pPr>
            <w:r>
              <w:rPr>
                <w:sz w:val="18"/>
                <w:szCs w:val="28"/>
              </w:rPr>
              <w:t>Attribute Type</w:t>
            </w:r>
          </w:p>
        </w:tc>
        <w:tc>
          <w:tcPr>
            <w:tcW w:w="1612" w:type="dxa"/>
            <w:shd w:val="clear" w:color="auto" w:fill="367CC1"/>
            <w:vAlign w:val="center"/>
          </w:tcPr>
          <w:p w14:paraId="142E4A0B"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751" w:type="dxa"/>
            <w:shd w:val="clear" w:color="auto" w:fill="367CC1"/>
            <w:vAlign w:val="center"/>
          </w:tcPr>
          <w:p w14:paraId="4EDB4AFB"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3146" w:type="dxa"/>
            <w:shd w:val="clear" w:color="auto" w:fill="367CC1"/>
            <w:vAlign w:val="center"/>
          </w:tcPr>
          <w:p w14:paraId="4DD867DC"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02153340" w14:textId="77777777" w:rsidR="002D6C81"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2D6C81" w:rsidRPr="006239F1" w14:paraId="16C5F2FF" w14:textId="77777777" w:rsidTr="00250E9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5" w:type="dxa"/>
          </w:tcPr>
          <w:p w14:paraId="15EBB0DF" w14:textId="77777777" w:rsidR="002D6C81" w:rsidRPr="006239F1" w:rsidRDefault="00250E93" w:rsidP="00EC4385">
            <w:pPr>
              <w:rPr>
                <w:b w:val="0"/>
                <w:color w:val="000000" w:themeColor="text1"/>
              </w:rPr>
            </w:pPr>
            <w:r>
              <w:rPr>
                <w:b w:val="0"/>
                <w:color w:val="000000" w:themeColor="text1"/>
              </w:rPr>
              <w:t>Data Capture</w:t>
            </w:r>
          </w:p>
        </w:tc>
        <w:tc>
          <w:tcPr>
            <w:tcW w:w="1612" w:type="dxa"/>
          </w:tcPr>
          <w:p w14:paraId="0DED10A9" w14:textId="77777777" w:rsidR="002D6C81" w:rsidRPr="006239F1" w:rsidRDefault="00250E93" w:rsidP="00EC438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Support Type</w:t>
            </w:r>
          </w:p>
        </w:tc>
        <w:tc>
          <w:tcPr>
            <w:tcW w:w="1751" w:type="dxa"/>
          </w:tcPr>
          <w:p w14:paraId="5AA4D158" w14:textId="77777777" w:rsidR="002D6C81" w:rsidRPr="006239F1" w:rsidRDefault="00250E93" w:rsidP="00EC438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“Support Type”</w:t>
            </w:r>
          </w:p>
        </w:tc>
        <w:tc>
          <w:tcPr>
            <w:tcW w:w="3146" w:type="dxa"/>
          </w:tcPr>
          <w:p w14:paraId="7FFFFC38" w14:textId="77777777" w:rsidR="002D6C81" w:rsidRPr="00F33323" w:rsidRDefault="00250E93" w:rsidP="00987291">
            <w:pPr>
              <w:pStyle w:val="ListParagraph"/>
              <w:numPr>
                <w:ilvl w:val="0"/>
                <w:numId w:val="25"/>
              </w:numPr>
              <w:ind w:left="361"/>
              <w:cnfStyle w:val="000000100000" w:firstRow="0" w:lastRow="0" w:firstColumn="0" w:lastColumn="0" w:oddVBand="0" w:evenVBand="0" w:oddHBand="1" w:evenHBand="0" w:firstRowFirstColumn="0" w:firstRowLastColumn="0" w:lastRowFirstColumn="0" w:lastRowLastColumn="0"/>
            </w:pPr>
            <w:r w:rsidRPr="00F33323">
              <w:t>Field Format: Dropdown</w:t>
            </w:r>
          </w:p>
          <w:p w14:paraId="1A7BE383" w14:textId="77777777" w:rsidR="00250E93" w:rsidRPr="00F33323" w:rsidRDefault="00250E93" w:rsidP="00987291">
            <w:pPr>
              <w:pStyle w:val="ListParagraph"/>
              <w:numPr>
                <w:ilvl w:val="0"/>
                <w:numId w:val="25"/>
              </w:numPr>
              <w:ind w:left="361"/>
              <w:cnfStyle w:val="000000100000" w:firstRow="0" w:lastRow="0" w:firstColumn="0" w:lastColumn="0" w:oddVBand="0" w:evenVBand="0" w:oddHBand="1" w:evenHBand="0" w:firstRowFirstColumn="0" w:firstRowLastColumn="0" w:lastRowFirstColumn="0" w:lastRowLastColumn="0"/>
            </w:pPr>
            <w:r w:rsidRPr="00F33323">
              <w:t>List Values: Product Infrastructure/Equipment</w:t>
            </w:r>
          </w:p>
          <w:p w14:paraId="1DD3D31C" w14:textId="77777777" w:rsidR="00250E93" w:rsidRPr="00F33323" w:rsidRDefault="00250E93" w:rsidP="00987291">
            <w:pPr>
              <w:pStyle w:val="ListParagraph"/>
              <w:numPr>
                <w:ilvl w:val="0"/>
                <w:numId w:val="25"/>
              </w:numPr>
              <w:ind w:left="361"/>
              <w:cnfStyle w:val="000000100000" w:firstRow="0" w:lastRow="0" w:firstColumn="0" w:lastColumn="0" w:oddVBand="0" w:evenVBand="0" w:oddHBand="1" w:evenHBand="0" w:firstRowFirstColumn="0" w:firstRowLastColumn="0" w:lastRowFirstColumn="0" w:lastRowLastColumn="0"/>
            </w:pPr>
            <w:r w:rsidRPr="00F33323">
              <w:t>Required: Yes</w:t>
            </w:r>
          </w:p>
          <w:p w14:paraId="6256ADB0" w14:textId="72E1B84F" w:rsidR="0061571A" w:rsidRPr="00F33323" w:rsidRDefault="0061571A" w:rsidP="00987291">
            <w:pPr>
              <w:pStyle w:val="ListParagraph"/>
              <w:numPr>
                <w:ilvl w:val="0"/>
                <w:numId w:val="25"/>
              </w:numPr>
              <w:ind w:left="361"/>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335" w:author="Michael Petite" w:date="2017-02-24T09:48:00Z">
              <w:r w:rsidR="000E327D" w:rsidRPr="00F33323" w:rsidDel="00987291">
                <w:delText>None</w:delText>
              </w:r>
            </w:del>
            <w:ins w:id="3336" w:author="Michael Petite" w:date="2017-02-24T09:48:00Z">
              <w:r w:rsidR="00987291">
                <w:t>A non-blank dropdown value must be selected</w:t>
              </w:r>
            </w:ins>
          </w:p>
        </w:tc>
        <w:tc>
          <w:tcPr>
            <w:tcW w:w="1456" w:type="dxa"/>
            <w:vAlign w:val="center"/>
          </w:tcPr>
          <w:p w14:paraId="325234F2" w14:textId="77777777" w:rsidR="002D6C81" w:rsidRPr="006239F1" w:rsidRDefault="00250E93" w:rsidP="00EC438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250E93" w:rsidRPr="006239F1" w14:paraId="0287EAEE" w14:textId="77777777" w:rsidTr="00250E93">
        <w:trPr>
          <w:trHeight w:val="436"/>
        </w:trPr>
        <w:tc>
          <w:tcPr>
            <w:cnfStyle w:val="001000000000" w:firstRow="0" w:lastRow="0" w:firstColumn="1" w:lastColumn="0" w:oddVBand="0" w:evenVBand="0" w:oddHBand="0" w:evenHBand="0" w:firstRowFirstColumn="0" w:firstRowLastColumn="0" w:lastRowFirstColumn="0" w:lastRowLastColumn="0"/>
            <w:tcW w:w="1385" w:type="dxa"/>
          </w:tcPr>
          <w:p w14:paraId="4307D443" w14:textId="77777777" w:rsidR="00250E93" w:rsidRDefault="00250E93" w:rsidP="00250E93">
            <w:pPr>
              <w:rPr>
                <w:b w:val="0"/>
                <w:color w:val="000000" w:themeColor="text1"/>
              </w:rPr>
            </w:pPr>
            <w:r>
              <w:rPr>
                <w:b w:val="0"/>
                <w:color w:val="000000" w:themeColor="text1"/>
              </w:rPr>
              <w:t>Data Capture</w:t>
            </w:r>
          </w:p>
        </w:tc>
        <w:tc>
          <w:tcPr>
            <w:tcW w:w="1612" w:type="dxa"/>
          </w:tcPr>
          <w:p w14:paraId="1E66EDF3" w14:textId="77777777" w:rsidR="00250E93" w:rsidRDefault="00250E93" w:rsidP="00250E9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 due diligence been conducted on the Recipient?</w:t>
            </w:r>
          </w:p>
        </w:tc>
        <w:tc>
          <w:tcPr>
            <w:tcW w:w="1751" w:type="dxa"/>
          </w:tcPr>
          <w:p w14:paraId="6DC3546C" w14:textId="77777777" w:rsidR="00250E93" w:rsidRDefault="00250E93" w:rsidP="00250E9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“Has due diligence been conducted on the Recipient?”</w:t>
            </w:r>
          </w:p>
        </w:tc>
        <w:tc>
          <w:tcPr>
            <w:tcW w:w="3146" w:type="dxa"/>
          </w:tcPr>
          <w:p w14:paraId="798AA892" w14:textId="77777777" w:rsidR="00250E93" w:rsidRPr="00F33323" w:rsidRDefault="00250E93" w:rsidP="00987291">
            <w:pPr>
              <w:pStyle w:val="ListParagraph"/>
              <w:numPr>
                <w:ilvl w:val="0"/>
                <w:numId w:val="25"/>
              </w:numPr>
              <w:ind w:left="361"/>
              <w:cnfStyle w:val="000000000000" w:firstRow="0" w:lastRow="0" w:firstColumn="0" w:lastColumn="0" w:oddVBand="0" w:evenVBand="0" w:oddHBand="0" w:evenHBand="0" w:firstRowFirstColumn="0" w:firstRowLastColumn="0" w:lastRowFirstColumn="0" w:lastRowLastColumn="0"/>
            </w:pPr>
            <w:r w:rsidRPr="00F33323">
              <w:t>Field Format: Yes/No Radio Button</w:t>
            </w:r>
          </w:p>
          <w:p w14:paraId="5771D443" w14:textId="77777777" w:rsidR="00250E93" w:rsidRPr="00F33323" w:rsidRDefault="00250E93" w:rsidP="00987291">
            <w:pPr>
              <w:pStyle w:val="ListParagraph"/>
              <w:numPr>
                <w:ilvl w:val="0"/>
                <w:numId w:val="25"/>
              </w:numPr>
              <w:ind w:left="361"/>
              <w:cnfStyle w:val="000000000000" w:firstRow="0" w:lastRow="0" w:firstColumn="0" w:lastColumn="0" w:oddVBand="0" w:evenVBand="0" w:oddHBand="0" w:evenHBand="0" w:firstRowFirstColumn="0" w:firstRowLastColumn="0" w:lastRowFirstColumn="0" w:lastRowLastColumn="0"/>
            </w:pPr>
            <w:r w:rsidRPr="00F33323">
              <w:t>Required: Yes</w:t>
            </w:r>
          </w:p>
          <w:p w14:paraId="44E8E57B" w14:textId="632A6DC4" w:rsidR="00250E93" w:rsidRPr="00F33323" w:rsidRDefault="00250E93" w:rsidP="00987291">
            <w:pPr>
              <w:pStyle w:val="ListParagraph"/>
              <w:numPr>
                <w:ilvl w:val="0"/>
                <w:numId w:val="25"/>
              </w:numPr>
              <w:ind w:left="361"/>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337" w:author="Michael Petite" w:date="2017-02-24T09:52:00Z">
              <w:r w:rsidR="000E327D" w:rsidRPr="00F33323" w:rsidDel="00987291">
                <w:delText>None</w:delText>
              </w:r>
            </w:del>
            <w:ins w:id="3338" w:author="Michael Petite" w:date="2017-02-24T09:52:00Z">
              <w:r w:rsidR="00987291">
                <w:t>Yes or no must be selected</w:t>
              </w:r>
            </w:ins>
          </w:p>
        </w:tc>
        <w:tc>
          <w:tcPr>
            <w:tcW w:w="1456" w:type="dxa"/>
            <w:vAlign w:val="center"/>
          </w:tcPr>
          <w:p w14:paraId="35B8830A" w14:textId="77777777" w:rsidR="00250E93" w:rsidRDefault="00250E93" w:rsidP="00250E9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250E93" w:rsidRPr="006239F1" w14:paraId="73171A3E" w14:textId="77777777" w:rsidTr="00250E9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5" w:type="dxa"/>
          </w:tcPr>
          <w:p w14:paraId="334C6D33" w14:textId="77777777" w:rsidR="00250E93" w:rsidRDefault="00250E93" w:rsidP="00250E93">
            <w:pPr>
              <w:rPr>
                <w:b w:val="0"/>
                <w:color w:val="000000" w:themeColor="text1"/>
              </w:rPr>
            </w:pPr>
            <w:r>
              <w:rPr>
                <w:b w:val="0"/>
                <w:color w:val="000000" w:themeColor="text1"/>
              </w:rPr>
              <w:t>Data Capture</w:t>
            </w:r>
          </w:p>
        </w:tc>
        <w:tc>
          <w:tcPr>
            <w:tcW w:w="1612" w:type="dxa"/>
          </w:tcPr>
          <w:p w14:paraId="160614F9" w14:textId="77777777" w:rsidR="00250E93" w:rsidRDefault="00250E93" w:rsidP="00250E9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Purpose of request</w:t>
            </w:r>
          </w:p>
        </w:tc>
        <w:tc>
          <w:tcPr>
            <w:tcW w:w="1751" w:type="dxa"/>
          </w:tcPr>
          <w:p w14:paraId="025F5DF7" w14:textId="77777777" w:rsidR="00250E93" w:rsidRDefault="00250E93" w:rsidP="00250E9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“Purpose of request”</w:t>
            </w:r>
          </w:p>
        </w:tc>
        <w:tc>
          <w:tcPr>
            <w:tcW w:w="3146" w:type="dxa"/>
          </w:tcPr>
          <w:p w14:paraId="1FA4877A" w14:textId="77777777" w:rsidR="00250E93" w:rsidRPr="00F33323" w:rsidRDefault="00250E93" w:rsidP="00987291">
            <w:pPr>
              <w:pStyle w:val="ListParagraph"/>
              <w:numPr>
                <w:ilvl w:val="0"/>
                <w:numId w:val="25"/>
              </w:numPr>
              <w:ind w:left="451"/>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05EE1663" w14:textId="77777777" w:rsidR="00250E93" w:rsidRPr="00F33323" w:rsidRDefault="00250E93" w:rsidP="00987291">
            <w:pPr>
              <w:pStyle w:val="ListParagraph"/>
              <w:numPr>
                <w:ilvl w:val="0"/>
                <w:numId w:val="25"/>
              </w:numPr>
              <w:ind w:left="451"/>
              <w:cnfStyle w:val="000000100000" w:firstRow="0" w:lastRow="0" w:firstColumn="0" w:lastColumn="0" w:oddVBand="0" w:evenVBand="0" w:oddHBand="1" w:evenHBand="0" w:firstRowFirstColumn="0" w:firstRowLastColumn="0" w:lastRowFirstColumn="0" w:lastRowLastColumn="0"/>
            </w:pPr>
            <w:r w:rsidRPr="00F33323">
              <w:t>Required: Yes</w:t>
            </w:r>
          </w:p>
          <w:p w14:paraId="19DD8DE3" w14:textId="56CD0995" w:rsidR="00250E93" w:rsidRPr="00F33323" w:rsidRDefault="00250E93" w:rsidP="00987291">
            <w:pPr>
              <w:pStyle w:val="ListParagraph"/>
              <w:numPr>
                <w:ilvl w:val="0"/>
                <w:numId w:val="25"/>
              </w:numPr>
              <w:ind w:left="451"/>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339" w:author="Michael Petite" w:date="2017-02-24T09:52:00Z">
              <w:r w:rsidR="000E327D" w:rsidRPr="00F33323" w:rsidDel="00987291">
                <w:delText>None</w:delText>
              </w:r>
            </w:del>
            <w:ins w:id="3340" w:author="Michael Petite" w:date="2017-02-24T09:52:00Z">
              <w:r w:rsidR="00987291">
                <w:t>Text must be present in the field</w:t>
              </w:r>
            </w:ins>
          </w:p>
          <w:p w14:paraId="63990099" w14:textId="77777777" w:rsidR="0061571A" w:rsidRPr="00F33323" w:rsidRDefault="0061571A" w:rsidP="00987291">
            <w:pPr>
              <w:pStyle w:val="ListParagraph"/>
              <w:numPr>
                <w:ilvl w:val="0"/>
                <w:numId w:val="25"/>
              </w:numPr>
              <w:ind w:left="451"/>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7FB8E431" w14:textId="77777777" w:rsidR="00250E93" w:rsidRDefault="00250E93" w:rsidP="00250E9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250E93" w:rsidRPr="006239F1" w14:paraId="4B4AA4F8" w14:textId="77777777" w:rsidTr="00250E93">
        <w:trPr>
          <w:trHeight w:val="436"/>
        </w:trPr>
        <w:tc>
          <w:tcPr>
            <w:cnfStyle w:val="001000000000" w:firstRow="0" w:lastRow="0" w:firstColumn="1" w:lastColumn="0" w:oddVBand="0" w:evenVBand="0" w:oddHBand="0" w:evenHBand="0" w:firstRowFirstColumn="0" w:firstRowLastColumn="0" w:lastRowFirstColumn="0" w:lastRowLastColumn="0"/>
            <w:tcW w:w="1385" w:type="dxa"/>
          </w:tcPr>
          <w:p w14:paraId="5856B2D6" w14:textId="77777777" w:rsidR="00250E93" w:rsidRDefault="00250E93" w:rsidP="00250E93">
            <w:pPr>
              <w:rPr>
                <w:b w:val="0"/>
                <w:color w:val="000000" w:themeColor="text1"/>
              </w:rPr>
            </w:pPr>
            <w:r>
              <w:rPr>
                <w:b w:val="0"/>
                <w:color w:val="000000" w:themeColor="text1"/>
              </w:rPr>
              <w:t>Data Capture</w:t>
            </w:r>
          </w:p>
        </w:tc>
        <w:tc>
          <w:tcPr>
            <w:tcW w:w="1612" w:type="dxa"/>
          </w:tcPr>
          <w:p w14:paraId="11178E64" w14:textId="77777777" w:rsidR="00250E93" w:rsidRDefault="00250E93" w:rsidP="00250E9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Was the request initiated by Teva?</w:t>
            </w:r>
          </w:p>
        </w:tc>
        <w:tc>
          <w:tcPr>
            <w:tcW w:w="1751" w:type="dxa"/>
          </w:tcPr>
          <w:p w14:paraId="4FBE5337" w14:textId="77777777" w:rsidR="00250E93" w:rsidRDefault="00250E93" w:rsidP="00250E9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“Was the request initiated by Teva?”</w:t>
            </w:r>
          </w:p>
        </w:tc>
        <w:tc>
          <w:tcPr>
            <w:tcW w:w="3146" w:type="dxa"/>
          </w:tcPr>
          <w:p w14:paraId="538B4A5C" w14:textId="77777777" w:rsidR="00250E93" w:rsidRPr="00F33323" w:rsidRDefault="00250E93" w:rsidP="00D50343">
            <w:pPr>
              <w:pStyle w:val="ListParagraph"/>
              <w:numPr>
                <w:ilvl w:val="0"/>
                <w:numId w:val="25"/>
              </w:numPr>
              <w:ind w:left="361"/>
              <w:cnfStyle w:val="000000000000" w:firstRow="0" w:lastRow="0" w:firstColumn="0" w:lastColumn="0" w:oddVBand="0" w:evenVBand="0" w:oddHBand="0" w:evenHBand="0" w:firstRowFirstColumn="0" w:firstRowLastColumn="0" w:lastRowFirstColumn="0" w:lastRowLastColumn="0"/>
            </w:pPr>
            <w:r w:rsidRPr="00F33323">
              <w:t>Field Format: Yes/No Radio Button</w:t>
            </w:r>
          </w:p>
          <w:p w14:paraId="21B07C0C" w14:textId="77777777" w:rsidR="00250E93" w:rsidRPr="00F33323" w:rsidRDefault="00250E93" w:rsidP="00D50343">
            <w:pPr>
              <w:pStyle w:val="ListParagraph"/>
              <w:numPr>
                <w:ilvl w:val="0"/>
                <w:numId w:val="25"/>
              </w:numPr>
              <w:ind w:left="361"/>
              <w:cnfStyle w:val="000000000000" w:firstRow="0" w:lastRow="0" w:firstColumn="0" w:lastColumn="0" w:oddVBand="0" w:evenVBand="0" w:oddHBand="0" w:evenHBand="0" w:firstRowFirstColumn="0" w:firstRowLastColumn="0" w:lastRowFirstColumn="0" w:lastRowLastColumn="0"/>
            </w:pPr>
            <w:r w:rsidRPr="00F33323">
              <w:t>Required: Yes</w:t>
            </w:r>
          </w:p>
          <w:p w14:paraId="0A939CEC" w14:textId="73F0765A" w:rsidR="00250E93" w:rsidRPr="00F33323" w:rsidRDefault="00250E93" w:rsidP="00D50343">
            <w:pPr>
              <w:pStyle w:val="ListParagraph"/>
              <w:numPr>
                <w:ilvl w:val="0"/>
                <w:numId w:val="25"/>
              </w:numPr>
              <w:ind w:left="361"/>
              <w:cnfStyle w:val="000000000000" w:firstRow="0" w:lastRow="0" w:firstColumn="0" w:lastColumn="0" w:oddVBand="0" w:evenVBand="0" w:oddHBand="0" w:evenHBand="0" w:firstRowFirstColumn="0" w:firstRowLastColumn="0" w:lastRowFirstColumn="0" w:lastRowLastColumn="0"/>
            </w:pPr>
            <w:r w:rsidRPr="00F33323">
              <w:t>Validation:</w:t>
            </w:r>
            <w:ins w:id="3341" w:author="Michael Petite" w:date="2017-02-24T09:55:00Z">
              <w:r w:rsidR="00D50343">
                <w:t xml:space="preserve"> Yes or no must be selected </w:t>
              </w:r>
            </w:ins>
          </w:p>
        </w:tc>
        <w:tc>
          <w:tcPr>
            <w:tcW w:w="1456" w:type="dxa"/>
            <w:vAlign w:val="center"/>
          </w:tcPr>
          <w:p w14:paraId="5BF7C4ED" w14:textId="77777777" w:rsidR="00250E93" w:rsidRDefault="00250E93" w:rsidP="00250E9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250E93" w:rsidRPr="006239F1" w14:paraId="065F7D82" w14:textId="77777777" w:rsidTr="00250E9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5" w:type="dxa"/>
          </w:tcPr>
          <w:p w14:paraId="09A79504" w14:textId="77777777" w:rsidR="00250E93" w:rsidRDefault="00250E93" w:rsidP="00250E93">
            <w:pPr>
              <w:rPr>
                <w:b w:val="0"/>
                <w:color w:val="000000" w:themeColor="text1"/>
              </w:rPr>
            </w:pPr>
            <w:r>
              <w:rPr>
                <w:b w:val="0"/>
                <w:color w:val="000000" w:themeColor="text1"/>
              </w:rPr>
              <w:t>Data Capture</w:t>
            </w:r>
          </w:p>
        </w:tc>
        <w:tc>
          <w:tcPr>
            <w:tcW w:w="1612" w:type="dxa"/>
          </w:tcPr>
          <w:p w14:paraId="7D0C6289" w14:textId="77777777" w:rsidR="00250E93" w:rsidRDefault="00250E93" w:rsidP="00250E9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Please Explain </w:t>
            </w:r>
          </w:p>
        </w:tc>
        <w:tc>
          <w:tcPr>
            <w:tcW w:w="1751" w:type="dxa"/>
          </w:tcPr>
          <w:p w14:paraId="5F2D28CA" w14:textId="77777777" w:rsidR="00250E93" w:rsidRDefault="00250E93" w:rsidP="00250E9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“Please Explain”</w:t>
            </w:r>
          </w:p>
        </w:tc>
        <w:tc>
          <w:tcPr>
            <w:tcW w:w="3146" w:type="dxa"/>
          </w:tcPr>
          <w:p w14:paraId="6282B382" w14:textId="77777777" w:rsidR="00250E93" w:rsidRPr="00F33323" w:rsidRDefault="00250E93" w:rsidP="00250E93">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Free text box </w:t>
            </w:r>
          </w:p>
          <w:p w14:paraId="4B2D722B" w14:textId="77777777" w:rsidR="00E97CDD" w:rsidRPr="00F33323" w:rsidRDefault="00E97CDD" w:rsidP="00E97CDD">
            <w:pPr>
              <w:pStyle w:val="ListParagraph"/>
              <w:numPr>
                <w:ilvl w:val="0"/>
                <w:numId w:val="21"/>
              </w:numPr>
              <w:ind w:left="391" w:hanging="391"/>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2981C3B3" w14:textId="77777777" w:rsidR="00250E93" w:rsidRPr="00F33323" w:rsidRDefault="00250E93" w:rsidP="00D50343">
            <w:pPr>
              <w:pStyle w:val="ListParagraph"/>
              <w:numPr>
                <w:ilvl w:val="0"/>
                <w:numId w:val="25"/>
              </w:numPr>
              <w:ind w:left="361"/>
              <w:cnfStyle w:val="000000100000" w:firstRow="0" w:lastRow="0" w:firstColumn="0" w:lastColumn="0" w:oddVBand="0" w:evenVBand="0" w:oddHBand="1" w:evenHBand="0" w:firstRowFirstColumn="0" w:firstRowLastColumn="0" w:lastRowFirstColumn="0" w:lastRowLastColumn="0"/>
            </w:pPr>
            <w:r w:rsidRPr="00F33323">
              <w:t>Validation: Field will be displayed only when “Yes” is selected for “Was the request initiated by Teva?”</w:t>
            </w:r>
          </w:p>
          <w:p w14:paraId="723D68F7" w14:textId="77777777" w:rsidR="0061571A" w:rsidRPr="00F33323" w:rsidRDefault="0061571A" w:rsidP="00D50343">
            <w:pPr>
              <w:pStyle w:val="ListParagraph"/>
              <w:numPr>
                <w:ilvl w:val="0"/>
                <w:numId w:val="25"/>
              </w:numPr>
              <w:ind w:left="361"/>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38F0BBC0" w14:textId="77777777" w:rsidR="00250E93" w:rsidRDefault="00250E93" w:rsidP="00250E9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250E93" w:rsidRPr="006239F1" w14:paraId="31BD12A6" w14:textId="77777777" w:rsidTr="00250E93">
        <w:trPr>
          <w:trHeight w:val="436"/>
        </w:trPr>
        <w:tc>
          <w:tcPr>
            <w:cnfStyle w:val="001000000000" w:firstRow="0" w:lastRow="0" w:firstColumn="1" w:lastColumn="0" w:oddVBand="0" w:evenVBand="0" w:oddHBand="0" w:evenHBand="0" w:firstRowFirstColumn="0" w:firstRowLastColumn="0" w:lastRowFirstColumn="0" w:lastRowLastColumn="0"/>
            <w:tcW w:w="1385" w:type="dxa"/>
          </w:tcPr>
          <w:p w14:paraId="185EA604" w14:textId="77777777" w:rsidR="00250E93" w:rsidRDefault="00250E93" w:rsidP="00250E93">
            <w:pPr>
              <w:rPr>
                <w:b w:val="0"/>
                <w:color w:val="000000" w:themeColor="text1"/>
              </w:rPr>
            </w:pPr>
            <w:r>
              <w:rPr>
                <w:b w:val="0"/>
                <w:color w:val="000000" w:themeColor="text1"/>
              </w:rPr>
              <w:t>Data Capture</w:t>
            </w:r>
          </w:p>
        </w:tc>
        <w:tc>
          <w:tcPr>
            <w:tcW w:w="1612" w:type="dxa"/>
          </w:tcPr>
          <w:p w14:paraId="0213AD5E" w14:textId="77777777" w:rsidR="00250E93" w:rsidRPr="00841CA6" w:rsidRDefault="00250E93" w:rsidP="00250E93">
            <w:pPr>
              <w:cnfStyle w:val="000000000000" w:firstRow="0" w:lastRow="0" w:firstColumn="0" w:lastColumn="0" w:oddVBand="0" w:evenVBand="0" w:oddHBand="0" w:evenHBand="0" w:firstRowFirstColumn="0" w:firstRowLastColumn="0" w:lastRowFirstColumn="0" w:lastRowLastColumn="0"/>
              <w:rPr>
                <w:rFonts w:eastAsia="Times New Roman" w:cs="Arial"/>
              </w:rPr>
            </w:pPr>
            <w:r>
              <w:rPr>
                <w:rFonts w:eastAsia="Times New Roman" w:cs="Arial"/>
              </w:rPr>
              <w:t>Summarize how the organization was selected</w:t>
            </w:r>
          </w:p>
          <w:p w14:paraId="47EE8E52" w14:textId="77777777" w:rsidR="00250E93" w:rsidRDefault="00250E93" w:rsidP="00250E93">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751" w:type="dxa"/>
          </w:tcPr>
          <w:p w14:paraId="25D6A8D9" w14:textId="77777777" w:rsidR="00250E93" w:rsidRDefault="00250E93" w:rsidP="00250E93">
            <w:pPr>
              <w:cnfStyle w:val="000000000000" w:firstRow="0" w:lastRow="0" w:firstColumn="0" w:lastColumn="0" w:oddVBand="0" w:evenVBand="0" w:oddHBand="0" w:evenHBand="0" w:firstRowFirstColumn="0" w:firstRowLastColumn="0" w:lastRowFirstColumn="0" w:lastRowLastColumn="0"/>
              <w:rPr>
                <w:color w:val="000000" w:themeColor="text1"/>
              </w:rPr>
            </w:pPr>
            <w:r w:rsidRPr="00841CA6">
              <w:t xml:space="preserve">Add new field- </w:t>
            </w:r>
            <w:r w:rsidRPr="00841CA6">
              <w:rPr>
                <w:rFonts w:eastAsia="Times New Roman" w:cs="Arial"/>
              </w:rPr>
              <w:t xml:space="preserve"> </w:t>
            </w:r>
            <w:r>
              <w:rPr>
                <w:rFonts w:eastAsia="Times New Roman" w:cs="Arial"/>
              </w:rPr>
              <w:t>Summarize how the organization was selected</w:t>
            </w:r>
          </w:p>
        </w:tc>
        <w:tc>
          <w:tcPr>
            <w:tcW w:w="3146" w:type="dxa"/>
          </w:tcPr>
          <w:p w14:paraId="37185B22" w14:textId="77777777" w:rsidR="00250E93" w:rsidRPr="00F33323" w:rsidRDefault="00250E93" w:rsidP="00250E93">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Free text field </w:t>
            </w:r>
          </w:p>
          <w:p w14:paraId="3C6CFA13" w14:textId="77777777" w:rsidR="00250E93" w:rsidRPr="00F33323" w:rsidRDefault="00250E93" w:rsidP="00250E93">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3BC272C2" w14:textId="213CA532" w:rsidR="00250E93" w:rsidRPr="00F33323" w:rsidRDefault="00250E93" w:rsidP="00D50343">
            <w:pPr>
              <w:pStyle w:val="ListParagraph"/>
              <w:numPr>
                <w:ilvl w:val="0"/>
                <w:numId w:val="25"/>
              </w:numPr>
              <w:ind w:left="361"/>
              <w:cnfStyle w:val="000000000000" w:firstRow="0" w:lastRow="0" w:firstColumn="0" w:lastColumn="0" w:oddVBand="0" w:evenVBand="0" w:oddHBand="0" w:evenHBand="0" w:firstRowFirstColumn="0" w:firstRowLastColumn="0" w:lastRowFirstColumn="0" w:lastRowLastColumn="0"/>
            </w:pPr>
            <w:r w:rsidRPr="00F33323">
              <w:t xml:space="preserve">Validation: </w:t>
            </w:r>
            <w:del w:id="3342" w:author="Michael Petite" w:date="2017-02-24T10:16:00Z">
              <w:r w:rsidR="000E327D" w:rsidRPr="00F33323" w:rsidDel="00E46D53">
                <w:delText>None</w:delText>
              </w:r>
            </w:del>
            <w:ins w:id="3343" w:author="Michael Petite" w:date="2017-02-24T10:16:00Z">
              <w:r w:rsidR="00E46D53">
                <w:t>Text must be present in this field</w:t>
              </w:r>
            </w:ins>
          </w:p>
          <w:p w14:paraId="2DB95DBC" w14:textId="77777777" w:rsidR="00231D28" w:rsidRPr="00F33323" w:rsidRDefault="00231D28" w:rsidP="00D50343">
            <w:pPr>
              <w:pStyle w:val="ListParagraph"/>
              <w:numPr>
                <w:ilvl w:val="0"/>
                <w:numId w:val="25"/>
              </w:numPr>
              <w:ind w:left="361"/>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vAlign w:val="center"/>
          </w:tcPr>
          <w:p w14:paraId="3B4DC64C" w14:textId="77777777" w:rsidR="00250E93" w:rsidRDefault="00250E93" w:rsidP="00250E9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250E93" w:rsidRPr="006239F1" w14:paraId="329EFEF1" w14:textId="77777777" w:rsidTr="00F20D0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5" w:type="dxa"/>
          </w:tcPr>
          <w:p w14:paraId="3D813742" w14:textId="77777777" w:rsidR="00250E93" w:rsidRDefault="00250E93" w:rsidP="00250E93">
            <w:pPr>
              <w:rPr>
                <w:b w:val="0"/>
                <w:color w:val="000000" w:themeColor="text1"/>
              </w:rPr>
            </w:pPr>
            <w:r>
              <w:rPr>
                <w:b w:val="0"/>
                <w:color w:val="000000" w:themeColor="text1"/>
              </w:rPr>
              <w:t>Data Capture</w:t>
            </w:r>
          </w:p>
        </w:tc>
        <w:tc>
          <w:tcPr>
            <w:tcW w:w="1612" w:type="dxa"/>
          </w:tcPr>
          <w:p w14:paraId="2131A75C" w14:textId="77777777" w:rsidR="00250E93" w:rsidRPr="00841CA6" w:rsidRDefault="00250E93" w:rsidP="00250E93">
            <w:pPr>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 xml:space="preserve">Has Teva provided a Donation to this </w:t>
            </w:r>
            <w:r w:rsidR="009A008C">
              <w:rPr>
                <w:rFonts w:eastAsia="Times New Roman" w:cs="Arial"/>
              </w:rPr>
              <w:t>recipient</w:t>
            </w:r>
            <w:r>
              <w:rPr>
                <w:rFonts w:eastAsia="Times New Roman" w:cs="Arial"/>
              </w:rPr>
              <w:t xml:space="preserve"> </w:t>
            </w:r>
            <w:r w:rsidRPr="00841CA6">
              <w:rPr>
                <w:rFonts w:eastAsia="Times New Roman" w:cs="Arial"/>
              </w:rPr>
              <w:t xml:space="preserve">in the </w:t>
            </w:r>
          </w:p>
          <w:p w14:paraId="08EE39BC" w14:textId="77777777" w:rsidR="00250E93" w:rsidRPr="00841CA6" w:rsidRDefault="00250E93" w:rsidP="00250E9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41CA6">
              <w:rPr>
                <w:rFonts w:eastAsia="Times New Roman" w:cs="Arial"/>
              </w:rPr>
              <w:t xml:space="preserve">past 12 months? </w:t>
            </w:r>
          </w:p>
          <w:p w14:paraId="36299573" w14:textId="77777777" w:rsidR="00250E93" w:rsidRDefault="00250E93" w:rsidP="00250E93">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751" w:type="dxa"/>
          </w:tcPr>
          <w:p w14:paraId="7457206F" w14:textId="77777777" w:rsidR="009A008C" w:rsidRPr="00841CA6" w:rsidRDefault="00250E93" w:rsidP="009A008C">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41CA6">
              <w:t xml:space="preserve">Add new field- </w:t>
            </w:r>
            <w:r w:rsidRPr="00841CA6">
              <w:rPr>
                <w:rFonts w:eastAsia="Times New Roman" w:cs="Arial"/>
              </w:rPr>
              <w:t xml:space="preserve"> </w:t>
            </w:r>
            <w:r w:rsidR="009A008C">
              <w:rPr>
                <w:rFonts w:eastAsia="Times New Roman" w:cs="Arial"/>
              </w:rPr>
              <w:t xml:space="preserve"> Has Teva provided a Donation to this recipient </w:t>
            </w:r>
            <w:r w:rsidR="009A008C" w:rsidRPr="00841CA6">
              <w:rPr>
                <w:rFonts w:eastAsia="Times New Roman" w:cs="Arial"/>
              </w:rPr>
              <w:t xml:space="preserve">in the </w:t>
            </w:r>
          </w:p>
          <w:p w14:paraId="4D84435A" w14:textId="77777777" w:rsidR="009A008C" w:rsidRPr="00841CA6" w:rsidRDefault="009A008C" w:rsidP="009A008C">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41CA6">
              <w:rPr>
                <w:rFonts w:eastAsia="Times New Roman" w:cs="Arial"/>
              </w:rPr>
              <w:t xml:space="preserve">past 12 months? </w:t>
            </w:r>
          </w:p>
          <w:p w14:paraId="6618A571" w14:textId="77777777" w:rsidR="00250E93" w:rsidRDefault="00250E93" w:rsidP="00250E93">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146" w:type="dxa"/>
          </w:tcPr>
          <w:p w14:paraId="5A8FC068" w14:textId="77777777" w:rsidR="00250E93" w:rsidRPr="00F33323" w:rsidRDefault="00250E93" w:rsidP="00250E93">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Yes/No radio button </w:t>
            </w:r>
          </w:p>
          <w:p w14:paraId="57D5463F" w14:textId="77777777" w:rsidR="00250E93" w:rsidRPr="00F33323" w:rsidRDefault="00250E93" w:rsidP="00250E93">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2BF4D161" w14:textId="18B1ECAC" w:rsidR="00250E93" w:rsidRPr="00F33323" w:rsidRDefault="00250E93" w:rsidP="00E46D53">
            <w:pPr>
              <w:pStyle w:val="ListParagraph"/>
              <w:numPr>
                <w:ilvl w:val="0"/>
                <w:numId w:val="25"/>
              </w:numPr>
              <w:ind w:left="361"/>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344" w:author="Michael Petite" w:date="2017-02-24T10:17:00Z">
              <w:r w:rsidR="000E327D" w:rsidRPr="00F33323" w:rsidDel="00E46D53">
                <w:delText>None</w:delText>
              </w:r>
            </w:del>
            <w:ins w:id="3345" w:author="Michael Petite" w:date="2017-02-24T10:17:00Z">
              <w:r w:rsidR="00E46D53">
                <w:t>Yes or no must be selected</w:t>
              </w:r>
            </w:ins>
          </w:p>
        </w:tc>
        <w:tc>
          <w:tcPr>
            <w:tcW w:w="1456" w:type="dxa"/>
          </w:tcPr>
          <w:p w14:paraId="6A113EB1" w14:textId="77777777" w:rsidR="00250E93" w:rsidRDefault="00250E93" w:rsidP="00250E93">
            <w:pPr>
              <w:cnfStyle w:val="000000100000" w:firstRow="0" w:lastRow="0" w:firstColumn="0" w:lastColumn="0" w:oddVBand="0" w:evenVBand="0" w:oddHBand="1" w:evenHBand="0" w:firstRowFirstColumn="0" w:firstRowLastColumn="0" w:lastRowFirstColumn="0" w:lastRowLastColumn="0"/>
              <w:rPr>
                <w:color w:val="000000" w:themeColor="text1"/>
              </w:rPr>
            </w:pPr>
            <w:r w:rsidRPr="006942F4">
              <w:rPr>
                <w:color w:val="000000" w:themeColor="text1"/>
              </w:rPr>
              <w:t>New</w:t>
            </w:r>
          </w:p>
        </w:tc>
      </w:tr>
      <w:tr w:rsidR="00250E93" w:rsidRPr="006239F1" w14:paraId="1E1775C4" w14:textId="77777777" w:rsidTr="00F20D0C">
        <w:trPr>
          <w:trHeight w:val="436"/>
        </w:trPr>
        <w:tc>
          <w:tcPr>
            <w:cnfStyle w:val="001000000000" w:firstRow="0" w:lastRow="0" w:firstColumn="1" w:lastColumn="0" w:oddVBand="0" w:evenVBand="0" w:oddHBand="0" w:evenHBand="0" w:firstRowFirstColumn="0" w:firstRowLastColumn="0" w:lastRowFirstColumn="0" w:lastRowLastColumn="0"/>
            <w:tcW w:w="1385" w:type="dxa"/>
          </w:tcPr>
          <w:p w14:paraId="18A739F2" w14:textId="77777777" w:rsidR="00250E93" w:rsidRDefault="00250E93" w:rsidP="00250E93">
            <w:pPr>
              <w:rPr>
                <w:b w:val="0"/>
                <w:color w:val="000000" w:themeColor="text1"/>
              </w:rPr>
            </w:pPr>
            <w:r>
              <w:rPr>
                <w:b w:val="0"/>
                <w:color w:val="000000" w:themeColor="text1"/>
              </w:rPr>
              <w:t>Data Capture</w:t>
            </w:r>
          </w:p>
        </w:tc>
        <w:tc>
          <w:tcPr>
            <w:tcW w:w="1612" w:type="dxa"/>
          </w:tcPr>
          <w:p w14:paraId="6266BCF2" w14:textId="77777777" w:rsidR="00250E93" w:rsidRDefault="00250E93" w:rsidP="00250E93">
            <w:pPr>
              <w:cnfStyle w:val="000000000000" w:firstRow="0" w:lastRow="0" w:firstColumn="0" w:lastColumn="0" w:oddVBand="0" w:evenVBand="0" w:oddHBand="0" w:evenHBand="0" w:firstRowFirstColumn="0" w:firstRowLastColumn="0" w:lastRowFirstColumn="0" w:lastRowLastColumn="0"/>
              <w:rPr>
                <w:color w:val="000000" w:themeColor="text1"/>
              </w:rPr>
            </w:pPr>
            <w:r>
              <w:rPr>
                <w:rFonts w:cs="Arial"/>
              </w:rPr>
              <w:t>Please List</w:t>
            </w:r>
          </w:p>
        </w:tc>
        <w:tc>
          <w:tcPr>
            <w:tcW w:w="1751" w:type="dxa"/>
          </w:tcPr>
          <w:p w14:paraId="1A6B8D6C" w14:textId="77777777" w:rsidR="00250E93" w:rsidRDefault="00250E93" w:rsidP="00250E93">
            <w:pPr>
              <w:cnfStyle w:val="000000000000" w:firstRow="0" w:lastRow="0" w:firstColumn="0" w:lastColumn="0" w:oddVBand="0" w:evenVBand="0" w:oddHBand="0" w:evenHBand="0" w:firstRowFirstColumn="0" w:firstRowLastColumn="0" w:lastRowFirstColumn="0" w:lastRowLastColumn="0"/>
              <w:rPr>
                <w:color w:val="000000" w:themeColor="text1"/>
              </w:rPr>
            </w:pPr>
            <w:r w:rsidRPr="00841CA6">
              <w:t xml:space="preserve">Add New Field- </w:t>
            </w:r>
            <w:r w:rsidRPr="00841CA6">
              <w:rPr>
                <w:rFonts w:cs="Arial"/>
              </w:rPr>
              <w:t xml:space="preserve"> </w:t>
            </w:r>
            <w:r>
              <w:rPr>
                <w:rFonts w:cs="Arial"/>
              </w:rPr>
              <w:t>Please List</w:t>
            </w:r>
          </w:p>
        </w:tc>
        <w:tc>
          <w:tcPr>
            <w:tcW w:w="3146" w:type="dxa"/>
          </w:tcPr>
          <w:p w14:paraId="2B1D253A" w14:textId="77777777" w:rsidR="00250E93" w:rsidRPr="00F33323" w:rsidRDefault="00250E93" w:rsidP="00250E93">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Free text box </w:t>
            </w:r>
          </w:p>
          <w:p w14:paraId="1829F65E" w14:textId="77777777" w:rsidR="00E97CDD" w:rsidRPr="00F33323" w:rsidRDefault="00E97CDD" w:rsidP="00E97CDD">
            <w:pPr>
              <w:pStyle w:val="ListParagraph"/>
              <w:numPr>
                <w:ilvl w:val="0"/>
                <w:numId w:val="21"/>
              </w:numPr>
              <w:ind w:left="391" w:hanging="391"/>
              <w:cnfStyle w:val="000000000000" w:firstRow="0" w:lastRow="0" w:firstColumn="0" w:lastColumn="0" w:oddVBand="0" w:evenVBand="0" w:oddHBand="0" w:evenHBand="0" w:firstRowFirstColumn="0" w:firstRowLastColumn="0" w:lastRowFirstColumn="0" w:lastRowLastColumn="0"/>
            </w:pPr>
            <w:r w:rsidRPr="00F33323">
              <w:lastRenderedPageBreak/>
              <w:t>Required: Yes, if Yes is selected for “Previous Field”, otherwise no</w:t>
            </w:r>
          </w:p>
          <w:p w14:paraId="1CDD34E4" w14:textId="77777777" w:rsidR="00250E93" w:rsidRPr="00F33323" w:rsidRDefault="00250E93" w:rsidP="00250E9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eastAsia="Times New Roman" w:cs="Arial"/>
              </w:rPr>
            </w:pPr>
            <w:r w:rsidRPr="00F33323">
              <w:t>Validation: Field will be displayed only when Yes is selected for “</w:t>
            </w:r>
            <w:r w:rsidRPr="00F33323">
              <w:rPr>
                <w:rFonts w:eastAsia="Times New Roman" w:cs="Arial"/>
              </w:rPr>
              <w:t xml:space="preserve">Has Teva </w:t>
            </w:r>
            <w:r w:rsidR="009A008C" w:rsidRPr="00F33323">
              <w:rPr>
                <w:rFonts w:eastAsia="Times New Roman" w:cs="Arial"/>
              </w:rPr>
              <w:t>provided a Donation to this</w:t>
            </w:r>
            <w:r w:rsidRPr="00F33323">
              <w:rPr>
                <w:rFonts w:eastAsia="Times New Roman" w:cs="Arial"/>
              </w:rPr>
              <w:t xml:space="preserve"> to this recipient in the past 12 months?”</w:t>
            </w:r>
          </w:p>
          <w:p w14:paraId="6D42BFE7" w14:textId="77777777" w:rsidR="00250E93" w:rsidRPr="00F33323" w:rsidRDefault="00231D28" w:rsidP="00E46D53">
            <w:pPr>
              <w:pStyle w:val="ListParagraph"/>
              <w:numPr>
                <w:ilvl w:val="0"/>
                <w:numId w:val="25"/>
              </w:numPr>
              <w:ind w:left="361"/>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34C90026" w14:textId="77777777" w:rsidR="00250E93" w:rsidRDefault="00250E93" w:rsidP="00250E93">
            <w:pPr>
              <w:cnfStyle w:val="000000000000" w:firstRow="0" w:lastRow="0" w:firstColumn="0" w:lastColumn="0" w:oddVBand="0" w:evenVBand="0" w:oddHBand="0" w:evenHBand="0" w:firstRowFirstColumn="0" w:firstRowLastColumn="0" w:lastRowFirstColumn="0" w:lastRowLastColumn="0"/>
              <w:rPr>
                <w:color w:val="000000" w:themeColor="text1"/>
              </w:rPr>
            </w:pPr>
            <w:r w:rsidRPr="006942F4">
              <w:rPr>
                <w:color w:val="000000" w:themeColor="text1"/>
              </w:rPr>
              <w:lastRenderedPageBreak/>
              <w:t>New</w:t>
            </w:r>
          </w:p>
        </w:tc>
      </w:tr>
      <w:tr w:rsidR="00250E93" w:rsidRPr="006239F1" w14:paraId="7613B23A" w14:textId="77777777" w:rsidTr="00F20D0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385" w:type="dxa"/>
          </w:tcPr>
          <w:p w14:paraId="050DB061" w14:textId="77777777" w:rsidR="00250E93" w:rsidRDefault="00250E93" w:rsidP="00250E93">
            <w:pPr>
              <w:rPr>
                <w:b w:val="0"/>
                <w:color w:val="000000" w:themeColor="text1"/>
              </w:rPr>
            </w:pPr>
            <w:r w:rsidRPr="00C124AE">
              <w:rPr>
                <w:b w:val="0"/>
                <w:color w:val="000000" w:themeColor="text1"/>
              </w:rPr>
              <w:t>Data Capture</w:t>
            </w:r>
          </w:p>
        </w:tc>
        <w:tc>
          <w:tcPr>
            <w:tcW w:w="1612" w:type="dxa"/>
          </w:tcPr>
          <w:p w14:paraId="79343A59" w14:textId="77777777" w:rsidR="00250E93" w:rsidRDefault="00250E93" w:rsidP="00250E93">
            <w:pPr>
              <w:cnfStyle w:val="000000100000" w:firstRow="0" w:lastRow="0" w:firstColumn="0" w:lastColumn="0" w:oddVBand="0" w:evenVBand="0" w:oddHBand="1" w:evenHBand="0" w:firstRowFirstColumn="0" w:firstRowLastColumn="0" w:lastRowFirstColumn="0" w:lastRowLastColumn="0"/>
              <w:rPr>
                <w:color w:val="000000" w:themeColor="text1"/>
              </w:rPr>
            </w:pPr>
            <w:r w:rsidRPr="00841CA6">
              <w:rPr>
                <w:rFonts w:cs="Arial"/>
              </w:rPr>
              <w:t>Will any disclosures have to be made to comply with the regulations</w:t>
            </w:r>
          </w:p>
        </w:tc>
        <w:tc>
          <w:tcPr>
            <w:tcW w:w="1751" w:type="dxa"/>
          </w:tcPr>
          <w:p w14:paraId="63AF629D" w14:textId="77777777" w:rsidR="00250E93" w:rsidRDefault="00250E93" w:rsidP="00250E93">
            <w:pPr>
              <w:cnfStyle w:val="000000100000" w:firstRow="0" w:lastRow="0" w:firstColumn="0" w:lastColumn="0" w:oddVBand="0" w:evenVBand="0" w:oddHBand="1" w:evenHBand="0" w:firstRowFirstColumn="0" w:firstRowLastColumn="0" w:lastRowFirstColumn="0" w:lastRowLastColumn="0"/>
              <w:rPr>
                <w:color w:val="000000" w:themeColor="text1"/>
              </w:rPr>
            </w:pPr>
            <w:r w:rsidRPr="00841CA6">
              <w:t xml:space="preserve">Add New Field- </w:t>
            </w:r>
            <w:r w:rsidRPr="00841CA6">
              <w:rPr>
                <w:rFonts w:cs="Arial"/>
              </w:rPr>
              <w:t xml:space="preserve"> Will any disclosures have to be made to comply with the regulations</w:t>
            </w:r>
          </w:p>
        </w:tc>
        <w:tc>
          <w:tcPr>
            <w:tcW w:w="3146" w:type="dxa"/>
          </w:tcPr>
          <w:p w14:paraId="5A670BA8" w14:textId="77777777" w:rsidR="00250E93" w:rsidRPr="00F33323" w:rsidRDefault="00250E93" w:rsidP="00250E93">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Field Format: Yes/No radio button</w:t>
            </w:r>
          </w:p>
          <w:p w14:paraId="3E371814" w14:textId="77777777" w:rsidR="00250E93" w:rsidRPr="00F33323" w:rsidRDefault="00250E93" w:rsidP="00250E93">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62A38E41" w14:textId="1E1908E0" w:rsidR="00250E93" w:rsidRPr="00F33323" w:rsidRDefault="00250E93" w:rsidP="00E46D53">
            <w:pPr>
              <w:pStyle w:val="ListParagraph"/>
              <w:numPr>
                <w:ilvl w:val="0"/>
                <w:numId w:val="25"/>
              </w:numPr>
              <w:ind w:left="361"/>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346" w:author="Michael Petite" w:date="2017-02-24T10:19:00Z">
              <w:r w:rsidR="000E327D" w:rsidRPr="00F33323" w:rsidDel="00E46D53">
                <w:delText>None</w:delText>
              </w:r>
            </w:del>
            <w:ins w:id="3347" w:author="Michael Petite" w:date="2017-02-24T10:19:00Z">
              <w:r w:rsidR="00E46D53">
                <w:t>Yes or no must be selected</w:t>
              </w:r>
            </w:ins>
          </w:p>
        </w:tc>
        <w:tc>
          <w:tcPr>
            <w:tcW w:w="1456" w:type="dxa"/>
          </w:tcPr>
          <w:p w14:paraId="37954F65" w14:textId="77777777" w:rsidR="00250E93" w:rsidRDefault="00250E93" w:rsidP="00250E9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250E93" w:rsidRPr="006239F1" w14:paraId="1AE8A533" w14:textId="77777777" w:rsidTr="00250E93">
        <w:trPr>
          <w:trHeight w:val="436"/>
        </w:trPr>
        <w:tc>
          <w:tcPr>
            <w:cnfStyle w:val="001000000000" w:firstRow="0" w:lastRow="0" w:firstColumn="1" w:lastColumn="0" w:oddVBand="0" w:evenVBand="0" w:oddHBand="0" w:evenHBand="0" w:firstRowFirstColumn="0" w:firstRowLastColumn="0" w:lastRowFirstColumn="0" w:lastRowLastColumn="0"/>
            <w:tcW w:w="1385" w:type="dxa"/>
          </w:tcPr>
          <w:p w14:paraId="6CA9416C" w14:textId="77777777" w:rsidR="00250E93" w:rsidRDefault="00250E93" w:rsidP="00250E93">
            <w:pPr>
              <w:rPr>
                <w:b w:val="0"/>
                <w:color w:val="000000" w:themeColor="text1"/>
              </w:rPr>
            </w:pPr>
            <w:r>
              <w:rPr>
                <w:b w:val="0"/>
                <w:color w:val="000000" w:themeColor="text1"/>
              </w:rPr>
              <w:t>Data Capture</w:t>
            </w:r>
          </w:p>
        </w:tc>
        <w:tc>
          <w:tcPr>
            <w:tcW w:w="1612" w:type="dxa"/>
          </w:tcPr>
          <w:p w14:paraId="343FAADF" w14:textId="77777777" w:rsidR="00250E93" w:rsidRDefault="00250E93" w:rsidP="00250E9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Please Explain </w:t>
            </w:r>
          </w:p>
        </w:tc>
        <w:tc>
          <w:tcPr>
            <w:tcW w:w="1751" w:type="dxa"/>
          </w:tcPr>
          <w:p w14:paraId="098AF060" w14:textId="77777777" w:rsidR="00250E93" w:rsidRDefault="00250E93" w:rsidP="00250E9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“Please Explain”</w:t>
            </w:r>
          </w:p>
        </w:tc>
        <w:tc>
          <w:tcPr>
            <w:tcW w:w="3146" w:type="dxa"/>
          </w:tcPr>
          <w:p w14:paraId="323451AB" w14:textId="77777777" w:rsidR="00250E93" w:rsidRPr="00F33323" w:rsidRDefault="00250E93" w:rsidP="00250E93">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Free text box </w:t>
            </w:r>
          </w:p>
          <w:p w14:paraId="1C2DC8D7" w14:textId="77777777" w:rsidR="00E97CDD" w:rsidRPr="00F33323" w:rsidRDefault="00E97CDD" w:rsidP="00E97CDD">
            <w:pPr>
              <w:pStyle w:val="ListParagraph"/>
              <w:numPr>
                <w:ilvl w:val="0"/>
                <w:numId w:val="21"/>
              </w:numPr>
              <w:ind w:left="391" w:hanging="391"/>
              <w:cnfStyle w:val="000000000000" w:firstRow="0" w:lastRow="0" w:firstColumn="0" w:lastColumn="0" w:oddVBand="0" w:evenVBand="0" w:oddHBand="0" w:evenHBand="0" w:firstRowFirstColumn="0" w:firstRowLastColumn="0" w:lastRowFirstColumn="0" w:lastRowLastColumn="0"/>
            </w:pPr>
            <w:r w:rsidRPr="00F33323">
              <w:t>Required: Yes, if Yes is selected for “Previous Field”, otherwise no</w:t>
            </w:r>
          </w:p>
          <w:p w14:paraId="237EB108" w14:textId="77777777" w:rsidR="00250E93" w:rsidRPr="00F33323" w:rsidRDefault="00250E93" w:rsidP="00E46D53">
            <w:pPr>
              <w:pStyle w:val="ListParagraph"/>
              <w:numPr>
                <w:ilvl w:val="0"/>
                <w:numId w:val="25"/>
              </w:numPr>
              <w:ind w:left="361"/>
              <w:cnfStyle w:val="000000000000" w:firstRow="0" w:lastRow="0" w:firstColumn="0" w:lastColumn="0" w:oddVBand="0" w:evenVBand="0" w:oddHBand="0" w:evenHBand="0" w:firstRowFirstColumn="0" w:firstRowLastColumn="0" w:lastRowFirstColumn="0" w:lastRowLastColumn="0"/>
            </w:pPr>
            <w:r w:rsidRPr="00F33323">
              <w:t>Validation: Field will be displayed only when “Yes” is selected for “Will any disclosures have to be made to comply with the regulations?”</w:t>
            </w:r>
          </w:p>
          <w:p w14:paraId="4E5A39FA" w14:textId="77777777" w:rsidR="00231D28" w:rsidRPr="00F33323" w:rsidRDefault="00231D28" w:rsidP="00E46D53">
            <w:pPr>
              <w:pStyle w:val="ListParagraph"/>
              <w:numPr>
                <w:ilvl w:val="0"/>
                <w:numId w:val="25"/>
              </w:numPr>
              <w:ind w:left="361"/>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vAlign w:val="center"/>
          </w:tcPr>
          <w:p w14:paraId="766EFCE4" w14:textId="77777777" w:rsidR="00250E93" w:rsidRDefault="00250E93" w:rsidP="00250E9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bl>
    <w:p w14:paraId="6A165E6E" w14:textId="77777777" w:rsidR="002D6C81" w:rsidRPr="001750D9" w:rsidRDefault="002D6C81" w:rsidP="002D6C81"/>
    <w:p w14:paraId="7731980B" w14:textId="77777777" w:rsidR="002D6C81" w:rsidRDefault="002D6C81" w:rsidP="002D6C81">
      <w:pPr>
        <w:pStyle w:val="Heading5"/>
      </w:pPr>
      <w:bookmarkStart w:id="3348" w:name="_Toc475949500"/>
      <w:r>
        <w:t>Technical Specification Changes</w:t>
      </w:r>
      <w:bookmarkEnd w:id="3348"/>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2D6C81" w:rsidRPr="00612C84" w14:paraId="6150F5B8" w14:textId="77777777" w:rsidTr="00EC4385">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44A2E864" w14:textId="77777777" w:rsidR="002D6C81" w:rsidRDefault="002D6C81" w:rsidP="00EC4385">
            <w:pPr>
              <w:jc w:val="center"/>
              <w:rPr>
                <w:sz w:val="18"/>
                <w:szCs w:val="28"/>
              </w:rPr>
            </w:pPr>
            <w:r>
              <w:rPr>
                <w:sz w:val="18"/>
                <w:szCs w:val="28"/>
              </w:rPr>
              <w:t>BR ID</w:t>
            </w:r>
          </w:p>
        </w:tc>
        <w:tc>
          <w:tcPr>
            <w:tcW w:w="1929" w:type="dxa"/>
            <w:shd w:val="clear" w:color="auto" w:fill="367CC1"/>
            <w:vAlign w:val="center"/>
          </w:tcPr>
          <w:p w14:paraId="38BA0AB0"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5438CAEB" w14:textId="77777777" w:rsidR="002D6C81"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21CD7011"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2D6C81" w:rsidRPr="006B3718" w14:paraId="74B555AE" w14:textId="77777777" w:rsidTr="00EC4385">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79EF80DC" w14:textId="77777777" w:rsidR="002D6C81" w:rsidRDefault="002D6C81" w:rsidP="00EC4385">
            <w:pPr>
              <w:rPr>
                <w:color w:val="FF0000"/>
              </w:rPr>
            </w:pPr>
          </w:p>
        </w:tc>
        <w:tc>
          <w:tcPr>
            <w:tcW w:w="1929" w:type="dxa"/>
          </w:tcPr>
          <w:p w14:paraId="742F8323"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5DC6C26F"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2D1E0BBE"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r>
    </w:tbl>
    <w:p w14:paraId="6BA4F65C" w14:textId="77777777" w:rsidR="002D6C81" w:rsidRPr="001750D9" w:rsidRDefault="002D6C81" w:rsidP="002D6C81"/>
    <w:p w14:paraId="328C14E5" w14:textId="77777777" w:rsidR="002D6C81" w:rsidRDefault="002D6C81" w:rsidP="002D6C81">
      <w:pPr>
        <w:pStyle w:val="Heading4"/>
        <w:numPr>
          <w:ilvl w:val="2"/>
          <w:numId w:val="2"/>
        </w:numPr>
      </w:pPr>
      <w:bookmarkStart w:id="3349" w:name="_Toc475949501"/>
      <w:r>
        <w:t>Wireframes</w:t>
      </w:r>
      <w:bookmarkEnd w:id="3349"/>
    </w:p>
    <w:p w14:paraId="430A5734" w14:textId="77777777" w:rsidR="00EC7FC4" w:rsidRPr="00EC7FC4" w:rsidRDefault="00EC7FC4" w:rsidP="00EC7FC4">
      <w:r>
        <w:rPr>
          <w:noProof/>
        </w:rPr>
        <w:lastRenderedPageBreak/>
        <w:drawing>
          <wp:inline distT="0" distB="0" distL="0" distR="0" wp14:anchorId="09C1C482" wp14:editId="699C6AF1">
            <wp:extent cx="4877481" cy="6268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quip_Prod_Wire_FULL.png"/>
                    <pic:cNvPicPr/>
                  </pic:nvPicPr>
                  <pic:blipFill>
                    <a:blip r:embed="rId32"/>
                    <a:stretch>
                      <a:fillRect/>
                    </a:stretch>
                  </pic:blipFill>
                  <pic:spPr>
                    <a:xfrm>
                      <a:off x="0" y="0"/>
                      <a:ext cx="4877481" cy="6268325"/>
                    </a:xfrm>
                    <a:prstGeom prst="rect">
                      <a:avLst/>
                    </a:prstGeom>
                  </pic:spPr>
                </pic:pic>
              </a:graphicData>
            </a:graphic>
          </wp:inline>
        </w:drawing>
      </w:r>
    </w:p>
    <w:p w14:paraId="7EC040B3" w14:textId="77777777" w:rsidR="002D6C81" w:rsidRDefault="002D6C81" w:rsidP="004A46CC">
      <w:pPr>
        <w:pStyle w:val="Heading3"/>
      </w:pPr>
      <w:bookmarkStart w:id="3350" w:name="_Toc475949502"/>
      <w:r>
        <w:t xml:space="preserve">Activity </w:t>
      </w:r>
      <w:r w:rsidR="00452C20">
        <w:t>Category- Patient Support</w:t>
      </w:r>
      <w:bookmarkEnd w:id="3350"/>
    </w:p>
    <w:p w14:paraId="307F18ED" w14:textId="4068E4CF" w:rsidR="002D6C81" w:rsidRPr="00B03F42" w:rsidRDefault="002D6C81" w:rsidP="002D6C81">
      <w:pPr>
        <w:pStyle w:val="Heading4"/>
        <w:numPr>
          <w:ilvl w:val="2"/>
          <w:numId w:val="2"/>
        </w:numPr>
      </w:pPr>
      <w:bookmarkStart w:id="3351" w:name="_Toc475949503"/>
      <w:r>
        <w:t>Business Requirements Changes</w:t>
      </w:r>
      <w:bookmarkEnd w:id="3351"/>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2D6C81" w:rsidRPr="00612C84" w14:paraId="163DED0E" w14:textId="77777777" w:rsidTr="00EC4385">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16EC065B" w14:textId="77777777" w:rsidR="002D6C81" w:rsidRPr="00612C84" w:rsidRDefault="002D6C81" w:rsidP="00EC4385">
            <w:pPr>
              <w:jc w:val="center"/>
              <w:rPr>
                <w:sz w:val="18"/>
                <w:szCs w:val="28"/>
              </w:rPr>
            </w:pPr>
            <w:r>
              <w:rPr>
                <w:sz w:val="18"/>
                <w:szCs w:val="28"/>
              </w:rPr>
              <w:t>Original BR ID</w:t>
            </w:r>
          </w:p>
        </w:tc>
        <w:tc>
          <w:tcPr>
            <w:tcW w:w="7200" w:type="dxa"/>
            <w:shd w:val="clear" w:color="auto" w:fill="367CC1"/>
            <w:vAlign w:val="center"/>
          </w:tcPr>
          <w:p w14:paraId="77BC84C2"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2D52D0" w:rsidRPr="00B66624" w14:paraId="6A58918A" w14:textId="77777777" w:rsidTr="00EC4385">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60BBFF2F" w14:textId="77777777" w:rsidR="002D52D0" w:rsidRPr="00B66624" w:rsidRDefault="002D52D0" w:rsidP="002D52D0">
            <w:pPr>
              <w:rPr>
                <w:color w:val="000000" w:themeColor="text1"/>
              </w:rPr>
            </w:pPr>
            <w:r>
              <w:rPr>
                <w:color w:val="000000" w:themeColor="text1"/>
              </w:rPr>
              <w:t>BR-PAT</w:t>
            </w:r>
            <w:r w:rsidRPr="00B66624">
              <w:rPr>
                <w:color w:val="000000" w:themeColor="text1"/>
              </w:rPr>
              <w:t>-001</w:t>
            </w:r>
          </w:p>
        </w:tc>
        <w:tc>
          <w:tcPr>
            <w:tcW w:w="7200" w:type="dxa"/>
          </w:tcPr>
          <w:p w14:paraId="2739AAC2" w14:textId="77777777" w:rsidR="002D52D0" w:rsidRPr="00B66624" w:rsidRDefault="002D52D0" w:rsidP="002D52D0">
            <w:pPr>
              <w:cnfStyle w:val="000000100000" w:firstRow="0" w:lastRow="0" w:firstColumn="0" w:lastColumn="0" w:oddVBand="0" w:evenVBand="0" w:oddHBand="1" w:evenHBand="0" w:firstRowFirstColumn="0" w:firstRowLastColumn="0" w:lastRowFirstColumn="0" w:lastRowLastColumn="0"/>
              <w:rPr>
                <w:color w:val="000000" w:themeColor="text1"/>
              </w:rPr>
            </w:pPr>
            <w:r w:rsidRPr="00B66624">
              <w:rPr>
                <w:color w:val="000000" w:themeColor="text1"/>
              </w:rPr>
              <w:t xml:space="preserve">The request will follow the base grants and donations workflow </w:t>
            </w:r>
          </w:p>
        </w:tc>
      </w:tr>
      <w:tr w:rsidR="002D52D0" w:rsidRPr="00B66624" w14:paraId="38629D52" w14:textId="77777777" w:rsidTr="00EC4385">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62D45CC2" w14:textId="77777777" w:rsidR="002D52D0" w:rsidRPr="00B66624" w:rsidRDefault="002D52D0" w:rsidP="002D52D0">
            <w:pPr>
              <w:rPr>
                <w:color w:val="000000" w:themeColor="text1"/>
              </w:rPr>
            </w:pPr>
            <w:r>
              <w:rPr>
                <w:color w:val="000000" w:themeColor="text1"/>
              </w:rPr>
              <w:t>BR-PAT</w:t>
            </w:r>
            <w:r w:rsidRPr="00B66624">
              <w:rPr>
                <w:color w:val="000000" w:themeColor="text1"/>
              </w:rPr>
              <w:t>-002</w:t>
            </w:r>
          </w:p>
        </w:tc>
        <w:tc>
          <w:tcPr>
            <w:tcW w:w="7200" w:type="dxa"/>
          </w:tcPr>
          <w:p w14:paraId="07F76176" w14:textId="77777777" w:rsidR="002D52D0" w:rsidRPr="00B66624" w:rsidRDefault="002D52D0" w:rsidP="002D52D0">
            <w:pPr>
              <w:cnfStyle w:val="000000000000" w:firstRow="0" w:lastRow="0" w:firstColumn="0" w:lastColumn="0" w:oddVBand="0" w:evenVBand="0" w:oddHBand="0" w:evenHBand="0" w:firstRowFirstColumn="0" w:firstRowLastColumn="0" w:lastRowFirstColumn="0" w:lastRowLastColumn="0"/>
              <w:rPr>
                <w:color w:val="000000" w:themeColor="text1"/>
              </w:rPr>
            </w:pPr>
            <w:r w:rsidRPr="00B66624">
              <w:rPr>
                <w:color w:val="000000" w:themeColor="text1"/>
              </w:rPr>
              <w:t>The customizations should be added to the base grants and donations request -</w:t>
            </w:r>
            <w:r>
              <w:rPr>
                <w:color w:val="000000" w:themeColor="text1"/>
              </w:rPr>
              <w:t xml:space="preserve"> activity category form</w:t>
            </w:r>
          </w:p>
        </w:tc>
      </w:tr>
    </w:tbl>
    <w:p w14:paraId="3A3A2822" w14:textId="77777777" w:rsidR="002D6C81" w:rsidRPr="001750D9" w:rsidRDefault="002D6C81" w:rsidP="002D6C81"/>
    <w:p w14:paraId="642275EB" w14:textId="77777777" w:rsidR="002D6C81" w:rsidRPr="00B03F42" w:rsidRDefault="002D6C81" w:rsidP="002D6C81">
      <w:pPr>
        <w:pStyle w:val="Heading4"/>
        <w:numPr>
          <w:ilvl w:val="2"/>
          <w:numId w:val="2"/>
        </w:numPr>
      </w:pPr>
      <w:bookmarkStart w:id="3352" w:name="_Toc475949504"/>
      <w:r>
        <w:t>Technical Customizations</w:t>
      </w:r>
      <w:bookmarkEnd w:id="3352"/>
    </w:p>
    <w:p w14:paraId="1912A2D9" w14:textId="77777777" w:rsidR="002D6C81" w:rsidRDefault="002D6C81" w:rsidP="002D6C81">
      <w:pPr>
        <w:pStyle w:val="Heading5"/>
      </w:pPr>
      <w:bookmarkStart w:id="3353" w:name="_Toc475949505"/>
      <w:r>
        <w:t>Page Level Customizations</w:t>
      </w:r>
      <w:bookmarkEnd w:id="3353"/>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39"/>
        <w:gridCol w:w="1984"/>
        <w:gridCol w:w="2051"/>
        <w:gridCol w:w="2620"/>
        <w:gridCol w:w="1456"/>
      </w:tblGrid>
      <w:tr w:rsidR="002D6C81" w14:paraId="747FEE39" w14:textId="77777777" w:rsidTr="00EC438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shd w:val="clear" w:color="auto" w:fill="367CC1"/>
            <w:vAlign w:val="center"/>
          </w:tcPr>
          <w:p w14:paraId="7AFE1693" w14:textId="77777777" w:rsidR="002D6C81" w:rsidRPr="00612C84" w:rsidRDefault="002D6C81" w:rsidP="00EC4385">
            <w:pPr>
              <w:rPr>
                <w:sz w:val="18"/>
                <w:szCs w:val="28"/>
              </w:rPr>
            </w:pPr>
            <w:r>
              <w:rPr>
                <w:sz w:val="18"/>
                <w:szCs w:val="28"/>
              </w:rPr>
              <w:t>Attribute Type</w:t>
            </w:r>
          </w:p>
        </w:tc>
        <w:tc>
          <w:tcPr>
            <w:tcW w:w="1640" w:type="dxa"/>
            <w:shd w:val="clear" w:color="auto" w:fill="367CC1"/>
            <w:vAlign w:val="center"/>
          </w:tcPr>
          <w:p w14:paraId="00B50B01"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773" w:type="dxa"/>
            <w:shd w:val="clear" w:color="auto" w:fill="367CC1"/>
            <w:vAlign w:val="center"/>
          </w:tcPr>
          <w:p w14:paraId="3C73D3BF"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3080" w:type="dxa"/>
            <w:shd w:val="clear" w:color="auto" w:fill="367CC1"/>
            <w:vAlign w:val="center"/>
          </w:tcPr>
          <w:p w14:paraId="428F0A93"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04957396" w14:textId="77777777" w:rsidR="002D6C81"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9A008C" w:rsidRPr="006239F1" w14:paraId="19C32DE7"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6AE2EB67" w14:textId="77777777" w:rsidR="009A008C" w:rsidRPr="006239F1" w:rsidRDefault="009A008C" w:rsidP="009A008C">
            <w:pPr>
              <w:rPr>
                <w:b w:val="0"/>
                <w:color w:val="000000" w:themeColor="text1"/>
              </w:rPr>
            </w:pPr>
            <w:r>
              <w:rPr>
                <w:b w:val="0"/>
                <w:color w:val="000000" w:themeColor="text1"/>
              </w:rPr>
              <w:t>Data Capture</w:t>
            </w:r>
          </w:p>
        </w:tc>
        <w:tc>
          <w:tcPr>
            <w:tcW w:w="1640" w:type="dxa"/>
          </w:tcPr>
          <w:p w14:paraId="1E6DC16F" w14:textId="77777777" w:rsidR="009A008C" w:rsidRPr="006239F1" w:rsidRDefault="009A008C" w:rsidP="009A008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Has due diligence been conducted on the Recipient?</w:t>
            </w:r>
          </w:p>
        </w:tc>
        <w:tc>
          <w:tcPr>
            <w:tcW w:w="1773" w:type="dxa"/>
          </w:tcPr>
          <w:p w14:paraId="73A29244" w14:textId="77777777" w:rsidR="009A008C" w:rsidRPr="006239F1" w:rsidRDefault="009A008C" w:rsidP="009A008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“Has due diligence been conducted on the Recipient?”</w:t>
            </w:r>
          </w:p>
        </w:tc>
        <w:tc>
          <w:tcPr>
            <w:tcW w:w="3080" w:type="dxa"/>
          </w:tcPr>
          <w:p w14:paraId="3ED23DD4" w14:textId="77777777" w:rsidR="009A008C" w:rsidRPr="00F33323" w:rsidRDefault="009A008C" w:rsidP="00E46D53">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Format: Yes/No Radio Button</w:t>
            </w:r>
          </w:p>
          <w:p w14:paraId="229AC310" w14:textId="77777777" w:rsidR="009A008C" w:rsidRPr="00F33323" w:rsidRDefault="009A008C" w:rsidP="00E46D53">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2639F682" w14:textId="50478C91" w:rsidR="009A008C" w:rsidRPr="00F33323" w:rsidRDefault="009A008C" w:rsidP="00E46D53">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354" w:author="Michael Petite" w:date="2017-02-24T10:22:00Z">
              <w:r w:rsidR="000E327D" w:rsidRPr="00F33323" w:rsidDel="00E46D53">
                <w:delText>None</w:delText>
              </w:r>
            </w:del>
            <w:ins w:id="3355" w:author="Michael Petite" w:date="2017-02-24T10:22:00Z">
              <w:r w:rsidR="00E46D53">
                <w:t>Yes or no must be selected</w:t>
              </w:r>
            </w:ins>
          </w:p>
        </w:tc>
        <w:tc>
          <w:tcPr>
            <w:tcW w:w="1456" w:type="dxa"/>
            <w:vAlign w:val="center"/>
          </w:tcPr>
          <w:p w14:paraId="18B2ADD3" w14:textId="77777777" w:rsidR="009A008C" w:rsidRPr="006239F1" w:rsidRDefault="009A008C" w:rsidP="009A008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9A008C" w:rsidRPr="006239F1" w14:paraId="551F09D6" w14:textId="77777777" w:rsidTr="00EC4385">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6FC4BDDF" w14:textId="77777777" w:rsidR="009A008C" w:rsidRPr="006239F1" w:rsidRDefault="009A008C" w:rsidP="009A008C">
            <w:pPr>
              <w:rPr>
                <w:b w:val="0"/>
                <w:color w:val="000000" w:themeColor="text1"/>
              </w:rPr>
            </w:pPr>
            <w:r>
              <w:rPr>
                <w:b w:val="0"/>
                <w:color w:val="000000" w:themeColor="text1"/>
              </w:rPr>
              <w:t>Data Capture</w:t>
            </w:r>
          </w:p>
        </w:tc>
        <w:tc>
          <w:tcPr>
            <w:tcW w:w="1640" w:type="dxa"/>
          </w:tcPr>
          <w:p w14:paraId="69B514BC" w14:textId="77777777" w:rsidR="009A008C" w:rsidRPr="006239F1" w:rsidRDefault="009A008C" w:rsidP="009A008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Purpose of request</w:t>
            </w:r>
          </w:p>
        </w:tc>
        <w:tc>
          <w:tcPr>
            <w:tcW w:w="1773" w:type="dxa"/>
          </w:tcPr>
          <w:p w14:paraId="62E972E5" w14:textId="77777777" w:rsidR="009A008C" w:rsidRPr="006239F1" w:rsidRDefault="009A008C" w:rsidP="009A008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“Purpose of request”</w:t>
            </w:r>
          </w:p>
        </w:tc>
        <w:tc>
          <w:tcPr>
            <w:tcW w:w="3080" w:type="dxa"/>
          </w:tcPr>
          <w:p w14:paraId="30E9AC09" w14:textId="77777777" w:rsidR="009A008C" w:rsidRPr="00F33323" w:rsidRDefault="009A008C" w:rsidP="00E46D53">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0F799DE1" w14:textId="77777777" w:rsidR="009A008C" w:rsidRPr="00F33323" w:rsidRDefault="009A008C" w:rsidP="00E46D53">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Required: Yes</w:t>
            </w:r>
          </w:p>
          <w:p w14:paraId="47AA7497" w14:textId="6B75D94C" w:rsidR="009A008C" w:rsidRPr="00F33323" w:rsidRDefault="009A008C" w:rsidP="00E46D53">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356" w:author="Michael Petite" w:date="2017-02-24T10:22:00Z">
              <w:r w:rsidR="000E327D" w:rsidRPr="00F33323" w:rsidDel="00E46D53">
                <w:delText>None</w:delText>
              </w:r>
            </w:del>
            <w:ins w:id="3357" w:author="Michael Petite" w:date="2017-02-24T10:22:00Z">
              <w:r w:rsidR="00E46D53">
                <w:t>Text must be present in the field</w:t>
              </w:r>
            </w:ins>
          </w:p>
          <w:p w14:paraId="71479301" w14:textId="77777777" w:rsidR="00231D28" w:rsidRPr="00F33323" w:rsidRDefault="00231D28" w:rsidP="00E46D53">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vAlign w:val="center"/>
          </w:tcPr>
          <w:p w14:paraId="61DF7882" w14:textId="77777777" w:rsidR="009A008C" w:rsidRPr="006239F1" w:rsidRDefault="009A008C" w:rsidP="009A008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9A008C" w:rsidRPr="006239F1" w14:paraId="13C8C66E"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22C94530" w14:textId="77777777" w:rsidR="009A008C" w:rsidRPr="006239F1" w:rsidRDefault="009A008C" w:rsidP="009A008C">
            <w:pPr>
              <w:rPr>
                <w:b w:val="0"/>
                <w:color w:val="000000" w:themeColor="text1"/>
              </w:rPr>
            </w:pPr>
            <w:r>
              <w:rPr>
                <w:b w:val="0"/>
                <w:color w:val="000000" w:themeColor="text1"/>
              </w:rPr>
              <w:t>Data Capture</w:t>
            </w:r>
          </w:p>
        </w:tc>
        <w:tc>
          <w:tcPr>
            <w:tcW w:w="1640" w:type="dxa"/>
          </w:tcPr>
          <w:p w14:paraId="1E70123D" w14:textId="77777777" w:rsidR="009A008C" w:rsidRPr="006239F1" w:rsidRDefault="009A008C" w:rsidP="009A008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Was the request initiated by Teva?</w:t>
            </w:r>
          </w:p>
        </w:tc>
        <w:tc>
          <w:tcPr>
            <w:tcW w:w="1773" w:type="dxa"/>
          </w:tcPr>
          <w:p w14:paraId="4C7872CB" w14:textId="77777777" w:rsidR="009A008C" w:rsidRPr="006239F1" w:rsidRDefault="009A008C" w:rsidP="009A008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“Was the request initiated by Teva?”</w:t>
            </w:r>
          </w:p>
        </w:tc>
        <w:tc>
          <w:tcPr>
            <w:tcW w:w="3080" w:type="dxa"/>
          </w:tcPr>
          <w:p w14:paraId="43D8BE45" w14:textId="77777777" w:rsidR="009A008C" w:rsidRPr="00F33323" w:rsidRDefault="009A008C" w:rsidP="00E46D53">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Format: Yes/No Radio Button</w:t>
            </w:r>
          </w:p>
          <w:p w14:paraId="6D0845D0" w14:textId="77777777" w:rsidR="009A008C" w:rsidRPr="00F33323" w:rsidRDefault="009A008C" w:rsidP="00E46D53">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716B3A37" w14:textId="69D2921E" w:rsidR="009A008C" w:rsidRPr="00F33323" w:rsidRDefault="009A008C" w:rsidP="00E46D53">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0E327D" w:rsidRPr="00F33323">
              <w:t xml:space="preserve"> </w:t>
            </w:r>
            <w:del w:id="3358" w:author="Michael Petite" w:date="2017-02-24T10:22:00Z">
              <w:r w:rsidR="000E327D" w:rsidRPr="00F33323" w:rsidDel="00E46D53">
                <w:delText>None</w:delText>
              </w:r>
            </w:del>
            <w:ins w:id="3359" w:author="Michael Petite" w:date="2017-02-24T10:22:00Z">
              <w:r w:rsidR="00E46D53">
                <w:t>Yes or no must be selected</w:t>
              </w:r>
            </w:ins>
          </w:p>
        </w:tc>
        <w:tc>
          <w:tcPr>
            <w:tcW w:w="1456" w:type="dxa"/>
            <w:vAlign w:val="center"/>
          </w:tcPr>
          <w:p w14:paraId="39A54159" w14:textId="77777777" w:rsidR="009A008C" w:rsidRPr="006239F1" w:rsidRDefault="009A008C" w:rsidP="009A008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9A008C" w:rsidRPr="006239F1" w14:paraId="739AC05F" w14:textId="77777777" w:rsidTr="00EC4385">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18712E4C" w14:textId="77777777" w:rsidR="009A008C" w:rsidRPr="006239F1" w:rsidRDefault="009A008C" w:rsidP="009A008C">
            <w:pPr>
              <w:rPr>
                <w:b w:val="0"/>
                <w:color w:val="000000" w:themeColor="text1"/>
              </w:rPr>
            </w:pPr>
            <w:r>
              <w:rPr>
                <w:b w:val="0"/>
                <w:color w:val="000000" w:themeColor="text1"/>
              </w:rPr>
              <w:t>Data Capture</w:t>
            </w:r>
          </w:p>
        </w:tc>
        <w:tc>
          <w:tcPr>
            <w:tcW w:w="1640" w:type="dxa"/>
          </w:tcPr>
          <w:p w14:paraId="4909E643" w14:textId="77777777" w:rsidR="009A008C" w:rsidRPr="006239F1" w:rsidRDefault="009A008C" w:rsidP="009A008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Please Explain </w:t>
            </w:r>
          </w:p>
        </w:tc>
        <w:tc>
          <w:tcPr>
            <w:tcW w:w="1773" w:type="dxa"/>
          </w:tcPr>
          <w:p w14:paraId="1BD36B37" w14:textId="77777777" w:rsidR="009A008C" w:rsidRPr="006239F1" w:rsidRDefault="009A008C" w:rsidP="009A008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“Please Explain”</w:t>
            </w:r>
          </w:p>
        </w:tc>
        <w:tc>
          <w:tcPr>
            <w:tcW w:w="3080" w:type="dxa"/>
          </w:tcPr>
          <w:p w14:paraId="18C4CC6A" w14:textId="77777777" w:rsidR="009A008C" w:rsidRPr="00F33323" w:rsidRDefault="009A008C" w:rsidP="009A008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Free text box </w:t>
            </w:r>
          </w:p>
          <w:p w14:paraId="50E2B129" w14:textId="77777777" w:rsidR="00E97CDD" w:rsidRPr="00F33323" w:rsidRDefault="00E97CDD" w:rsidP="00E97CDD">
            <w:pPr>
              <w:pStyle w:val="ListParagraph"/>
              <w:numPr>
                <w:ilvl w:val="0"/>
                <w:numId w:val="21"/>
              </w:numPr>
              <w:ind w:left="391" w:hanging="391"/>
              <w:cnfStyle w:val="000000000000" w:firstRow="0" w:lastRow="0" w:firstColumn="0" w:lastColumn="0" w:oddVBand="0" w:evenVBand="0" w:oddHBand="0" w:evenHBand="0" w:firstRowFirstColumn="0" w:firstRowLastColumn="0" w:lastRowFirstColumn="0" w:lastRowLastColumn="0"/>
            </w:pPr>
            <w:r w:rsidRPr="00F33323">
              <w:t>Required: Yes, if Yes is selected for “Previous Field”, otherwise no</w:t>
            </w:r>
          </w:p>
          <w:p w14:paraId="23B343A5" w14:textId="77777777" w:rsidR="009A008C" w:rsidRPr="00F33323" w:rsidRDefault="009A008C" w:rsidP="00E46D53">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 Field will be displayed only when “Yes” is selected for “Was the request initiated by Teva?”</w:t>
            </w:r>
          </w:p>
          <w:p w14:paraId="2F36CAF0" w14:textId="77777777" w:rsidR="00231D28" w:rsidRPr="00F33323" w:rsidRDefault="00231D28" w:rsidP="00E46D53">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vAlign w:val="center"/>
          </w:tcPr>
          <w:p w14:paraId="6414234A" w14:textId="77777777" w:rsidR="009A008C" w:rsidRPr="006239F1" w:rsidRDefault="009A008C" w:rsidP="009A008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9A008C" w:rsidRPr="006239F1" w14:paraId="65C549BC"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12D2EB55" w14:textId="77777777" w:rsidR="009A008C" w:rsidRPr="006239F1" w:rsidRDefault="009A008C" w:rsidP="009A008C">
            <w:pPr>
              <w:rPr>
                <w:b w:val="0"/>
                <w:color w:val="000000" w:themeColor="text1"/>
              </w:rPr>
            </w:pPr>
            <w:r>
              <w:rPr>
                <w:b w:val="0"/>
                <w:color w:val="000000" w:themeColor="text1"/>
              </w:rPr>
              <w:t>Data Capture</w:t>
            </w:r>
          </w:p>
        </w:tc>
        <w:tc>
          <w:tcPr>
            <w:tcW w:w="1640" w:type="dxa"/>
          </w:tcPr>
          <w:p w14:paraId="409AE83B" w14:textId="77777777" w:rsidR="009A008C" w:rsidRPr="00841CA6" w:rsidRDefault="009A008C" w:rsidP="009A008C">
            <w:pPr>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Summarize how the organization was selected</w:t>
            </w:r>
          </w:p>
          <w:p w14:paraId="11CBFCCC" w14:textId="77777777" w:rsidR="009A008C" w:rsidRPr="006239F1" w:rsidRDefault="009A008C" w:rsidP="009A008C">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773" w:type="dxa"/>
          </w:tcPr>
          <w:p w14:paraId="59ADDE06" w14:textId="77777777" w:rsidR="009A008C" w:rsidRPr="006239F1" w:rsidRDefault="009A008C" w:rsidP="009A008C">
            <w:pPr>
              <w:cnfStyle w:val="000000100000" w:firstRow="0" w:lastRow="0" w:firstColumn="0" w:lastColumn="0" w:oddVBand="0" w:evenVBand="0" w:oddHBand="1" w:evenHBand="0" w:firstRowFirstColumn="0" w:firstRowLastColumn="0" w:lastRowFirstColumn="0" w:lastRowLastColumn="0"/>
              <w:rPr>
                <w:color w:val="000000" w:themeColor="text1"/>
              </w:rPr>
            </w:pPr>
            <w:r w:rsidRPr="00841CA6">
              <w:t xml:space="preserve">Add new field- </w:t>
            </w:r>
            <w:r w:rsidRPr="00841CA6">
              <w:rPr>
                <w:rFonts w:eastAsia="Times New Roman" w:cs="Arial"/>
              </w:rPr>
              <w:t xml:space="preserve"> </w:t>
            </w:r>
            <w:r>
              <w:rPr>
                <w:rFonts w:eastAsia="Times New Roman" w:cs="Arial"/>
              </w:rPr>
              <w:t>Summarize how the organization was selected</w:t>
            </w:r>
          </w:p>
        </w:tc>
        <w:tc>
          <w:tcPr>
            <w:tcW w:w="3080" w:type="dxa"/>
          </w:tcPr>
          <w:p w14:paraId="7E2B63B1" w14:textId="77777777" w:rsidR="009A008C" w:rsidRPr="00F33323" w:rsidRDefault="009A008C" w:rsidP="009A008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Free text field </w:t>
            </w:r>
          </w:p>
          <w:p w14:paraId="619C837F" w14:textId="77777777" w:rsidR="009A008C" w:rsidRPr="00F33323" w:rsidRDefault="009A008C" w:rsidP="009A008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4C6D8543" w14:textId="511C77DF" w:rsidR="009A008C" w:rsidRPr="00F33323" w:rsidRDefault="009A008C" w:rsidP="00E46D53">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 xml:space="preserve">Validation: </w:t>
            </w:r>
            <w:del w:id="3360" w:author="Michael Petite" w:date="2017-02-24T10:24:00Z">
              <w:r w:rsidR="000E327D" w:rsidRPr="00F33323" w:rsidDel="00E46D53">
                <w:delText>None</w:delText>
              </w:r>
            </w:del>
            <w:ins w:id="3361" w:author="Michael Petite" w:date="2017-02-24T10:24:00Z">
              <w:r w:rsidR="00E46D53">
                <w:t>Text must be present in the field</w:t>
              </w:r>
            </w:ins>
          </w:p>
          <w:p w14:paraId="209E4B49" w14:textId="77777777" w:rsidR="00231D28" w:rsidRPr="00F33323" w:rsidRDefault="00231D28" w:rsidP="00E46D53">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73BAF13B" w14:textId="77777777" w:rsidR="009A008C" w:rsidRPr="006239F1" w:rsidRDefault="009A008C" w:rsidP="009A008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9A008C" w:rsidRPr="006239F1" w14:paraId="74485E51" w14:textId="77777777" w:rsidTr="00F20D0C">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5CAAA150" w14:textId="77777777" w:rsidR="009A008C" w:rsidRPr="006239F1" w:rsidRDefault="009A008C" w:rsidP="009A008C">
            <w:pPr>
              <w:rPr>
                <w:b w:val="0"/>
                <w:color w:val="000000" w:themeColor="text1"/>
              </w:rPr>
            </w:pPr>
            <w:r>
              <w:rPr>
                <w:b w:val="0"/>
                <w:color w:val="000000" w:themeColor="text1"/>
              </w:rPr>
              <w:t>Data Capture</w:t>
            </w:r>
          </w:p>
        </w:tc>
        <w:tc>
          <w:tcPr>
            <w:tcW w:w="1640" w:type="dxa"/>
          </w:tcPr>
          <w:p w14:paraId="18FB691C" w14:textId="77777777" w:rsidR="009A008C" w:rsidRPr="00841CA6" w:rsidRDefault="009A008C" w:rsidP="009A008C">
            <w:pPr>
              <w:cnfStyle w:val="000000000000" w:firstRow="0" w:lastRow="0" w:firstColumn="0" w:lastColumn="0" w:oddVBand="0" w:evenVBand="0" w:oddHBand="0" w:evenHBand="0" w:firstRowFirstColumn="0" w:firstRowLastColumn="0" w:lastRowFirstColumn="0" w:lastRowLastColumn="0"/>
              <w:rPr>
                <w:rFonts w:eastAsia="Times New Roman" w:cs="Arial"/>
              </w:rPr>
            </w:pPr>
            <w:r>
              <w:rPr>
                <w:rFonts w:eastAsia="Times New Roman" w:cs="Arial"/>
              </w:rPr>
              <w:t xml:space="preserve">Has Teva provided support to this recipient </w:t>
            </w:r>
            <w:r w:rsidRPr="00841CA6">
              <w:rPr>
                <w:rFonts w:eastAsia="Times New Roman" w:cs="Arial"/>
              </w:rPr>
              <w:t xml:space="preserve">in the </w:t>
            </w:r>
          </w:p>
          <w:p w14:paraId="7FFC11FD" w14:textId="77777777" w:rsidR="009A008C" w:rsidRPr="00841CA6" w:rsidRDefault="009A008C" w:rsidP="009A008C">
            <w:pPr>
              <w:cnfStyle w:val="000000000000" w:firstRow="0" w:lastRow="0" w:firstColumn="0" w:lastColumn="0" w:oddVBand="0" w:evenVBand="0" w:oddHBand="0" w:evenHBand="0" w:firstRowFirstColumn="0" w:firstRowLastColumn="0" w:lastRowFirstColumn="0" w:lastRowLastColumn="0"/>
              <w:rPr>
                <w:rFonts w:eastAsia="Times New Roman" w:cs="Arial"/>
              </w:rPr>
            </w:pPr>
            <w:r w:rsidRPr="00841CA6">
              <w:rPr>
                <w:rFonts w:eastAsia="Times New Roman" w:cs="Arial"/>
              </w:rPr>
              <w:t xml:space="preserve">past 12 months? </w:t>
            </w:r>
          </w:p>
          <w:p w14:paraId="044B074E" w14:textId="77777777" w:rsidR="009A008C" w:rsidRPr="006239F1" w:rsidRDefault="009A008C" w:rsidP="009A008C">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773" w:type="dxa"/>
          </w:tcPr>
          <w:p w14:paraId="4D64007F" w14:textId="77777777" w:rsidR="009A008C" w:rsidRPr="00841CA6" w:rsidRDefault="009A008C" w:rsidP="009A008C">
            <w:pPr>
              <w:cnfStyle w:val="000000000000" w:firstRow="0" w:lastRow="0" w:firstColumn="0" w:lastColumn="0" w:oddVBand="0" w:evenVBand="0" w:oddHBand="0" w:evenHBand="0" w:firstRowFirstColumn="0" w:firstRowLastColumn="0" w:lastRowFirstColumn="0" w:lastRowLastColumn="0"/>
              <w:rPr>
                <w:rFonts w:eastAsia="Times New Roman" w:cs="Arial"/>
              </w:rPr>
            </w:pPr>
            <w:r w:rsidRPr="00841CA6">
              <w:t xml:space="preserve">Add new field- </w:t>
            </w:r>
            <w:r w:rsidRPr="00841CA6">
              <w:rPr>
                <w:rFonts w:eastAsia="Times New Roman" w:cs="Arial"/>
              </w:rPr>
              <w:t xml:space="preserve"> Has Teva </w:t>
            </w:r>
            <w:r>
              <w:rPr>
                <w:rFonts w:eastAsia="Times New Roman" w:cs="Arial"/>
              </w:rPr>
              <w:t>provided support to</w:t>
            </w:r>
            <w:r w:rsidRPr="00841CA6">
              <w:rPr>
                <w:rFonts w:eastAsia="Times New Roman" w:cs="Arial"/>
              </w:rPr>
              <w:t xml:space="preserve"> this recipient in the </w:t>
            </w:r>
          </w:p>
          <w:p w14:paraId="1073D4B7" w14:textId="77777777" w:rsidR="009A008C" w:rsidRPr="00841CA6" w:rsidRDefault="009A008C" w:rsidP="009A008C">
            <w:pPr>
              <w:cnfStyle w:val="000000000000" w:firstRow="0" w:lastRow="0" w:firstColumn="0" w:lastColumn="0" w:oddVBand="0" w:evenVBand="0" w:oddHBand="0" w:evenHBand="0" w:firstRowFirstColumn="0" w:firstRowLastColumn="0" w:lastRowFirstColumn="0" w:lastRowLastColumn="0"/>
              <w:rPr>
                <w:rFonts w:eastAsia="Times New Roman" w:cs="Arial"/>
              </w:rPr>
            </w:pPr>
            <w:r w:rsidRPr="00841CA6">
              <w:rPr>
                <w:rFonts w:eastAsia="Times New Roman" w:cs="Arial"/>
              </w:rPr>
              <w:t xml:space="preserve">past 12 months? </w:t>
            </w:r>
          </w:p>
          <w:p w14:paraId="46B43C62" w14:textId="77777777" w:rsidR="009A008C" w:rsidRPr="006239F1" w:rsidRDefault="009A008C" w:rsidP="009A008C">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080" w:type="dxa"/>
          </w:tcPr>
          <w:p w14:paraId="0B7D5585" w14:textId="77777777" w:rsidR="009A008C" w:rsidRPr="00F33323" w:rsidRDefault="009A008C" w:rsidP="009A008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Yes/No radio button </w:t>
            </w:r>
          </w:p>
          <w:p w14:paraId="62468197" w14:textId="77777777" w:rsidR="009A008C" w:rsidRPr="00F33323" w:rsidRDefault="009A008C" w:rsidP="009A008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45E6797D" w14:textId="5F5757A0" w:rsidR="009A008C" w:rsidRPr="00F33323" w:rsidRDefault="009A008C" w:rsidP="00E46D53">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362" w:author="Michael Petite" w:date="2017-02-24T10:24:00Z">
              <w:r w:rsidR="000E327D" w:rsidRPr="00F33323" w:rsidDel="00E46D53">
                <w:delText>None</w:delText>
              </w:r>
            </w:del>
            <w:ins w:id="3363" w:author="Michael Petite" w:date="2017-02-24T10:24:00Z">
              <w:r w:rsidR="00E46D53">
                <w:t>Yes or no must be selected</w:t>
              </w:r>
            </w:ins>
          </w:p>
        </w:tc>
        <w:tc>
          <w:tcPr>
            <w:tcW w:w="1456" w:type="dxa"/>
          </w:tcPr>
          <w:p w14:paraId="35CF7F03" w14:textId="77777777" w:rsidR="009A008C" w:rsidRPr="006239F1" w:rsidRDefault="009A008C" w:rsidP="009A008C">
            <w:pPr>
              <w:cnfStyle w:val="000000000000" w:firstRow="0" w:lastRow="0" w:firstColumn="0" w:lastColumn="0" w:oddVBand="0" w:evenVBand="0" w:oddHBand="0" w:evenHBand="0" w:firstRowFirstColumn="0" w:firstRowLastColumn="0" w:lastRowFirstColumn="0" w:lastRowLastColumn="0"/>
              <w:rPr>
                <w:color w:val="000000" w:themeColor="text1"/>
              </w:rPr>
            </w:pPr>
            <w:r w:rsidRPr="006942F4">
              <w:rPr>
                <w:color w:val="000000" w:themeColor="text1"/>
              </w:rPr>
              <w:t>New</w:t>
            </w:r>
          </w:p>
        </w:tc>
      </w:tr>
      <w:tr w:rsidR="009A008C" w:rsidRPr="006239F1" w14:paraId="17F74517" w14:textId="77777777" w:rsidTr="00F20D0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17574D87" w14:textId="77777777" w:rsidR="009A008C" w:rsidRPr="006239F1" w:rsidRDefault="009A008C" w:rsidP="009A008C">
            <w:pPr>
              <w:rPr>
                <w:b w:val="0"/>
                <w:color w:val="000000" w:themeColor="text1"/>
              </w:rPr>
            </w:pPr>
            <w:r>
              <w:rPr>
                <w:b w:val="0"/>
                <w:color w:val="000000" w:themeColor="text1"/>
              </w:rPr>
              <w:t>Data Capture</w:t>
            </w:r>
          </w:p>
        </w:tc>
        <w:tc>
          <w:tcPr>
            <w:tcW w:w="1640" w:type="dxa"/>
          </w:tcPr>
          <w:p w14:paraId="0B45F083" w14:textId="77777777" w:rsidR="009A008C" w:rsidRPr="006239F1" w:rsidRDefault="009A008C" w:rsidP="009A008C">
            <w:pPr>
              <w:cnfStyle w:val="000000100000" w:firstRow="0" w:lastRow="0" w:firstColumn="0" w:lastColumn="0" w:oddVBand="0" w:evenVBand="0" w:oddHBand="1" w:evenHBand="0" w:firstRowFirstColumn="0" w:firstRowLastColumn="0" w:lastRowFirstColumn="0" w:lastRowLastColumn="0"/>
              <w:rPr>
                <w:color w:val="000000" w:themeColor="text1"/>
              </w:rPr>
            </w:pPr>
            <w:r>
              <w:rPr>
                <w:rFonts w:cs="Arial"/>
              </w:rPr>
              <w:t>Please List</w:t>
            </w:r>
          </w:p>
        </w:tc>
        <w:tc>
          <w:tcPr>
            <w:tcW w:w="1773" w:type="dxa"/>
          </w:tcPr>
          <w:p w14:paraId="15289B79" w14:textId="77777777" w:rsidR="009A008C" w:rsidRPr="006239F1" w:rsidRDefault="009A008C" w:rsidP="009A008C">
            <w:pPr>
              <w:cnfStyle w:val="000000100000" w:firstRow="0" w:lastRow="0" w:firstColumn="0" w:lastColumn="0" w:oddVBand="0" w:evenVBand="0" w:oddHBand="1" w:evenHBand="0" w:firstRowFirstColumn="0" w:firstRowLastColumn="0" w:lastRowFirstColumn="0" w:lastRowLastColumn="0"/>
              <w:rPr>
                <w:color w:val="000000" w:themeColor="text1"/>
              </w:rPr>
            </w:pPr>
            <w:r w:rsidRPr="00841CA6">
              <w:t xml:space="preserve">Add New Field- </w:t>
            </w:r>
            <w:r w:rsidRPr="00841CA6">
              <w:rPr>
                <w:rFonts w:cs="Arial"/>
              </w:rPr>
              <w:t xml:space="preserve"> </w:t>
            </w:r>
            <w:r>
              <w:rPr>
                <w:rFonts w:cs="Arial"/>
              </w:rPr>
              <w:t>Please List</w:t>
            </w:r>
          </w:p>
        </w:tc>
        <w:tc>
          <w:tcPr>
            <w:tcW w:w="3080" w:type="dxa"/>
          </w:tcPr>
          <w:p w14:paraId="51E1282E" w14:textId="77777777" w:rsidR="009A008C" w:rsidRPr="00F33323" w:rsidRDefault="009A008C" w:rsidP="009A008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Free text box </w:t>
            </w:r>
          </w:p>
          <w:p w14:paraId="45CF4188" w14:textId="77777777" w:rsidR="00E97CDD" w:rsidRPr="00F33323" w:rsidRDefault="00E97CDD" w:rsidP="00E97CDD">
            <w:pPr>
              <w:pStyle w:val="ListParagraph"/>
              <w:numPr>
                <w:ilvl w:val="0"/>
                <w:numId w:val="21"/>
              </w:numPr>
              <w:ind w:left="391" w:hanging="391"/>
              <w:cnfStyle w:val="000000100000" w:firstRow="0" w:lastRow="0" w:firstColumn="0" w:lastColumn="0" w:oddVBand="0" w:evenVBand="0" w:oddHBand="1" w:evenHBand="0" w:firstRowFirstColumn="0" w:firstRowLastColumn="0" w:lastRowFirstColumn="0" w:lastRowLastColumn="0"/>
            </w:pPr>
            <w:r w:rsidRPr="00F33323">
              <w:lastRenderedPageBreak/>
              <w:t>Required: Yes, if Yes is selected for “Previous Field”, otherwise no</w:t>
            </w:r>
          </w:p>
          <w:p w14:paraId="3B11C98F" w14:textId="77777777" w:rsidR="009A008C" w:rsidRPr="00F33323" w:rsidRDefault="009A008C" w:rsidP="009A008C">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s="Arial"/>
              </w:rPr>
            </w:pPr>
            <w:r w:rsidRPr="00F33323">
              <w:t>Validation: Field will be displayed only when Yes is selected for “</w:t>
            </w:r>
            <w:r w:rsidRPr="00F33323">
              <w:rPr>
                <w:rFonts w:eastAsia="Times New Roman" w:cs="Arial"/>
              </w:rPr>
              <w:t>Has Teva provided support to this recipient in the past 12 months?”</w:t>
            </w:r>
          </w:p>
          <w:p w14:paraId="346E53E8" w14:textId="77777777" w:rsidR="009A008C" w:rsidRPr="00F33323" w:rsidRDefault="00231D28" w:rsidP="00E46D53">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tcPr>
          <w:p w14:paraId="0795C6C6" w14:textId="77777777" w:rsidR="009A008C" w:rsidRPr="006239F1" w:rsidRDefault="009A008C" w:rsidP="009A008C">
            <w:pPr>
              <w:cnfStyle w:val="000000100000" w:firstRow="0" w:lastRow="0" w:firstColumn="0" w:lastColumn="0" w:oddVBand="0" w:evenVBand="0" w:oddHBand="1" w:evenHBand="0" w:firstRowFirstColumn="0" w:firstRowLastColumn="0" w:lastRowFirstColumn="0" w:lastRowLastColumn="0"/>
              <w:rPr>
                <w:color w:val="000000" w:themeColor="text1"/>
              </w:rPr>
            </w:pPr>
            <w:r w:rsidRPr="006942F4">
              <w:rPr>
                <w:color w:val="000000" w:themeColor="text1"/>
              </w:rPr>
              <w:lastRenderedPageBreak/>
              <w:t>New</w:t>
            </w:r>
          </w:p>
        </w:tc>
      </w:tr>
      <w:tr w:rsidR="009A008C" w:rsidRPr="006239F1" w14:paraId="0908F92A" w14:textId="77777777" w:rsidTr="00F20D0C">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04224ED0" w14:textId="77777777" w:rsidR="009A008C" w:rsidRPr="006239F1" w:rsidRDefault="009A008C" w:rsidP="009A008C">
            <w:pPr>
              <w:rPr>
                <w:b w:val="0"/>
                <w:color w:val="000000" w:themeColor="text1"/>
              </w:rPr>
            </w:pPr>
            <w:r w:rsidRPr="00C124AE">
              <w:rPr>
                <w:b w:val="0"/>
                <w:color w:val="000000" w:themeColor="text1"/>
              </w:rPr>
              <w:t>Data Capture</w:t>
            </w:r>
          </w:p>
        </w:tc>
        <w:tc>
          <w:tcPr>
            <w:tcW w:w="1640" w:type="dxa"/>
          </w:tcPr>
          <w:p w14:paraId="333631AB" w14:textId="77777777" w:rsidR="009A008C" w:rsidRPr="006239F1" w:rsidRDefault="009A008C" w:rsidP="009A008C">
            <w:pPr>
              <w:cnfStyle w:val="000000000000" w:firstRow="0" w:lastRow="0" w:firstColumn="0" w:lastColumn="0" w:oddVBand="0" w:evenVBand="0" w:oddHBand="0" w:evenHBand="0" w:firstRowFirstColumn="0" w:firstRowLastColumn="0" w:lastRowFirstColumn="0" w:lastRowLastColumn="0"/>
              <w:rPr>
                <w:color w:val="000000" w:themeColor="text1"/>
              </w:rPr>
            </w:pPr>
            <w:r w:rsidRPr="00841CA6">
              <w:rPr>
                <w:rFonts w:cs="Arial"/>
              </w:rPr>
              <w:t>Will any disclosures have to be made to comply with the regulations</w:t>
            </w:r>
          </w:p>
        </w:tc>
        <w:tc>
          <w:tcPr>
            <w:tcW w:w="1773" w:type="dxa"/>
          </w:tcPr>
          <w:p w14:paraId="411C3820" w14:textId="77777777" w:rsidR="009A008C" w:rsidRPr="006239F1" w:rsidRDefault="009A008C" w:rsidP="009A008C">
            <w:pPr>
              <w:cnfStyle w:val="000000000000" w:firstRow="0" w:lastRow="0" w:firstColumn="0" w:lastColumn="0" w:oddVBand="0" w:evenVBand="0" w:oddHBand="0" w:evenHBand="0" w:firstRowFirstColumn="0" w:firstRowLastColumn="0" w:lastRowFirstColumn="0" w:lastRowLastColumn="0"/>
              <w:rPr>
                <w:color w:val="000000" w:themeColor="text1"/>
              </w:rPr>
            </w:pPr>
            <w:r w:rsidRPr="00841CA6">
              <w:t xml:space="preserve">Add New Field- </w:t>
            </w:r>
            <w:r w:rsidRPr="00841CA6">
              <w:rPr>
                <w:rFonts w:cs="Arial"/>
              </w:rPr>
              <w:t xml:space="preserve"> Will any disclosures have to be made to comply with the regulations</w:t>
            </w:r>
          </w:p>
        </w:tc>
        <w:tc>
          <w:tcPr>
            <w:tcW w:w="3080" w:type="dxa"/>
          </w:tcPr>
          <w:p w14:paraId="72A1F6A5" w14:textId="77777777" w:rsidR="009A008C" w:rsidRPr="00F33323" w:rsidRDefault="009A008C" w:rsidP="009A008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Field Format: Yes/No radio button</w:t>
            </w:r>
          </w:p>
          <w:p w14:paraId="4A7FFBAC" w14:textId="77777777" w:rsidR="009A008C" w:rsidRPr="00F33323" w:rsidRDefault="009A008C" w:rsidP="009A008C">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2AE6C655" w14:textId="3C86B6BC" w:rsidR="00231D28" w:rsidRPr="00F33323" w:rsidRDefault="009A008C" w:rsidP="00E46D53">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w:t>
            </w:r>
            <w:r w:rsidR="000E327D" w:rsidRPr="00F33323">
              <w:t xml:space="preserve"> </w:t>
            </w:r>
            <w:del w:id="3364" w:author="Michael Petite" w:date="2017-02-24T10:27:00Z">
              <w:r w:rsidR="000E327D" w:rsidRPr="00F33323" w:rsidDel="00E46D53">
                <w:delText>None</w:delText>
              </w:r>
            </w:del>
            <w:ins w:id="3365" w:author="Michael Petite" w:date="2017-02-24T10:27:00Z">
              <w:r w:rsidR="00E46D53">
                <w:t>Yes or no must be selected</w:t>
              </w:r>
            </w:ins>
          </w:p>
        </w:tc>
        <w:tc>
          <w:tcPr>
            <w:tcW w:w="1456" w:type="dxa"/>
          </w:tcPr>
          <w:p w14:paraId="72538457" w14:textId="77777777" w:rsidR="009A008C" w:rsidRPr="006239F1" w:rsidRDefault="009A008C" w:rsidP="009A008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9A008C" w:rsidRPr="006239F1" w14:paraId="317B8B13"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384B87F7" w14:textId="77777777" w:rsidR="009A008C" w:rsidRPr="006239F1" w:rsidRDefault="009A008C" w:rsidP="009A008C">
            <w:pPr>
              <w:rPr>
                <w:b w:val="0"/>
                <w:color w:val="000000" w:themeColor="text1"/>
              </w:rPr>
            </w:pPr>
            <w:r>
              <w:rPr>
                <w:b w:val="0"/>
                <w:color w:val="000000" w:themeColor="text1"/>
              </w:rPr>
              <w:t>Data Capture</w:t>
            </w:r>
          </w:p>
        </w:tc>
        <w:tc>
          <w:tcPr>
            <w:tcW w:w="1640" w:type="dxa"/>
          </w:tcPr>
          <w:p w14:paraId="44ABE20D" w14:textId="77777777" w:rsidR="009A008C" w:rsidRPr="006239F1" w:rsidRDefault="009A008C" w:rsidP="009A008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Please Explain </w:t>
            </w:r>
          </w:p>
        </w:tc>
        <w:tc>
          <w:tcPr>
            <w:tcW w:w="1773" w:type="dxa"/>
          </w:tcPr>
          <w:p w14:paraId="110BE5F7" w14:textId="77777777" w:rsidR="009A008C" w:rsidRPr="006239F1" w:rsidRDefault="009A008C" w:rsidP="009A008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“Please Explain”</w:t>
            </w:r>
          </w:p>
        </w:tc>
        <w:tc>
          <w:tcPr>
            <w:tcW w:w="3080" w:type="dxa"/>
          </w:tcPr>
          <w:p w14:paraId="1081F506" w14:textId="77777777" w:rsidR="009A008C" w:rsidRPr="00F33323" w:rsidRDefault="009A008C" w:rsidP="009A008C">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F33323">
              <w:t xml:space="preserve">Field Format: Free text box </w:t>
            </w:r>
          </w:p>
          <w:p w14:paraId="64A194CF" w14:textId="77777777" w:rsidR="00E97CDD" w:rsidRPr="00F33323" w:rsidRDefault="00E97CDD" w:rsidP="00E97CDD">
            <w:pPr>
              <w:pStyle w:val="ListParagraph"/>
              <w:numPr>
                <w:ilvl w:val="0"/>
                <w:numId w:val="21"/>
              </w:numPr>
              <w:ind w:left="391" w:hanging="391"/>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25D6BACB" w14:textId="77777777" w:rsidR="009A008C" w:rsidRPr="00F33323" w:rsidRDefault="009A008C" w:rsidP="00E46D53">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 Field will be displayed only when “Yes” is selected for “Will any disclosures have to be made to comply with the regulations?”</w:t>
            </w:r>
          </w:p>
          <w:p w14:paraId="39C8BF4F" w14:textId="77777777" w:rsidR="00231D28" w:rsidRPr="00F33323" w:rsidRDefault="00231D28" w:rsidP="00E46D53">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65601110" w14:textId="77777777" w:rsidR="009A008C" w:rsidRPr="006239F1" w:rsidRDefault="009A008C" w:rsidP="009A008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3A6D23" w:rsidRPr="006239F1" w14:paraId="1B20B647" w14:textId="77777777" w:rsidTr="003A6D23">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6B931FD5" w14:textId="77777777" w:rsidR="003A6D23" w:rsidRDefault="003A6D23" w:rsidP="003A6D23">
            <w:pPr>
              <w:rPr>
                <w:b w:val="0"/>
                <w:color w:val="000000" w:themeColor="text1"/>
              </w:rPr>
            </w:pPr>
            <w:r>
              <w:rPr>
                <w:b w:val="0"/>
                <w:color w:val="000000" w:themeColor="text1"/>
              </w:rPr>
              <w:t>Data Capture</w:t>
            </w:r>
          </w:p>
        </w:tc>
        <w:tc>
          <w:tcPr>
            <w:tcW w:w="1640" w:type="dxa"/>
          </w:tcPr>
          <w:p w14:paraId="0639169C"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Will you use an agency/vendor to execute this activity?</w:t>
            </w:r>
          </w:p>
        </w:tc>
        <w:tc>
          <w:tcPr>
            <w:tcW w:w="1773" w:type="dxa"/>
          </w:tcPr>
          <w:p w14:paraId="57250542"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“Will you use an agency/vendor to execute this activity?”</w:t>
            </w:r>
          </w:p>
        </w:tc>
        <w:tc>
          <w:tcPr>
            <w:tcW w:w="3080" w:type="dxa"/>
          </w:tcPr>
          <w:p w14:paraId="4247A3B9" w14:textId="77777777" w:rsidR="003A6D23" w:rsidRDefault="003A6D23" w:rsidP="00A61FDE">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Yes/No Radio Button</w:t>
            </w:r>
          </w:p>
          <w:p w14:paraId="5160B584" w14:textId="77777777" w:rsidR="003A6D23" w:rsidRDefault="003A6D23" w:rsidP="00A61FDE">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06206378" w14:textId="5261E5AB" w:rsidR="003A6D23" w:rsidRDefault="003A6D23" w:rsidP="003A6D2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w:t>
            </w:r>
            <w:ins w:id="3366" w:author="Michael Petite" w:date="2017-02-24T10:28:00Z">
              <w:r w:rsidR="00A61FDE">
                <w:rPr>
                  <w:color w:val="000000" w:themeColor="text1"/>
                </w:rPr>
                <w:t xml:space="preserve"> Yes or no must be selected</w:t>
              </w:r>
            </w:ins>
          </w:p>
        </w:tc>
        <w:tc>
          <w:tcPr>
            <w:tcW w:w="1456" w:type="dxa"/>
          </w:tcPr>
          <w:p w14:paraId="2394B642"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sidRPr="00650EB1">
              <w:rPr>
                <w:color w:val="000000" w:themeColor="text1"/>
              </w:rPr>
              <w:t>New (Same format as in Activity Information in base)</w:t>
            </w:r>
          </w:p>
        </w:tc>
      </w:tr>
      <w:tr w:rsidR="003A6D23" w:rsidRPr="006239F1" w14:paraId="45C06E5E" w14:textId="77777777" w:rsidTr="003A6D2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50FD9364" w14:textId="77777777" w:rsidR="003A6D23" w:rsidRDefault="003A6D23" w:rsidP="003A6D23">
            <w:pPr>
              <w:rPr>
                <w:b w:val="0"/>
                <w:color w:val="000000" w:themeColor="text1"/>
              </w:rPr>
            </w:pPr>
            <w:r>
              <w:rPr>
                <w:b w:val="0"/>
                <w:color w:val="000000" w:themeColor="text1"/>
              </w:rPr>
              <w:t>Data Capture</w:t>
            </w:r>
          </w:p>
        </w:tc>
        <w:tc>
          <w:tcPr>
            <w:tcW w:w="1640" w:type="dxa"/>
          </w:tcPr>
          <w:p w14:paraId="2B0C35C0"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Agency/Vendor Name</w:t>
            </w:r>
          </w:p>
        </w:tc>
        <w:tc>
          <w:tcPr>
            <w:tcW w:w="1773" w:type="dxa"/>
          </w:tcPr>
          <w:p w14:paraId="0E76D919"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Agency/Vendor Name</w:t>
            </w:r>
          </w:p>
        </w:tc>
        <w:tc>
          <w:tcPr>
            <w:tcW w:w="3080" w:type="dxa"/>
          </w:tcPr>
          <w:p w14:paraId="00735F77" w14:textId="77777777" w:rsidR="003A6D23" w:rsidRDefault="003A6D23" w:rsidP="00A61FDE">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Free Text Box</w:t>
            </w:r>
          </w:p>
          <w:p w14:paraId="6522015D" w14:textId="77777777" w:rsidR="003A6D23" w:rsidRDefault="003A6D23" w:rsidP="00A61FDE">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Yes</w:t>
            </w:r>
          </w:p>
          <w:p w14:paraId="649B4246" w14:textId="77777777" w:rsidR="003A6D23" w:rsidRDefault="003A6D23" w:rsidP="003A6D23">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 Field will only appear if “Yes” is answered to “Will you use an agency/vendor to execute this activity?”</w:t>
            </w:r>
          </w:p>
        </w:tc>
        <w:tc>
          <w:tcPr>
            <w:tcW w:w="1456" w:type="dxa"/>
          </w:tcPr>
          <w:p w14:paraId="334A558A"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sidRPr="00650EB1">
              <w:rPr>
                <w:color w:val="000000" w:themeColor="text1"/>
              </w:rPr>
              <w:t>New (Same format as in Activity Information in base)</w:t>
            </w:r>
          </w:p>
        </w:tc>
      </w:tr>
      <w:tr w:rsidR="003A6D23" w:rsidRPr="006239F1" w14:paraId="1732C8C0" w14:textId="77777777" w:rsidTr="003A6D23">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0256E0D2" w14:textId="77777777" w:rsidR="003A6D23" w:rsidRDefault="003A6D23" w:rsidP="003A6D23">
            <w:pPr>
              <w:rPr>
                <w:b w:val="0"/>
                <w:color w:val="000000" w:themeColor="text1"/>
              </w:rPr>
            </w:pPr>
            <w:r>
              <w:rPr>
                <w:b w:val="0"/>
                <w:color w:val="000000" w:themeColor="text1"/>
              </w:rPr>
              <w:t>Data Capture</w:t>
            </w:r>
          </w:p>
        </w:tc>
        <w:tc>
          <w:tcPr>
            <w:tcW w:w="1640" w:type="dxa"/>
          </w:tcPr>
          <w:p w14:paraId="59FB9581"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Full Name of Agency/Vendor Contact</w:t>
            </w:r>
          </w:p>
        </w:tc>
        <w:tc>
          <w:tcPr>
            <w:tcW w:w="1773" w:type="dxa"/>
          </w:tcPr>
          <w:p w14:paraId="23A35F11"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Full Name of Agency/Vendor Contact</w:t>
            </w:r>
          </w:p>
        </w:tc>
        <w:tc>
          <w:tcPr>
            <w:tcW w:w="3080" w:type="dxa"/>
          </w:tcPr>
          <w:p w14:paraId="4D82DA8E" w14:textId="77777777" w:rsidR="003A6D23" w:rsidRDefault="003A6D23" w:rsidP="00A61FDE">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Free Text Box</w:t>
            </w:r>
          </w:p>
          <w:p w14:paraId="30074916" w14:textId="77777777" w:rsidR="003A6D23" w:rsidRDefault="003A6D23" w:rsidP="00A61FDE">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228BA01E" w14:textId="77777777" w:rsidR="003A6D23" w:rsidRDefault="003A6D23" w:rsidP="003A6D2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Validation: Field will only appear if “Yes” is answered to “Will you use an agency/vendor </w:t>
            </w:r>
            <w:r>
              <w:rPr>
                <w:color w:val="000000" w:themeColor="text1"/>
              </w:rPr>
              <w:lastRenderedPageBreak/>
              <w:t>to execute this activity?”</w:t>
            </w:r>
          </w:p>
        </w:tc>
        <w:tc>
          <w:tcPr>
            <w:tcW w:w="1456" w:type="dxa"/>
          </w:tcPr>
          <w:p w14:paraId="618A718B"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sidRPr="00650EB1">
              <w:rPr>
                <w:color w:val="000000" w:themeColor="text1"/>
              </w:rPr>
              <w:lastRenderedPageBreak/>
              <w:t>New (Same format as in Activity Information in base)</w:t>
            </w:r>
          </w:p>
        </w:tc>
      </w:tr>
      <w:tr w:rsidR="003A6D23" w:rsidRPr="006239F1" w14:paraId="6700D6C4" w14:textId="77777777" w:rsidTr="00A758D2">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124C2CC5" w14:textId="77777777" w:rsidR="003A6D23" w:rsidRDefault="003A6D23" w:rsidP="003A6D23">
            <w:pPr>
              <w:rPr>
                <w:b w:val="0"/>
                <w:color w:val="000000" w:themeColor="text1"/>
              </w:rPr>
            </w:pPr>
            <w:r>
              <w:rPr>
                <w:b w:val="0"/>
                <w:color w:val="000000" w:themeColor="text1"/>
              </w:rPr>
              <w:t>Data Capture</w:t>
            </w:r>
          </w:p>
        </w:tc>
        <w:tc>
          <w:tcPr>
            <w:tcW w:w="1640" w:type="dxa"/>
          </w:tcPr>
          <w:p w14:paraId="0F5E2BD4" w14:textId="77777777" w:rsidR="003A6D23" w:rsidRDefault="003A6D23" w:rsidP="00A758D2">
            <w:pPr>
              <w:cnfStyle w:val="000000100000" w:firstRow="0" w:lastRow="0" w:firstColumn="0" w:lastColumn="0" w:oddVBand="0" w:evenVBand="0" w:oddHBand="1" w:evenHBand="0" w:firstRowFirstColumn="0" w:firstRowLastColumn="0" w:lastRowFirstColumn="0" w:lastRowLastColumn="0"/>
              <w:rPr>
                <w:color w:val="000000" w:themeColor="text1"/>
              </w:rPr>
            </w:pPr>
            <w:r w:rsidRPr="00AD16F8">
              <w:rPr>
                <w:color w:val="000000" w:themeColor="text1"/>
              </w:rPr>
              <w:t>Vendor Name / English</w:t>
            </w:r>
            <w:r w:rsidR="00A758D2">
              <w:rPr>
                <w:color w:val="000000" w:themeColor="text1"/>
              </w:rPr>
              <w:t xml:space="preserve"> (optional)</w:t>
            </w:r>
          </w:p>
        </w:tc>
        <w:tc>
          <w:tcPr>
            <w:tcW w:w="1773" w:type="dxa"/>
          </w:tcPr>
          <w:p w14:paraId="2AC42894"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Vendor Name / English</w:t>
            </w:r>
          </w:p>
        </w:tc>
        <w:tc>
          <w:tcPr>
            <w:tcW w:w="3080" w:type="dxa"/>
          </w:tcPr>
          <w:p w14:paraId="425570F6" w14:textId="77777777" w:rsidR="003A6D23" w:rsidRDefault="003A6D23" w:rsidP="003A6D23">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Free Text box</w:t>
            </w:r>
          </w:p>
          <w:p w14:paraId="62DB53DF" w14:textId="77777777" w:rsidR="003A6D23" w:rsidRDefault="003A6D23" w:rsidP="003A6D23">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No</w:t>
            </w:r>
          </w:p>
          <w:p w14:paraId="132D8F4B" w14:textId="77777777" w:rsidR="003A6D23" w:rsidRDefault="003A6D23" w:rsidP="003A6D23">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Position: After “Full Name of Agency/Vendor Contact”</w:t>
            </w:r>
          </w:p>
          <w:p w14:paraId="55DEFEB2" w14:textId="77777777" w:rsidR="003A6D23" w:rsidRDefault="003A6D23" w:rsidP="003A6D23">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 Field will only appear if “Yes” is answered to “Will you use an agency/vendor to execute this activity?”</w:t>
            </w:r>
          </w:p>
        </w:tc>
        <w:tc>
          <w:tcPr>
            <w:tcW w:w="1456" w:type="dxa"/>
          </w:tcPr>
          <w:p w14:paraId="66DDD352"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sidRPr="00650EB1">
              <w:rPr>
                <w:color w:val="000000" w:themeColor="text1"/>
              </w:rPr>
              <w:t>New (Same format as in Activity Information in base)</w:t>
            </w:r>
          </w:p>
        </w:tc>
      </w:tr>
      <w:tr w:rsidR="003A6D23" w:rsidRPr="006239F1" w14:paraId="3C4476ED" w14:textId="77777777" w:rsidTr="003A6D23">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263BFF36" w14:textId="77777777" w:rsidR="003A6D23" w:rsidRDefault="003A6D23" w:rsidP="003A6D23">
            <w:pPr>
              <w:rPr>
                <w:b w:val="0"/>
                <w:color w:val="000000" w:themeColor="text1"/>
              </w:rPr>
            </w:pPr>
            <w:r>
              <w:rPr>
                <w:b w:val="0"/>
                <w:color w:val="000000" w:themeColor="text1"/>
              </w:rPr>
              <w:t>Data Capture</w:t>
            </w:r>
          </w:p>
        </w:tc>
        <w:tc>
          <w:tcPr>
            <w:tcW w:w="1640" w:type="dxa"/>
            <w:vAlign w:val="bottom"/>
          </w:tcPr>
          <w:p w14:paraId="66BA8492"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sidRPr="00AD16F8">
              <w:rPr>
                <w:color w:val="000000" w:themeColor="text1"/>
              </w:rPr>
              <w:t>Disclaimer that Agency has been made aware of Teva Policies/Procedures</w:t>
            </w:r>
          </w:p>
        </w:tc>
        <w:tc>
          <w:tcPr>
            <w:tcW w:w="1773" w:type="dxa"/>
          </w:tcPr>
          <w:p w14:paraId="1C7CB998"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“Disclaimer that Agency has been made aware of Teva Policies/Procedures”</w:t>
            </w:r>
          </w:p>
        </w:tc>
        <w:tc>
          <w:tcPr>
            <w:tcW w:w="3080" w:type="dxa"/>
          </w:tcPr>
          <w:p w14:paraId="77E8CCEA" w14:textId="77777777" w:rsidR="003A6D23" w:rsidRDefault="003A6D23" w:rsidP="00A61FDE">
            <w:pPr>
              <w:pStyle w:val="ListParagraph"/>
              <w:numPr>
                <w:ilvl w:val="0"/>
                <w:numId w:val="25"/>
              </w:numPr>
              <w:ind w:left="37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Control: Checkbox</w:t>
            </w:r>
          </w:p>
          <w:p w14:paraId="390A1EE6" w14:textId="77777777" w:rsidR="003A6D23" w:rsidRDefault="003A6D23" w:rsidP="00A61FDE">
            <w:pPr>
              <w:pStyle w:val="ListParagraph"/>
              <w:numPr>
                <w:ilvl w:val="0"/>
                <w:numId w:val="25"/>
              </w:numPr>
              <w:ind w:left="37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54503AFD" w14:textId="77777777" w:rsidR="003A6D23" w:rsidRDefault="003A6D23" w:rsidP="003A6D2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 Field will only appear if “Yes” is answered to “Will you use an agency/vendor to execute this activity?”</w:t>
            </w:r>
          </w:p>
        </w:tc>
        <w:tc>
          <w:tcPr>
            <w:tcW w:w="1456" w:type="dxa"/>
          </w:tcPr>
          <w:p w14:paraId="24F3E928"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sidRPr="00650EB1">
              <w:rPr>
                <w:color w:val="000000" w:themeColor="text1"/>
              </w:rPr>
              <w:t>New (Same format as in Activity Information in base)</w:t>
            </w:r>
          </w:p>
        </w:tc>
      </w:tr>
      <w:tr w:rsidR="003A6D23" w:rsidRPr="006239F1" w14:paraId="06BA726E" w14:textId="77777777" w:rsidTr="003A6D2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2993424F" w14:textId="77777777" w:rsidR="003A6D23" w:rsidRDefault="003A6D23" w:rsidP="003A6D23">
            <w:pPr>
              <w:rPr>
                <w:b w:val="0"/>
                <w:color w:val="000000" w:themeColor="text1"/>
              </w:rPr>
            </w:pPr>
            <w:r>
              <w:rPr>
                <w:b w:val="0"/>
                <w:color w:val="000000" w:themeColor="text1"/>
              </w:rPr>
              <w:t>Data Capture</w:t>
            </w:r>
          </w:p>
        </w:tc>
        <w:tc>
          <w:tcPr>
            <w:tcW w:w="1640" w:type="dxa"/>
            <w:vAlign w:val="bottom"/>
          </w:tcPr>
          <w:p w14:paraId="11638CDF"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sidRPr="00AD16F8">
              <w:rPr>
                <w:color w:val="000000" w:themeColor="text1"/>
              </w:rPr>
              <w:t>Has an approval been obtained from the Third Party Due Diligence Team?</w:t>
            </w:r>
          </w:p>
        </w:tc>
        <w:tc>
          <w:tcPr>
            <w:tcW w:w="1773" w:type="dxa"/>
          </w:tcPr>
          <w:p w14:paraId="331FF505"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Has an approval been obtained from the Third Party Due Diligence Team?</w:t>
            </w:r>
          </w:p>
        </w:tc>
        <w:tc>
          <w:tcPr>
            <w:tcW w:w="3080" w:type="dxa"/>
          </w:tcPr>
          <w:p w14:paraId="6C078885"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Yes/No Radio Button</w:t>
            </w:r>
          </w:p>
          <w:p w14:paraId="780D4FFF" w14:textId="77777777" w:rsidR="003A6D23" w:rsidRPr="008E671E"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Yes</w:t>
            </w:r>
          </w:p>
          <w:p w14:paraId="31C2E93E" w14:textId="77777777" w:rsidR="003A6D23" w:rsidRDefault="003A6D23" w:rsidP="003A6D23">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 Field will only appear if “Yes” is answered to “Will you use an agency/vendor to execute this activity?”</w:t>
            </w:r>
          </w:p>
        </w:tc>
        <w:tc>
          <w:tcPr>
            <w:tcW w:w="1456" w:type="dxa"/>
          </w:tcPr>
          <w:p w14:paraId="1D7AAFE4"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sidRPr="00650EB1">
              <w:rPr>
                <w:color w:val="000000" w:themeColor="text1"/>
              </w:rPr>
              <w:t>New (Same format as in Activity Information in base)</w:t>
            </w:r>
          </w:p>
        </w:tc>
      </w:tr>
      <w:tr w:rsidR="003A6D23" w:rsidRPr="006239F1" w14:paraId="3C754D72" w14:textId="77777777" w:rsidTr="003A6D23">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39C4AD12" w14:textId="77777777" w:rsidR="003A6D23" w:rsidRDefault="003A6D23" w:rsidP="003A6D23">
            <w:pPr>
              <w:rPr>
                <w:b w:val="0"/>
                <w:color w:val="000000" w:themeColor="text1"/>
              </w:rPr>
            </w:pPr>
            <w:r>
              <w:rPr>
                <w:b w:val="0"/>
                <w:color w:val="000000" w:themeColor="text1"/>
              </w:rPr>
              <w:t>Data Capture</w:t>
            </w:r>
          </w:p>
        </w:tc>
        <w:tc>
          <w:tcPr>
            <w:tcW w:w="1640" w:type="dxa"/>
          </w:tcPr>
          <w:p w14:paraId="49304D7A"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Please State Why</w:t>
            </w:r>
          </w:p>
        </w:tc>
        <w:tc>
          <w:tcPr>
            <w:tcW w:w="1773" w:type="dxa"/>
          </w:tcPr>
          <w:p w14:paraId="5D19152A"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Please State Why</w:t>
            </w:r>
          </w:p>
        </w:tc>
        <w:tc>
          <w:tcPr>
            <w:tcW w:w="3080" w:type="dxa"/>
          </w:tcPr>
          <w:p w14:paraId="264DCFEA" w14:textId="77777777" w:rsidR="003A6D23" w:rsidRDefault="003A6D23" w:rsidP="00A61FDE">
            <w:pPr>
              <w:pStyle w:val="ListParagraph"/>
              <w:numPr>
                <w:ilvl w:val="0"/>
                <w:numId w:val="25"/>
              </w:numPr>
              <w:ind w:left="37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Free Text Box</w:t>
            </w:r>
          </w:p>
          <w:p w14:paraId="122E0DD1" w14:textId="77777777" w:rsidR="003A6D23" w:rsidRDefault="003A6D23" w:rsidP="00A61FDE">
            <w:pPr>
              <w:pStyle w:val="ListParagraph"/>
              <w:numPr>
                <w:ilvl w:val="0"/>
                <w:numId w:val="25"/>
              </w:numPr>
              <w:ind w:left="37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0BD4BB2F" w14:textId="77777777" w:rsidR="003A6D23" w:rsidRDefault="003A6D23" w:rsidP="003A6D2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 Field will only appear if “No” is answered to “Has an approval been obtained from the Third Party Due Diligence Team?”</w:t>
            </w:r>
          </w:p>
        </w:tc>
        <w:tc>
          <w:tcPr>
            <w:tcW w:w="1456" w:type="dxa"/>
          </w:tcPr>
          <w:p w14:paraId="7B1DACA6"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sidRPr="00650EB1">
              <w:rPr>
                <w:color w:val="000000" w:themeColor="text1"/>
              </w:rPr>
              <w:t>New (Same format as in Activity Information in base)</w:t>
            </w:r>
          </w:p>
        </w:tc>
      </w:tr>
      <w:tr w:rsidR="003A6D23" w:rsidRPr="006239F1" w14:paraId="1EE4AC16"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7B28F30A" w14:textId="77777777" w:rsidR="003A6D23" w:rsidRDefault="003A6D23" w:rsidP="003A6D23">
            <w:pPr>
              <w:rPr>
                <w:b w:val="0"/>
                <w:color w:val="000000" w:themeColor="text1"/>
              </w:rPr>
            </w:pPr>
            <w:r>
              <w:rPr>
                <w:b w:val="0"/>
                <w:color w:val="000000" w:themeColor="text1"/>
              </w:rPr>
              <w:t>User Interface</w:t>
            </w:r>
          </w:p>
        </w:tc>
        <w:tc>
          <w:tcPr>
            <w:tcW w:w="1640" w:type="dxa"/>
          </w:tcPr>
          <w:p w14:paraId="6D00C4A9"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Planned Meeting/Activity Location(s) Venue/Office Name &amp; Address(es)</w:t>
            </w:r>
          </w:p>
        </w:tc>
        <w:tc>
          <w:tcPr>
            <w:tcW w:w="1773" w:type="dxa"/>
          </w:tcPr>
          <w:p w14:paraId="51857550"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Display Meeting/Activity Location information</w:t>
            </w:r>
          </w:p>
        </w:tc>
        <w:tc>
          <w:tcPr>
            <w:tcW w:w="3080" w:type="dxa"/>
          </w:tcPr>
          <w:p w14:paraId="07F269E3"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sidRPr="00406217">
              <w:rPr>
                <w:b/>
                <w:color w:val="000000" w:themeColor="text1"/>
              </w:rPr>
              <w:t>Field Control:</w:t>
            </w:r>
            <w:r>
              <w:rPr>
                <w:color w:val="000000" w:themeColor="text1"/>
              </w:rPr>
              <w:t xml:space="preserve"> Read-Only Table</w:t>
            </w:r>
          </w:p>
          <w:p w14:paraId="79D4EB8C" w14:textId="77777777" w:rsidR="003A6D23" w:rsidRPr="00406217"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b/>
                <w:color w:val="000000" w:themeColor="text1"/>
              </w:rPr>
            </w:pPr>
            <w:r w:rsidRPr="00406217">
              <w:rPr>
                <w:b/>
                <w:color w:val="000000" w:themeColor="text1"/>
              </w:rPr>
              <w:t>Columns:</w:t>
            </w:r>
          </w:p>
          <w:p w14:paraId="785D6200"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 Venue Type (Read-Only Text)</w:t>
            </w:r>
          </w:p>
          <w:p w14:paraId="31859BDA"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 Venue Name (Read-Only Text)</w:t>
            </w:r>
          </w:p>
          <w:p w14:paraId="6DB8CBCA"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 Address (Read-Only Text)</w:t>
            </w:r>
          </w:p>
          <w:p w14:paraId="656EFD2A"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 Venue City (Read-Only Text)</w:t>
            </w:r>
          </w:p>
          <w:p w14:paraId="6DF32CF7"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lastRenderedPageBreak/>
              <w:t>5. Venue Country (Read-Only Text)</w:t>
            </w:r>
          </w:p>
          <w:p w14:paraId="2510F179"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Start Date (Read-Only Text)</w:t>
            </w:r>
          </w:p>
          <w:p w14:paraId="160C7E9C"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End Date (Read-Only Text)</w:t>
            </w:r>
          </w:p>
          <w:p w14:paraId="7861DD5E" w14:textId="77777777" w:rsidR="003A6D23" w:rsidRDefault="003A6D23" w:rsidP="00A61FDE">
            <w:pPr>
              <w:pStyle w:val="ListParagraph"/>
              <w:numPr>
                <w:ilvl w:val="0"/>
                <w:numId w:val="21"/>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b/>
                <w:color w:val="000000" w:themeColor="text1"/>
              </w:rPr>
              <w:t>Other Information:</w:t>
            </w:r>
            <w:r>
              <w:rPr>
                <w:color w:val="000000" w:themeColor="text1"/>
              </w:rPr>
              <w:t xml:space="preserve"> If no record is in the table, displays the table header only.</w:t>
            </w:r>
          </w:p>
        </w:tc>
        <w:tc>
          <w:tcPr>
            <w:tcW w:w="1456" w:type="dxa"/>
            <w:vAlign w:val="center"/>
          </w:tcPr>
          <w:p w14:paraId="5D764FEA"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lastRenderedPageBreak/>
              <w:t>New (Same format as in Activity Information in base)</w:t>
            </w:r>
          </w:p>
        </w:tc>
      </w:tr>
      <w:tr w:rsidR="003A6D23" w:rsidRPr="006239F1" w14:paraId="52896EAC" w14:textId="77777777" w:rsidTr="00EC4385">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45AA86EF" w14:textId="77777777" w:rsidR="003A6D23" w:rsidRDefault="003A6D23" w:rsidP="003A6D23">
            <w:pPr>
              <w:rPr>
                <w:b w:val="0"/>
                <w:color w:val="000000" w:themeColor="text1"/>
              </w:rPr>
            </w:pPr>
            <w:r>
              <w:rPr>
                <w:b w:val="0"/>
                <w:color w:val="000000" w:themeColor="text1"/>
              </w:rPr>
              <w:t>Data Capture</w:t>
            </w:r>
          </w:p>
        </w:tc>
        <w:tc>
          <w:tcPr>
            <w:tcW w:w="1640" w:type="dxa"/>
          </w:tcPr>
          <w:p w14:paraId="3A07487B"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Venue popup</w:t>
            </w:r>
          </w:p>
        </w:tc>
        <w:tc>
          <w:tcPr>
            <w:tcW w:w="1773" w:type="dxa"/>
          </w:tcPr>
          <w:p w14:paraId="44745F5D"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Captures Venue Information</w:t>
            </w:r>
          </w:p>
        </w:tc>
        <w:tc>
          <w:tcPr>
            <w:tcW w:w="3080" w:type="dxa"/>
          </w:tcPr>
          <w:p w14:paraId="3F7B53F8" w14:textId="77777777" w:rsidR="003A6D23" w:rsidRPr="00406217" w:rsidRDefault="003A6D23" w:rsidP="00A61FDE">
            <w:pPr>
              <w:pStyle w:val="ListParagraph"/>
              <w:numPr>
                <w:ilvl w:val="0"/>
                <w:numId w:val="25"/>
              </w:numPr>
              <w:ind w:left="376"/>
              <w:cnfStyle w:val="000000000000" w:firstRow="0" w:lastRow="0" w:firstColumn="0" w:lastColumn="0" w:oddVBand="0" w:evenVBand="0" w:oddHBand="0" w:evenHBand="0" w:firstRowFirstColumn="0" w:firstRowLastColumn="0" w:lastRowFirstColumn="0" w:lastRowLastColumn="0"/>
              <w:rPr>
                <w:b/>
                <w:color w:val="000000" w:themeColor="text1"/>
              </w:rPr>
            </w:pPr>
            <w:r>
              <w:rPr>
                <w:color w:val="000000" w:themeColor="text1"/>
              </w:rPr>
              <w:t>Fields: Identified below</w:t>
            </w:r>
          </w:p>
          <w:p w14:paraId="79511B1F" w14:textId="77777777" w:rsidR="003A6D23" w:rsidRDefault="003A6D23" w:rsidP="003A6D2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Venue (button, Add Venue to the table)</w:t>
            </w:r>
          </w:p>
        </w:tc>
        <w:tc>
          <w:tcPr>
            <w:tcW w:w="1456" w:type="dxa"/>
            <w:vAlign w:val="center"/>
          </w:tcPr>
          <w:p w14:paraId="378A5FC9"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 (Same format as in Activity Information in base)</w:t>
            </w:r>
          </w:p>
        </w:tc>
      </w:tr>
      <w:tr w:rsidR="003A6D23" w:rsidRPr="006239F1" w14:paraId="224A2F82"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7D678F5A" w14:textId="77777777" w:rsidR="003A6D23" w:rsidRDefault="003A6D23" w:rsidP="003A6D23">
            <w:pPr>
              <w:rPr>
                <w:b w:val="0"/>
                <w:color w:val="000000" w:themeColor="text1"/>
              </w:rPr>
            </w:pPr>
            <w:r>
              <w:rPr>
                <w:b w:val="0"/>
                <w:color w:val="000000" w:themeColor="text1"/>
              </w:rPr>
              <w:t>Data Capture – Add Venue</w:t>
            </w:r>
          </w:p>
        </w:tc>
        <w:tc>
          <w:tcPr>
            <w:tcW w:w="1640" w:type="dxa"/>
          </w:tcPr>
          <w:p w14:paraId="08F36BDB"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Venue Type</w:t>
            </w:r>
          </w:p>
        </w:tc>
        <w:tc>
          <w:tcPr>
            <w:tcW w:w="1773" w:type="dxa"/>
          </w:tcPr>
          <w:p w14:paraId="7D7D6348"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Venue Type</w:t>
            </w:r>
          </w:p>
        </w:tc>
        <w:tc>
          <w:tcPr>
            <w:tcW w:w="3080" w:type="dxa"/>
          </w:tcPr>
          <w:p w14:paraId="4E56C03C"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Dropdown</w:t>
            </w:r>
          </w:p>
          <w:p w14:paraId="00BDEA66" w14:textId="77777777" w:rsidR="003A6D23" w:rsidRDefault="003A6D23" w:rsidP="003A6D23">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ins w:id="3367" w:author="Michael Petite" w:date="2017-02-24T10:30:00Z"/>
                <w:color w:val="000000" w:themeColor="text1"/>
              </w:rPr>
            </w:pPr>
            <w:r>
              <w:rPr>
                <w:color w:val="000000" w:themeColor="text1"/>
              </w:rPr>
              <w:t>Required: Yes</w:t>
            </w:r>
          </w:p>
          <w:p w14:paraId="71199A08" w14:textId="46C46645" w:rsidR="00A61FDE" w:rsidRDefault="00A61FDE" w:rsidP="003A6D23">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ins w:id="3368" w:author="Michael Petite" w:date="2017-02-24T10:30:00Z">
              <w:r>
                <w:rPr>
                  <w:color w:val="000000" w:themeColor="text1"/>
                </w:rPr>
                <w:t>Validation: A non-blank value from the dropdown must be selected</w:t>
              </w:r>
            </w:ins>
          </w:p>
        </w:tc>
        <w:tc>
          <w:tcPr>
            <w:tcW w:w="1456" w:type="dxa"/>
            <w:vAlign w:val="center"/>
          </w:tcPr>
          <w:p w14:paraId="7E3715BF"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 (Same format as in Activity Information in base)</w:t>
            </w:r>
          </w:p>
        </w:tc>
      </w:tr>
      <w:tr w:rsidR="003A6D23" w:rsidRPr="006239F1" w14:paraId="73AD9D4C" w14:textId="77777777" w:rsidTr="00EC4385">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130D5017" w14:textId="77777777" w:rsidR="003A6D23" w:rsidRDefault="003A6D23" w:rsidP="003A6D23">
            <w:pPr>
              <w:rPr>
                <w:b w:val="0"/>
                <w:color w:val="000000" w:themeColor="text1"/>
              </w:rPr>
            </w:pPr>
            <w:r>
              <w:rPr>
                <w:b w:val="0"/>
                <w:color w:val="000000" w:themeColor="text1"/>
              </w:rPr>
              <w:t>Data Capture – Add Venue</w:t>
            </w:r>
          </w:p>
        </w:tc>
        <w:tc>
          <w:tcPr>
            <w:tcW w:w="1640" w:type="dxa"/>
          </w:tcPr>
          <w:p w14:paraId="00C64F3C"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Please State</w:t>
            </w:r>
          </w:p>
        </w:tc>
        <w:tc>
          <w:tcPr>
            <w:tcW w:w="1773" w:type="dxa"/>
          </w:tcPr>
          <w:p w14:paraId="52DA7235"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Please State</w:t>
            </w:r>
          </w:p>
        </w:tc>
        <w:tc>
          <w:tcPr>
            <w:tcW w:w="3080" w:type="dxa"/>
          </w:tcPr>
          <w:p w14:paraId="215C4B0D" w14:textId="77777777" w:rsidR="003A6D23" w:rsidRDefault="003A6D23" w:rsidP="00A61FDE">
            <w:pPr>
              <w:pStyle w:val="ListParagraph"/>
              <w:numPr>
                <w:ilvl w:val="0"/>
                <w:numId w:val="25"/>
              </w:numPr>
              <w:ind w:left="37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Free Text Box</w:t>
            </w:r>
          </w:p>
          <w:p w14:paraId="6CB7F0F6" w14:textId="77777777" w:rsidR="003A6D23" w:rsidRDefault="003A6D23" w:rsidP="00A61FDE">
            <w:pPr>
              <w:pStyle w:val="ListParagraph"/>
              <w:numPr>
                <w:ilvl w:val="0"/>
                <w:numId w:val="25"/>
              </w:numPr>
              <w:ind w:left="37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67A3F2E5" w14:textId="77777777" w:rsidR="003A6D23" w:rsidRDefault="003A6D23" w:rsidP="003A6D2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 Will only appear if “Other” is selected for “Venue Type”</w:t>
            </w:r>
          </w:p>
        </w:tc>
        <w:tc>
          <w:tcPr>
            <w:tcW w:w="1456" w:type="dxa"/>
            <w:vAlign w:val="center"/>
          </w:tcPr>
          <w:p w14:paraId="17AA19D4"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 (Same format as in Activity Information in base)</w:t>
            </w:r>
          </w:p>
        </w:tc>
      </w:tr>
      <w:tr w:rsidR="003A6D23" w:rsidRPr="006239F1" w14:paraId="2353885E"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66787128" w14:textId="77777777" w:rsidR="003A6D23" w:rsidRDefault="003A6D23" w:rsidP="003A6D23">
            <w:pPr>
              <w:rPr>
                <w:b w:val="0"/>
                <w:color w:val="000000" w:themeColor="text1"/>
              </w:rPr>
            </w:pPr>
            <w:r>
              <w:rPr>
                <w:b w:val="0"/>
                <w:color w:val="000000" w:themeColor="text1"/>
              </w:rPr>
              <w:t>Data Capture</w:t>
            </w:r>
          </w:p>
        </w:tc>
        <w:tc>
          <w:tcPr>
            <w:tcW w:w="1640" w:type="dxa"/>
          </w:tcPr>
          <w:p w14:paraId="3599F1CF"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Venue Name</w:t>
            </w:r>
          </w:p>
        </w:tc>
        <w:tc>
          <w:tcPr>
            <w:tcW w:w="1773" w:type="dxa"/>
          </w:tcPr>
          <w:p w14:paraId="6DDE69B7"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Venue Name</w:t>
            </w:r>
          </w:p>
        </w:tc>
        <w:tc>
          <w:tcPr>
            <w:tcW w:w="3080" w:type="dxa"/>
          </w:tcPr>
          <w:p w14:paraId="088A7151"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Free Text</w:t>
            </w:r>
          </w:p>
          <w:p w14:paraId="4229F031"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Yes</w:t>
            </w:r>
          </w:p>
          <w:p w14:paraId="5DF05161" w14:textId="77777777" w:rsidR="003A6D23" w:rsidRDefault="003A6D23" w:rsidP="003A6D23">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w:t>
            </w:r>
            <w:r w:rsidR="00F33323">
              <w:rPr>
                <w:color w:val="000000" w:themeColor="text1"/>
              </w:rPr>
              <w:t xml:space="preserve"> Same as base</w:t>
            </w:r>
          </w:p>
        </w:tc>
        <w:tc>
          <w:tcPr>
            <w:tcW w:w="1456" w:type="dxa"/>
            <w:vAlign w:val="center"/>
          </w:tcPr>
          <w:p w14:paraId="676EDE50"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 (Same format as in Activity Information in base)</w:t>
            </w:r>
          </w:p>
        </w:tc>
      </w:tr>
      <w:tr w:rsidR="003A6D23" w:rsidRPr="006239F1" w14:paraId="0BC390D9" w14:textId="77777777" w:rsidTr="00EC4385">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56A347CD" w14:textId="77777777" w:rsidR="003A6D23" w:rsidRDefault="003A6D23" w:rsidP="003A6D23">
            <w:pPr>
              <w:rPr>
                <w:b w:val="0"/>
                <w:color w:val="000000" w:themeColor="text1"/>
              </w:rPr>
            </w:pPr>
            <w:r>
              <w:rPr>
                <w:b w:val="0"/>
                <w:color w:val="000000" w:themeColor="text1"/>
              </w:rPr>
              <w:t>Data Capture</w:t>
            </w:r>
          </w:p>
        </w:tc>
        <w:tc>
          <w:tcPr>
            <w:tcW w:w="1640" w:type="dxa"/>
          </w:tcPr>
          <w:p w14:paraId="51067284"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Address</w:t>
            </w:r>
          </w:p>
        </w:tc>
        <w:tc>
          <w:tcPr>
            <w:tcW w:w="1773" w:type="dxa"/>
          </w:tcPr>
          <w:p w14:paraId="7F641322"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Address</w:t>
            </w:r>
          </w:p>
        </w:tc>
        <w:tc>
          <w:tcPr>
            <w:tcW w:w="3080" w:type="dxa"/>
          </w:tcPr>
          <w:p w14:paraId="3D3EEFBF" w14:textId="77777777" w:rsidR="003A6D23" w:rsidRDefault="003A6D23" w:rsidP="00A61FDE">
            <w:pPr>
              <w:pStyle w:val="ListParagraph"/>
              <w:numPr>
                <w:ilvl w:val="0"/>
                <w:numId w:val="25"/>
              </w:numPr>
              <w:ind w:left="37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Free Text</w:t>
            </w:r>
          </w:p>
          <w:p w14:paraId="3280378C" w14:textId="3C4F4D9D" w:rsidR="003A6D23" w:rsidRDefault="008A63FE" w:rsidP="00A61FDE">
            <w:pPr>
              <w:pStyle w:val="ListParagraph"/>
              <w:numPr>
                <w:ilvl w:val="0"/>
                <w:numId w:val="25"/>
              </w:numPr>
              <w:ind w:left="37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No</w:t>
            </w:r>
          </w:p>
          <w:p w14:paraId="7BDFC26F" w14:textId="77777777" w:rsidR="003A6D23" w:rsidRDefault="003A6D23" w:rsidP="003A6D2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w:t>
            </w:r>
            <w:r w:rsidR="00F33323">
              <w:rPr>
                <w:color w:val="000000" w:themeColor="text1"/>
              </w:rPr>
              <w:t xml:space="preserve"> Same as base</w:t>
            </w:r>
          </w:p>
        </w:tc>
        <w:tc>
          <w:tcPr>
            <w:tcW w:w="1456" w:type="dxa"/>
            <w:vAlign w:val="center"/>
          </w:tcPr>
          <w:p w14:paraId="52330E97"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 (Same format as in Activity Information in base)</w:t>
            </w:r>
          </w:p>
        </w:tc>
      </w:tr>
      <w:tr w:rsidR="003A6D23" w:rsidRPr="006239F1" w14:paraId="10AF8EC4" w14:textId="77777777" w:rsidTr="003A6D2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68988E13" w14:textId="77777777" w:rsidR="003A6D23" w:rsidRDefault="003A6D23" w:rsidP="003A6D23">
            <w:pPr>
              <w:rPr>
                <w:b w:val="0"/>
                <w:color w:val="000000" w:themeColor="text1"/>
              </w:rPr>
            </w:pPr>
            <w:r>
              <w:rPr>
                <w:b w:val="0"/>
                <w:color w:val="000000" w:themeColor="text1"/>
              </w:rPr>
              <w:t>Data Capture</w:t>
            </w:r>
          </w:p>
        </w:tc>
        <w:tc>
          <w:tcPr>
            <w:tcW w:w="1640" w:type="dxa"/>
          </w:tcPr>
          <w:p w14:paraId="3F8F666A"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How was the location determined? </w:t>
            </w:r>
          </w:p>
        </w:tc>
        <w:tc>
          <w:tcPr>
            <w:tcW w:w="1773" w:type="dxa"/>
          </w:tcPr>
          <w:p w14:paraId="7B58BF7B"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How was the location determined?</w:t>
            </w:r>
          </w:p>
          <w:p w14:paraId="16B6BCC2"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In the Add Venue pop-up </w:t>
            </w:r>
          </w:p>
        </w:tc>
        <w:tc>
          <w:tcPr>
            <w:tcW w:w="3080" w:type="dxa"/>
          </w:tcPr>
          <w:p w14:paraId="7B7427AE"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Free Text Box</w:t>
            </w:r>
          </w:p>
          <w:p w14:paraId="322329CF"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Character Limit:</w:t>
            </w:r>
          </w:p>
          <w:p w14:paraId="0A07BDBF"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Required: Yes </w:t>
            </w:r>
          </w:p>
          <w:p w14:paraId="6607102B" w14:textId="77777777" w:rsidR="003A6D23" w:rsidRDefault="003A6D23" w:rsidP="003A6D23">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w:t>
            </w:r>
            <w:r w:rsidR="00F33323">
              <w:rPr>
                <w:color w:val="000000" w:themeColor="text1"/>
              </w:rPr>
              <w:t xml:space="preserve"> Same as base</w:t>
            </w:r>
          </w:p>
        </w:tc>
        <w:tc>
          <w:tcPr>
            <w:tcW w:w="1456" w:type="dxa"/>
          </w:tcPr>
          <w:p w14:paraId="38041BE9"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sidRPr="00FA1017">
              <w:rPr>
                <w:color w:val="000000" w:themeColor="text1"/>
              </w:rPr>
              <w:t>New (Same format as in Activity Information in base)</w:t>
            </w:r>
          </w:p>
        </w:tc>
      </w:tr>
      <w:tr w:rsidR="003A6D23" w:rsidRPr="006239F1" w14:paraId="07FEFC6D" w14:textId="77777777" w:rsidTr="003A6D23">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3A04B5DE" w14:textId="77777777" w:rsidR="003A6D23" w:rsidRDefault="003A6D23" w:rsidP="003A6D23">
            <w:pPr>
              <w:rPr>
                <w:b w:val="0"/>
                <w:color w:val="000000" w:themeColor="text1"/>
              </w:rPr>
            </w:pPr>
            <w:r>
              <w:rPr>
                <w:b w:val="0"/>
                <w:color w:val="000000" w:themeColor="text1"/>
              </w:rPr>
              <w:t>Data Capture</w:t>
            </w:r>
          </w:p>
        </w:tc>
        <w:tc>
          <w:tcPr>
            <w:tcW w:w="1640" w:type="dxa"/>
          </w:tcPr>
          <w:p w14:paraId="61C1D61F"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Venue Country</w:t>
            </w:r>
          </w:p>
        </w:tc>
        <w:tc>
          <w:tcPr>
            <w:tcW w:w="1773" w:type="dxa"/>
          </w:tcPr>
          <w:p w14:paraId="6440403F"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“Venue Country”</w:t>
            </w:r>
          </w:p>
        </w:tc>
        <w:tc>
          <w:tcPr>
            <w:tcW w:w="3080" w:type="dxa"/>
          </w:tcPr>
          <w:p w14:paraId="0FED9AB0" w14:textId="77777777" w:rsidR="003A6D23" w:rsidRDefault="003A6D23" w:rsidP="00A61FDE">
            <w:pPr>
              <w:pStyle w:val="ListParagraph"/>
              <w:numPr>
                <w:ilvl w:val="0"/>
                <w:numId w:val="25"/>
              </w:numPr>
              <w:ind w:left="37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Dropdown</w:t>
            </w:r>
          </w:p>
          <w:p w14:paraId="480E093D" w14:textId="77777777" w:rsidR="003A6D23" w:rsidRDefault="003A6D23" w:rsidP="003A6D2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ins w:id="3369" w:author="Michael Petite" w:date="2017-02-24T10:32:00Z"/>
                <w:color w:val="000000" w:themeColor="text1"/>
              </w:rPr>
            </w:pPr>
            <w:r>
              <w:rPr>
                <w:color w:val="000000" w:themeColor="text1"/>
              </w:rPr>
              <w:t>Required: Yes</w:t>
            </w:r>
          </w:p>
          <w:p w14:paraId="295417B3" w14:textId="0FB08555" w:rsidR="00A61FDE" w:rsidRDefault="00A61FDE" w:rsidP="003A6D2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ins w:id="3370" w:author="Michael Petite" w:date="2017-02-24T10:32:00Z">
              <w:r>
                <w:rPr>
                  <w:color w:val="000000" w:themeColor="text1"/>
                </w:rPr>
                <w:t>Validation: Same as default</w:t>
              </w:r>
            </w:ins>
          </w:p>
        </w:tc>
        <w:tc>
          <w:tcPr>
            <w:tcW w:w="1456" w:type="dxa"/>
          </w:tcPr>
          <w:p w14:paraId="1A1DE5A0"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sidRPr="00FA1017">
              <w:rPr>
                <w:color w:val="000000" w:themeColor="text1"/>
              </w:rPr>
              <w:t>New (Same format as in Activity Information in base)</w:t>
            </w:r>
          </w:p>
        </w:tc>
      </w:tr>
      <w:tr w:rsidR="003A6D23" w:rsidRPr="006239F1" w14:paraId="6E6A4703" w14:textId="77777777" w:rsidTr="003A6D2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5C269825" w14:textId="77777777" w:rsidR="003A6D23" w:rsidRDefault="003A6D23" w:rsidP="003A6D23">
            <w:pPr>
              <w:rPr>
                <w:b w:val="0"/>
                <w:color w:val="000000" w:themeColor="text1"/>
              </w:rPr>
            </w:pPr>
            <w:r>
              <w:rPr>
                <w:b w:val="0"/>
                <w:color w:val="000000" w:themeColor="text1"/>
              </w:rPr>
              <w:t>Data Capture</w:t>
            </w:r>
          </w:p>
        </w:tc>
        <w:tc>
          <w:tcPr>
            <w:tcW w:w="1640" w:type="dxa"/>
          </w:tcPr>
          <w:p w14:paraId="4FA7A645"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Venue State</w:t>
            </w:r>
          </w:p>
        </w:tc>
        <w:tc>
          <w:tcPr>
            <w:tcW w:w="1773" w:type="dxa"/>
          </w:tcPr>
          <w:p w14:paraId="6DA2954E"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“Venue State”</w:t>
            </w:r>
          </w:p>
        </w:tc>
        <w:tc>
          <w:tcPr>
            <w:tcW w:w="3080" w:type="dxa"/>
          </w:tcPr>
          <w:p w14:paraId="1146D54A"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Dropdown</w:t>
            </w:r>
          </w:p>
          <w:p w14:paraId="65712669"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Yes</w:t>
            </w:r>
          </w:p>
          <w:p w14:paraId="40DB82A1" w14:textId="77777777" w:rsidR="003A6D23" w:rsidRDefault="003A6D23" w:rsidP="003A6D23">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Validation: Field will only appear if “United </w:t>
            </w:r>
            <w:r>
              <w:rPr>
                <w:color w:val="000000" w:themeColor="text1"/>
              </w:rPr>
              <w:lastRenderedPageBreak/>
              <w:t>States” is selected for “Venue Country”</w:t>
            </w:r>
          </w:p>
        </w:tc>
        <w:tc>
          <w:tcPr>
            <w:tcW w:w="1456" w:type="dxa"/>
          </w:tcPr>
          <w:p w14:paraId="402F3753"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sidRPr="00FA1017">
              <w:rPr>
                <w:color w:val="000000" w:themeColor="text1"/>
              </w:rPr>
              <w:lastRenderedPageBreak/>
              <w:t>New (Same format as in Activity Information in base)</w:t>
            </w:r>
          </w:p>
        </w:tc>
      </w:tr>
      <w:tr w:rsidR="003A6D23" w:rsidRPr="006239F1" w14:paraId="1CABB7C5" w14:textId="77777777" w:rsidTr="003A6D23">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7E333273" w14:textId="77777777" w:rsidR="003A6D23" w:rsidRDefault="003A6D23" w:rsidP="003A6D23">
            <w:pPr>
              <w:rPr>
                <w:b w:val="0"/>
                <w:color w:val="000000" w:themeColor="text1"/>
              </w:rPr>
            </w:pPr>
            <w:r>
              <w:rPr>
                <w:b w:val="0"/>
                <w:color w:val="000000" w:themeColor="text1"/>
              </w:rPr>
              <w:t>Data Capture</w:t>
            </w:r>
          </w:p>
        </w:tc>
        <w:tc>
          <w:tcPr>
            <w:tcW w:w="1640" w:type="dxa"/>
          </w:tcPr>
          <w:p w14:paraId="0D23696E"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Venue City</w:t>
            </w:r>
          </w:p>
        </w:tc>
        <w:tc>
          <w:tcPr>
            <w:tcW w:w="1773" w:type="dxa"/>
          </w:tcPr>
          <w:p w14:paraId="229059FC"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“Venue City”</w:t>
            </w:r>
          </w:p>
        </w:tc>
        <w:tc>
          <w:tcPr>
            <w:tcW w:w="3080" w:type="dxa"/>
          </w:tcPr>
          <w:p w14:paraId="16D8D4CB" w14:textId="77777777" w:rsidR="003A6D23" w:rsidRDefault="003A6D23" w:rsidP="00A61FDE">
            <w:pPr>
              <w:pStyle w:val="ListParagraph"/>
              <w:numPr>
                <w:ilvl w:val="0"/>
                <w:numId w:val="25"/>
              </w:numPr>
              <w:ind w:left="37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Free Text Box</w:t>
            </w:r>
          </w:p>
          <w:p w14:paraId="176824B9" w14:textId="77777777" w:rsidR="003A6D23" w:rsidRDefault="003A6D23" w:rsidP="00A61FDE">
            <w:pPr>
              <w:pStyle w:val="ListParagraph"/>
              <w:numPr>
                <w:ilvl w:val="0"/>
                <w:numId w:val="25"/>
              </w:numPr>
              <w:ind w:left="37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115590CC" w14:textId="77777777" w:rsidR="003A6D23" w:rsidRDefault="003A6D23" w:rsidP="003A6D2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w:t>
            </w:r>
            <w:r w:rsidR="00F33323">
              <w:rPr>
                <w:color w:val="000000" w:themeColor="text1"/>
              </w:rPr>
              <w:t xml:space="preserve"> Same as base</w:t>
            </w:r>
          </w:p>
        </w:tc>
        <w:tc>
          <w:tcPr>
            <w:tcW w:w="1456" w:type="dxa"/>
          </w:tcPr>
          <w:p w14:paraId="1AA08F72"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sidRPr="00FA1017">
              <w:rPr>
                <w:color w:val="000000" w:themeColor="text1"/>
              </w:rPr>
              <w:t>New (Same format as in Activity Information in base)</w:t>
            </w:r>
          </w:p>
        </w:tc>
      </w:tr>
      <w:tr w:rsidR="003A6D23" w:rsidRPr="006239F1" w14:paraId="0537AE84" w14:textId="77777777" w:rsidTr="003A6D2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02B5D29E" w14:textId="77777777" w:rsidR="003A6D23" w:rsidRDefault="003A6D23" w:rsidP="003A6D23">
            <w:pPr>
              <w:rPr>
                <w:b w:val="0"/>
                <w:color w:val="000000" w:themeColor="text1"/>
              </w:rPr>
            </w:pPr>
            <w:r>
              <w:rPr>
                <w:b w:val="0"/>
                <w:color w:val="000000" w:themeColor="text1"/>
              </w:rPr>
              <w:t>Data Capture</w:t>
            </w:r>
          </w:p>
        </w:tc>
        <w:tc>
          <w:tcPr>
            <w:tcW w:w="1640" w:type="dxa"/>
          </w:tcPr>
          <w:p w14:paraId="145DA6E8"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Venue Zip/Postal Code</w:t>
            </w:r>
          </w:p>
        </w:tc>
        <w:tc>
          <w:tcPr>
            <w:tcW w:w="1773" w:type="dxa"/>
          </w:tcPr>
          <w:p w14:paraId="67D8CBE7"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“Venue Zip/Postal Code”</w:t>
            </w:r>
          </w:p>
        </w:tc>
        <w:tc>
          <w:tcPr>
            <w:tcW w:w="3080" w:type="dxa"/>
          </w:tcPr>
          <w:p w14:paraId="0313418D" w14:textId="77777777" w:rsidR="003A6D23" w:rsidRDefault="003A6D23"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Numeric Text Box</w:t>
            </w:r>
          </w:p>
          <w:p w14:paraId="14C66F87" w14:textId="3285F6B0" w:rsidR="003A6D23" w:rsidRDefault="008A63FE" w:rsidP="00A61FDE">
            <w:pPr>
              <w:pStyle w:val="ListParagraph"/>
              <w:numPr>
                <w:ilvl w:val="0"/>
                <w:numId w:val="25"/>
              </w:numPr>
              <w:ind w:left="37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No</w:t>
            </w:r>
          </w:p>
          <w:p w14:paraId="1BB15574" w14:textId="77777777" w:rsidR="003A6D23" w:rsidRDefault="003A6D23" w:rsidP="003A6D23">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w:t>
            </w:r>
            <w:r w:rsidR="00F33323">
              <w:rPr>
                <w:color w:val="000000" w:themeColor="text1"/>
              </w:rPr>
              <w:t xml:space="preserve"> Same as base</w:t>
            </w:r>
          </w:p>
        </w:tc>
        <w:tc>
          <w:tcPr>
            <w:tcW w:w="1456" w:type="dxa"/>
          </w:tcPr>
          <w:p w14:paraId="7D281196" w14:textId="77777777" w:rsidR="003A6D23" w:rsidRDefault="003A6D23" w:rsidP="003A6D23">
            <w:pPr>
              <w:cnfStyle w:val="000000100000" w:firstRow="0" w:lastRow="0" w:firstColumn="0" w:lastColumn="0" w:oddVBand="0" w:evenVBand="0" w:oddHBand="1" w:evenHBand="0" w:firstRowFirstColumn="0" w:firstRowLastColumn="0" w:lastRowFirstColumn="0" w:lastRowLastColumn="0"/>
              <w:rPr>
                <w:color w:val="000000" w:themeColor="text1"/>
              </w:rPr>
            </w:pPr>
            <w:r w:rsidRPr="00FA1017">
              <w:rPr>
                <w:color w:val="000000" w:themeColor="text1"/>
              </w:rPr>
              <w:t>New (Same format as in Activity Information in base)</w:t>
            </w:r>
          </w:p>
        </w:tc>
      </w:tr>
      <w:tr w:rsidR="003A6D23" w:rsidRPr="006239F1" w14:paraId="5B4D455A" w14:textId="77777777" w:rsidTr="003A6D23">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442EBDB8" w14:textId="77777777" w:rsidR="003A6D23" w:rsidRDefault="003A6D23" w:rsidP="003A6D23">
            <w:pPr>
              <w:rPr>
                <w:b w:val="0"/>
                <w:color w:val="000000" w:themeColor="text1"/>
              </w:rPr>
            </w:pPr>
            <w:r>
              <w:rPr>
                <w:b w:val="0"/>
                <w:color w:val="000000" w:themeColor="text1"/>
              </w:rPr>
              <w:t>Data Capture</w:t>
            </w:r>
          </w:p>
        </w:tc>
        <w:tc>
          <w:tcPr>
            <w:tcW w:w="1640" w:type="dxa"/>
          </w:tcPr>
          <w:p w14:paraId="5031056C"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Meeting Dates</w:t>
            </w:r>
          </w:p>
        </w:tc>
        <w:tc>
          <w:tcPr>
            <w:tcW w:w="1773" w:type="dxa"/>
          </w:tcPr>
          <w:p w14:paraId="03A9E850"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Meeting Dates</w:t>
            </w:r>
          </w:p>
          <w:p w14:paraId="28420401"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p>
          <w:p w14:paraId="07A06406"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Same as base with first one as the “Start Date” and second one as “End Date”</w:t>
            </w:r>
          </w:p>
        </w:tc>
        <w:tc>
          <w:tcPr>
            <w:tcW w:w="3080" w:type="dxa"/>
          </w:tcPr>
          <w:p w14:paraId="2F29DC80" w14:textId="77777777" w:rsidR="003A6D23" w:rsidRDefault="003A6D23" w:rsidP="00A61FDE">
            <w:pPr>
              <w:pStyle w:val="ListParagraph"/>
              <w:numPr>
                <w:ilvl w:val="0"/>
                <w:numId w:val="24"/>
              </w:numPr>
              <w:ind w:left="37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Calendar</w:t>
            </w:r>
          </w:p>
          <w:p w14:paraId="73FCD551" w14:textId="77777777" w:rsidR="003A6D23" w:rsidRDefault="003A6D23" w:rsidP="00A61FDE">
            <w:pPr>
              <w:pStyle w:val="ListParagraph"/>
              <w:numPr>
                <w:ilvl w:val="0"/>
                <w:numId w:val="24"/>
              </w:numPr>
              <w:ind w:left="37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459074D1" w14:textId="77777777" w:rsidR="003A6D23" w:rsidRDefault="003A6D23" w:rsidP="003A6D23">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 The Start and End Dates must be between the Activity Start and End Dates.</w:t>
            </w:r>
          </w:p>
        </w:tc>
        <w:tc>
          <w:tcPr>
            <w:tcW w:w="1456" w:type="dxa"/>
          </w:tcPr>
          <w:p w14:paraId="51DE6172" w14:textId="77777777" w:rsidR="003A6D23" w:rsidRDefault="003A6D23" w:rsidP="003A6D23">
            <w:pPr>
              <w:cnfStyle w:val="000000000000" w:firstRow="0" w:lastRow="0" w:firstColumn="0" w:lastColumn="0" w:oddVBand="0" w:evenVBand="0" w:oddHBand="0" w:evenHBand="0" w:firstRowFirstColumn="0" w:firstRowLastColumn="0" w:lastRowFirstColumn="0" w:lastRowLastColumn="0"/>
              <w:rPr>
                <w:color w:val="000000" w:themeColor="text1"/>
              </w:rPr>
            </w:pPr>
            <w:r w:rsidRPr="00FA1017">
              <w:rPr>
                <w:color w:val="000000" w:themeColor="text1"/>
              </w:rPr>
              <w:t>New (Same format as in Activity Information in base)</w:t>
            </w:r>
          </w:p>
        </w:tc>
      </w:tr>
    </w:tbl>
    <w:p w14:paraId="3E6A7FF6" w14:textId="77777777" w:rsidR="002D6C81" w:rsidRPr="001750D9" w:rsidRDefault="002D6C81" w:rsidP="002D6C81"/>
    <w:p w14:paraId="16BBDA49" w14:textId="77777777" w:rsidR="002D6C81" w:rsidRDefault="002D6C81" w:rsidP="002D6C81">
      <w:pPr>
        <w:pStyle w:val="Heading5"/>
      </w:pPr>
      <w:bookmarkStart w:id="3371" w:name="_Toc475949506"/>
      <w:r>
        <w:t>Technical Specification Changes</w:t>
      </w:r>
      <w:bookmarkEnd w:id="3371"/>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2D6C81" w:rsidRPr="00612C84" w14:paraId="6AF026FA" w14:textId="77777777" w:rsidTr="00EC4385">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3FB1D4CC" w14:textId="77777777" w:rsidR="002D6C81" w:rsidRDefault="002D6C81" w:rsidP="00EC4385">
            <w:pPr>
              <w:jc w:val="center"/>
              <w:rPr>
                <w:sz w:val="18"/>
                <w:szCs w:val="28"/>
              </w:rPr>
            </w:pPr>
            <w:r>
              <w:rPr>
                <w:sz w:val="18"/>
                <w:szCs w:val="28"/>
              </w:rPr>
              <w:t>BR ID</w:t>
            </w:r>
          </w:p>
        </w:tc>
        <w:tc>
          <w:tcPr>
            <w:tcW w:w="1929" w:type="dxa"/>
            <w:shd w:val="clear" w:color="auto" w:fill="367CC1"/>
            <w:vAlign w:val="center"/>
          </w:tcPr>
          <w:p w14:paraId="243D6B61"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634D36D6" w14:textId="77777777" w:rsidR="002D6C81"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243D9E57"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2D6C81" w:rsidRPr="006B3718" w14:paraId="201412FD" w14:textId="77777777" w:rsidTr="00EC4385">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1A142794" w14:textId="77777777" w:rsidR="002D6C81" w:rsidRDefault="002D6C81" w:rsidP="00EC4385">
            <w:pPr>
              <w:rPr>
                <w:color w:val="FF0000"/>
              </w:rPr>
            </w:pPr>
          </w:p>
        </w:tc>
        <w:tc>
          <w:tcPr>
            <w:tcW w:w="1929" w:type="dxa"/>
          </w:tcPr>
          <w:p w14:paraId="123F1BD4"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1A1B5D4C"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26D6F8D0"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r>
    </w:tbl>
    <w:p w14:paraId="3D293C11" w14:textId="77777777" w:rsidR="002D6C81" w:rsidRPr="001750D9" w:rsidRDefault="002D6C81" w:rsidP="002D6C81"/>
    <w:p w14:paraId="71F22EF1" w14:textId="77777777" w:rsidR="002D6C81" w:rsidRDefault="002D6C81" w:rsidP="002D6C81">
      <w:pPr>
        <w:pStyle w:val="Heading4"/>
        <w:numPr>
          <w:ilvl w:val="2"/>
          <w:numId w:val="2"/>
        </w:numPr>
      </w:pPr>
      <w:bookmarkStart w:id="3372" w:name="_Toc475949507"/>
      <w:r>
        <w:t>Wireframes</w:t>
      </w:r>
      <w:bookmarkEnd w:id="3372"/>
    </w:p>
    <w:p w14:paraId="72FFBA6D" w14:textId="77777777" w:rsidR="005520BD" w:rsidRPr="005520BD" w:rsidRDefault="00EC7FC4" w:rsidP="005520BD">
      <w:r>
        <w:rPr>
          <w:noProof/>
        </w:rPr>
        <w:lastRenderedPageBreak/>
        <w:drawing>
          <wp:inline distT="0" distB="0" distL="0" distR="0" wp14:anchorId="30BF96D6" wp14:editId="410A702D">
            <wp:extent cx="5573395" cy="82296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ient_Wireframe_FULL.png"/>
                    <pic:cNvPicPr/>
                  </pic:nvPicPr>
                  <pic:blipFill>
                    <a:blip r:embed="rId33"/>
                    <a:stretch>
                      <a:fillRect/>
                    </a:stretch>
                  </pic:blipFill>
                  <pic:spPr>
                    <a:xfrm>
                      <a:off x="0" y="0"/>
                      <a:ext cx="5573395" cy="8229600"/>
                    </a:xfrm>
                    <a:prstGeom prst="rect">
                      <a:avLst/>
                    </a:prstGeom>
                  </pic:spPr>
                </pic:pic>
              </a:graphicData>
            </a:graphic>
          </wp:inline>
        </w:drawing>
      </w:r>
    </w:p>
    <w:p w14:paraId="579FD092" w14:textId="77777777" w:rsidR="00A22DC7" w:rsidRDefault="00A22DC7" w:rsidP="00A22DC7">
      <w:pPr>
        <w:pStyle w:val="Heading3"/>
      </w:pPr>
      <w:bookmarkStart w:id="3373" w:name="_Toc475949508"/>
      <w:r>
        <w:lastRenderedPageBreak/>
        <w:t xml:space="preserve">Activity Category- </w:t>
      </w:r>
      <w:r w:rsidR="00E84928">
        <w:t>Speaker Programs</w:t>
      </w:r>
      <w:bookmarkEnd w:id="3373"/>
    </w:p>
    <w:p w14:paraId="29115D50" w14:textId="4897B039" w:rsidR="00A22DC7" w:rsidRPr="00B03F42" w:rsidRDefault="00A22DC7" w:rsidP="00A22DC7">
      <w:pPr>
        <w:pStyle w:val="Heading4"/>
        <w:numPr>
          <w:ilvl w:val="2"/>
          <w:numId w:val="2"/>
        </w:numPr>
      </w:pPr>
      <w:bookmarkStart w:id="3374" w:name="_Toc475949509"/>
      <w:r>
        <w:t>Business Requirements Changes</w:t>
      </w:r>
      <w:bookmarkEnd w:id="3374"/>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A22DC7" w:rsidRPr="00612C84" w14:paraId="14CB8BE1" w14:textId="77777777" w:rsidTr="00811F2E">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1A358B99" w14:textId="77777777" w:rsidR="00A22DC7" w:rsidRPr="00612C84" w:rsidRDefault="00A22DC7" w:rsidP="00811F2E">
            <w:pPr>
              <w:jc w:val="center"/>
              <w:rPr>
                <w:sz w:val="18"/>
                <w:szCs w:val="28"/>
              </w:rPr>
            </w:pPr>
            <w:r>
              <w:rPr>
                <w:sz w:val="18"/>
                <w:szCs w:val="28"/>
              </w:rPr>
              <w:t>Original BR ID</w:t>
            </w:r>
          </w:p>
        </w:tc>
        <w:tc>
          <w:tcPr>
            <w:tcW w:w="7200" w:type="dxa"/>
            <w:shd w:val="clear" w:color="auto" w:fill="367CC1"/>
            <w:vAlign w:val="center"/>
          </w:tcPr>
          <w:p w14:paraId="133935A4" w14:textId="77777777" w:rsidR="00A22DC7" w:rsidRPr="00612C84" w:rsidRDefault="00A22DC7" w:rsidP="00811F2E">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2D52D0" w:rsidRPr="00B66624" w14:paraId="342FCE37" w14:textId="77777777" w:rsidTr="00811F2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5FC1EC29" w14:textId="77777777" w:rsidR="002D52D0" w:rsidRPr="00B66624" w:rsidRDefault="002D52D0" w:rsidP="002D52D0">
            <w:pPr>
              <w:rPr>
                <w:color w:val="000000" w:themeColor="text1"/>
              </w:rPr>
            </w:pPr>
            <w:r>
              <w:rPr>
                <w:color w:val="000000" w:themeColor="text1"/>
              </w:rPr>
              <w:t>BR-PRO</w:t>
            </w:r>
            <w:r w:rsidRPr="00B66624">
              <w:rPr>
                <w:color w:val="000000" w:themeColor="text1"/>
              </w:rPr>
              <w:t>-001</w:t>
            </w:r>
          </w:p>
        </w:tc>
        <w:tc>
          <w:tcPr>
            <w:tcW w:w="7200" w:type="dxa"/>
          </w:tcPr>
          <w:p w14:paraId="2D8DCE4B" w14:textId="77777777" w:rsidR="002D52D0" w:rsidRPr="00B66624" w:rsidRDefault="002D52D0" w:rsidP="002D52D0">
            <w:pPr>
              <w:cnfStyle w:val="000000100000" w:firstRow="0" w:lastRow="0" w:firstColumn="0" w:lastColumn="0" w:oddVBand="0" w:evenVBand="0" w:oddHBand="1" w:evenHBand="0" w:firstRowFirstColumn="0" w:firstRowLastColumn="0" w:lastRowFirstColumn="0" w:lastRowLastColumn="0"/>
              <w:rPr>
                <w:color w:val="000000" w:themeColor="text1"/>
              </w:rPr>
            </w:pPr>
            <w:r w:rsidRPr="00B66624">
              <w:rPr>
                <w:color w:val="000000" w:themeColor="text1"/>
              </w:rPr>
              <w:t xml:space="preserve">The request will follow the base </w:t>
            </w:r>
            <w:r>
              <w:rPr>
                <w:color w:val="000000" w:themeColor="text1"/>
              </w:rPr>
              <w:t>advisory board</w:t>
            </w:r>
            <w:r w:rsidRPr="00B66624">
              <w:rPr>
                <w:color w:val="000000" w:themeColor="text1"/>
              </w:rPr>
              <w:t xml:space="preserve"> workflow </w:t>
            </w:r>
          </w:p>
        </w:tc>
      </w:tr>
      <w:tr w:rsidR="002D52D0" w:rsidRPr="00B66624" w14:paraId="6EA6F97D" w14:textId="77777777" w:rsidTr="00811F2E">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2906EBF3" w14:textId="77777777" w:rsidR="002D52D0" w:rsidRPr="00B66624" w:rsidRDefault="002D52D0" w:rsidP="002D52D0">
            <w:pPr>
              <w:rPr>
                <w:color w:val="000000" w:themeColor="text1"/>
              </w:rPr>
            </w:pPr>
            <w:r>
              <w:rPr>
                <w:color w:val="000000" w:themeColor="text1"/>
              </w:rPr>
              <w:t>BR-PRO</w:t>
            </w:r>
            <w:r w:rsidRPr="00B66624">
              <w:rPr>
                <w:color w:val="000000" w:themeColor="text1"/>
              </w:rPr>
              <w:t>-002</w:t>
            </w:r>
          </w:p>
        </w:tc>
        <w:tc>
          <w:tcPr>
            <w:tcW w:w="7200" w:type="dxa"/>
          </w:tcPr>
          <w:p w14:paraId="09968633" w14:textId="77777777" w:rsidR="002D52D0" w:rsidRPr="00B66624" w:rsidRDefault="002D52D0" w:rsidP="002D52D0">
            <w:pPr>
              <w:cnfStyle w:val="000000000000" w:firstRow="0" w:lastRow="0" w:firstColumn="0" w:lastColumn="0" w:oddVBand="0" w:evenVBand="0" w:oddHBand="0" w:evenHBand="0" w:firstRowFirstColumn="0" w:firstRowLastColumn="0" w:lastRowFirstColumn="0" w:lastRowLastColumn="0"/>
              <w:rPr>
                <w:color w:val="000000" w:themeColor="text1"/>
              </w:rPr>
            </w:pPr>
            <w:r w:rsidRPr="00B66624">
              <w:rPr>
                <w:color w:val="000000" w:themeColor="text1"/>
              </w:rPr>
              <w:t xml:space="preserve">The customizations should be added to the base </w:t>
            </w:r>
            <w:r>
              <w:rPr>
                <w:color w:val="000000" w:themeColor="text1"/>
              </w:rPr>
              <w:t>advisory board</w:t>
            </w:r>
            <w:r w:rsidRPr="00B66624">
              <w:rPr>
                <w:color w:val="000000" w:themeColor="text1"/>
              </w:rPr>
              <w:t xml:space="preserve"> request -</w:t>
            </w:r>
            <w:r>
              <w:rPr>
                <w:color w:val="000000" w:themeColor="text1"/>
              </w:rPr>
              <w:t xml:space="preserve"> activity category form</w:t>
            </w:r>
          </w:p>
        </w:tc>
      </w:tr>
    </w:tbl>
    <w:p w14:paraId="16BE1BA3" w14:textId="77777777" w:rsidR="00A22DC7" w:rsidRPr="001750D9" w:rsidRDefault="003A6D23" w:rsidP="00A22DC7">
      <w:r>
        <w:t xml:space="preserve"> </w:t>
      </w:r>
    </w:p>
    <w:p w14:paraId="1636ECFF" w14:textId="77777777" w:rsidR="00A22DC7" w:rsidRPr="00B03F42" w:rsidRDefault="00A22DC7" w:rsidP="00A22DC7">
      <w:pPr>
        <w:pStyle w:val="Heading4"/>
        <w:numPr>
          <w:ilvl w:val="2"/>
          <w:numId w:val="2"/>
        </w:numPr>
      </w:pPr>
      <w:bookmarkStart w:id="3375" w:name="_Toc475949510"/>
      <w:r>
        <w:t>Technical Customizations</w:t>
      </w:r>
      <w:bookmarkEnd w:id="3375"/>
    </w:p>
    <w:p w14:paraId="542EAFA1" w14:textId="77777777" w:rsidR="00A22DC7" w:rsidRDefault="00A22DC7" w:rsidP="00A22DC7">
      <w:pPr>
        <w:pStyle w:val="Heading5"/>
      </w:pPr>
      <w:bookmarkStart w:id="3376" w:name="_Toc475949511"/>
      <w:r>
        <w:t>Page Level Customizations</w:t>
      </w:r>
      <w:bookmarkEnd w:id="3376"/>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92"/>
        <w:gridCol w:w="2017"/>
        <w:gridCol w:w="2017"/>
        <w:gridCol w:w="2868"/>
        <w:gridCol w:w="1456"/>
      </w:tblGrid>
      <w:tr w:rsidR="00A22DC7" w14:paraId="43B524C5" w14:textId="77777777" w:rsidTr="00811F2E">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shd w:val="clear" w:color="auto" w:fill="367CC1"/>
            <w:vAlign w:val="center"/>
          </w:tcPr>
          <w:p w14:paraId="1E1487C9" w14:textId="77777777" w:rsidR="00A22DC7" w:rsidRPr="00612C84" w:rsidRDefault="00A22DC7" w:rsidP="00811F2E">
            <w:pPr>
              <w:rPr>
                <w:sz w:val="18"/>
                <w:szCs w:val="28"/>
              </w:rPr>
            </w:pPr>
            <w:r>
              <w:rPr>
                <w:sz w:val="18"/>
                <w:szCs w:val="28"/>
              </w:rPr>
              <w:t>Attribute Type</w:t>
            </w:r>
          </w:p>
        </w:tc>
        <w:tc>
          <w:tcPr>
            <w:tcW w:w="2017" w:type="dxa"/>
            <w:shd w:val="clear" w:color="auto" w:fill="367CC1"/>
            <w:vAlign w:val="center"/>
          </w:tcPr>
          <w:p w14:paraId="14A9EAC3" w14:textId="77777777" w:rsidR="00A22DC7" w:rsidRPr="00612C84" w:rsidRDefault="00A22DC7" w:rsidP="00811F2E">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2017" w:type="dxa"/>
            <w:shd w:val="clear" w:color="auto" w:fill="367CC1"/>
            <w:vAlign w:val="center"/>
          </w:tcPr>
          <w:p w14:paraId="559FEBEB" w14:textId="77777777" w:rsidR="00A22DC7" w:rsidRPr="00612C84" w:rsidRDefault="00A22DC7" w:rsidP="00811F2E">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2868" w:type="dxa"/>
            <w:shd w:val="clear" w:color="auto" w:fill="367CC1"/>
            <w:vAlign w:val="center"/>
          </w:tcPr>
          <w:p w14:paraId="732A6F3C" w14:textId="77777777" w:rsidR="00A22DC7" w:rsidRPr="00612C84" w:rsidRDefault="00A22DC7" w:rsidP="00811F2E">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3DFA3AF9" w14:textId="77777777" w:rsidR="00A22DC7" w:rsidRDefault="00A22DC7" w:rsidP="00811F2E">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A22DC7" w:rsidRPr="006239F1" w14:paraId="2C342CD0" w14:textId="77777777" w:rsidTr="00811F2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175069E4" w14:textId="77777777" w:rsidR="00A22DC7" w:rsidRPr="006239F1" w:rsidRDefault="00A22DC7" w:rsidP="00811F2E">
            <w:pPr>
              <w:rPr>
                <w:b w:val="0"/>
                <w:color w:val="000000" w:themeColor="text1"/>
              </w:rPr>
            </w:pPr>
            <w:r>
              <w:rPr>
                <w:b w:val="0"/>
                <w:color w:val="000000" w:themeColor="text1"/>
              </w:rPr>
              <w:t>Data Capture</w:t>
            </w:r>
          </w:p>
        </w:tc>
        <w:tc>
          <w:tcPr>
            <w:tcW w:w="2017" w:type="dxa"/>
          </w:tcPr>
          <w:p w14:paraId="02FB1EE2" w14:textId="77777777" w:rsidR="00A22DC7" w:rsidRPr="006239F1" w:rsidRDefault="00E84928" w:rsidP="00811F2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Estimated number of Attendees</w:t>
            </w:r>
          </w:p>
        </w:tc>
        <w:tc>
          <w:tcPr>
            <w:tcW w:w="2017" w:type="dxa"/>
          </w:tcPr>
          <w:p w14:paraId="76DC696A" w14:textId="77777777" w:rsidR="00A22DC7" w:rsidRPr="006239F1" w:rsidRDefault="00A22DC7" w:rsidP="00811F2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Add New Field - </w:t>
            </w:r>
            <w:r w:rsidR="00E84928">
              <w:rPr>
                <w:color w:val="000000" w:themeColor="text1"/>
              </w:rPr>
              <w:t xml:space="preserve"> Estimated number of Attendees</w:t>
            </w:r>
          </w:p>
        </w:tc>
        <w:tc>
          <w:tcPr>
            <w:tcW w:w="2868" w:type="dxa"/>
          </w:tcPr>
          <w:p w14:paraId="00C4F2E3" w14:textId="77777777" w:rsidR="00A22DC7" w:rsidRPr="00F33323" w:rsidRDefault="00A22DC7" w:rsidP="00A61FDE">
            <w:pPr>
              <w:pStyle w:val="ListParagraph"/>
              <w:numPr>
                <w:ilvl w:val="0"/>
                <w:numId w:val="25"/>
              </w:numPr>
              <w:ind w:left="436"/>
              <w:cnfStyle w:val="000000100000" w:firstRow="0" w:lastRow="0" w:firstColumn="0" w:lastColumn="0" w:oddVBand="0" w:evenVBand="0" w:oddHBand="1" w:evenHBand="0" w:firstRowFirstColumn="0" w:firstRowLastColumn="0" w:lastRowFirstColumn="0" w:lastRowLastColumn="0"/>
            </w:pPr>
            <w:r w:rsidRPr="00F33323">
              <w:t xml:space="preserve">Field Format: </w:t>
            </w:r>
            <w:r w:rsidR="00E84928" w:rsidRPr="00F33323">
              <w:t>Numeric Text Box</w:t>
            </w:r>
          </w:p>
          <w:p w14:paraId="1EA69DBF" w14:textId="77777777" w:rsidR="00A22DC7" w:rsidRPr="00F33323" w:rsidRDefault="00A22DC7" w:rsidP="00A61FDE">
            <w:pPr>
              <w:pStyle w:val="ListParagraph"/>
              <w:numPr>
                <w:ilvl w:val="0"/>
                <w:numId w:val="25"/>
              </w:numPr>
              <w:ind w:left="436"/>
              <w:cnfStyle w:val="000000100000" w:firstRow="0" w:lastRow="0" w:firstColumn="0" w:lastColumn="0" w:oddVBand="0" w:evenVBand="0" w:oddHBand="1" w:evenHBand="0" w:firstRowFirstColumn="0" w:firstRowLastColumn="0" w:lastRowFirstColumn="0" w:lastRowLastColumn="0"/>
            </w:pPr>
            <w:r w:rsidRPr="00F33323">
              <w:t>Required: Yes</w:t>
            </w:r>
          </w:p>
          <w:p w14:paraId="78FE7376" w14:textId="0882FAA7" w:rsidR="00A22DC7" w:rsidRPr="00F33323" w:rsidRDefault="00A22DC7" w:rsidP="00A61FDE">
            <w:pPr>
              <w:pStyle w:val="ListParagraph"/>
              <w:numPr>
                <w:ilvl w:val="0"/>
                <w:numId w:val="25"/>
              </w:numPr>
              <w:ind w:left="43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377" w:author="Michael Petite" w:date="2017-02-24T10:34:00Z">
              <w:r w:rsidR="00F33323" w:rsidRPr="00F33323" w:rsidDel="00A61FDE">
                <w:delText>None</w:delText>
              </w:r>
            </w:del>
            <w:ins w:id="3378" w:author="Michael Petite" w:date="2017-02-24T10:34:00Z">
              <w:r w:rsidR="00A61FDE">
                <w:t>A number must be present in this field</w:t>
              </w:r>
            </w:ins>
          </w:p>
          <w:p w14:paraId="54A081B8" w14:textId="77777777" w:rsidR="00231D28" w:rsidRPr="00F33323" w:rsidRDefault="00231D28" w:rsidP="00A61FDE">
            <w:pPr>
              <w:pStyle w:val="ListParagraph"/>
              <w:numPr>
                <w:ilvl w:val="0"/>
                <w:numId w:val="25"/>
              </w:numPr>
              <w:ind w:left="436"/>
              <w:cnfStyle w:val="000000100000" w:firstRow="0" w:lastRow="0" w:firstColumn="0" w:lastColumn="0" w:oddVBand="0" w:evenVBand="0" w:oddHBand="1" w:evenHBand="0" w:firstRowFirstColumn="0" w:firstRowLastColumn="0" w:lastRowFirstColumn="0" w:lastRowLastColumn="0"/>
            </w:pPr>
            <w:r w:rsidRPr="00F33323">
              <w:t>Field length: 5 characters</w:t>
            </w:r>
          </w:p>
        </w:tc>
        <w:tc>
          <w:tcPr>
            <w:tcW w:w="1456" w:type="dxa"/>
          </w:tcPr>
          <w:p w14:paraId="2C9D5E37" w14:textId="77777777" w:rsidR="00A22DC7" w:rsidRPr="006239F1" w:rsidRDefault="00A22DC7" w:rsidP="00811F2E">
            <w:pPr>
              <w:cnfStyle w:val="000000100000" w:firstRow="0" w:lastRow="0" w:firstColumn="0" w:lastColumn="0" w:oddVBand="0" w:evenVBand="0" w:oddHBand="1" w:evenHBand="0" w:firstRowFirstColumn="0" w:firstRowLastColumn="0" w:lastRowFirstColumn="0" w:lastRowLastColumn="0"/>
              <w:rPr>
                <w:color w:val="000000" w:themeColor="text1"/>
              </w:rPr>
            </w:pPr>
            <w:r w:rsidRPr="003C6872">
              <w:rPr>
                <w:color w:val="000000" w:themeColor="text1"/>
              </w:rPr>
              <w:t>New</w:t>
            </w:r>
          </w:p>
        </w:tc>
      </w:tr>
      <w:tr w:rsidR="00E84928" w:rsidRPr="006239F1" w14:paraId="43F4E44C" w14:textId="77777777" w:rsidTr="00811F2E">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68A7F051" w14:textId="77777777" w:rsidR="00E84928" w:rsidRDefault="00E84928" w:rsidP="00E84928">
            <w:pPr>
              <w:rPr>
                <w:b w:val="0"/>
                <w:color w:val="000000" w:themeColor="text1"/>
              </w:rPr>
            </w:pPr>
            <w:r>
              <w:rPr>
                <w:b w:val="0"/>
                <w:color w:val="000000" w:themeColor="text1"/>
              </w:rPr>
              <w:t>Data Capture</w:t>
            </w:r>
          </w:p>
        </w:tc>
        <w:tc>
          <w:tcPr>
            <w:tcW w:w="2017" w:type="dxa"/>
          </w:tcPr>
          <w:p w14:paraId="0DBB3B94" w14:textId="77777777" w:rsidR="00E84928" w:rsidRDefault="00E84928" w:rsidP="00E8492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Expected Meal Cost Per Attendee</w:t>
            </w:r>
          </w:p>
        </w:tc>
        <w:tc>
          <w:tcPr>
            <w:tcW w:w="2017" w:type="dxa"/>
          </w:tcPr>
          <w:p w14:paraId="62E962AC" w14:textId="77777777" w:rsidR="00E84928" w:rsidRDefault="00E84928" w:rsidP="00E8492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Expected Meal Cost Per Attendee</w:t>
            </w:r>
          </w:p>
        </w:tc>
        <w:tc>
          <w:tcPr>
            <w:tcW w:w="2868" w:type="dxa"/>
          </w:tcPr>
          <w:p w14:paraId="2E7B4C62" w14:textId="77777777" w:rsidR="00E84928" w:rsidRPr="00F33323" w:rsidRDefault="00E84928" w:rsidP="00A61FDE">
            <w:pPr>
              <w:pStyle w:val="ListParagraph"/>
              <w:numPr>
                <w:ilvl w:val="0"/>
                <w:numId w:val="25"/>
              </w:numPr>
              <w:ind w:left="436"/>
              <w:cnfStyle w:val="000000000000" w:firstRow="0" w:lastRow="0" w:firstColumn="0" w:lastColumn="0" w:oddVBand="0" w:evenVBand="0" w:oddHBand="0" w:evenHBand="0" w:firstRowFirstColumn="0" w:firstRowLastColumn="0" w:lastRowFirstColumn="0" w:lastRowLastColumn="0"/>
            </w:pPr>
            <w:r w:rsidRPr="00F33323">
              <w:t>Field Format: Numeric Text Box</w:t>
            </w:r>
          </w:p>
          <w:p w14:paraId="4B2E14A8" w14:textId="77777777" w:rsidR="00E84928" w:rsidRPr="00F33323" w:rsidRDefault="00E84928" w:rsidP="00A61FDE">
            <w:pPr>
              <w:pStyle w:val="ListParagraph"/>
              <w:numPr>
                <w:ilvl w:val="0"/>
                <w:numId w:val="25"/>
              </w:numPr>
              <w:ind w:left="436"/>
              <w:cnfStyle w:val="000000000000" w:firstRow="0" w:lastRow="0" w:firstColumn="0" w:lastColumn="0" w:oddVBand="0" w:evenVBand="0" w:oddHBand="0" w:evenHBand="0" w:firstRowFirstColumn="0" w:firstRowLastColumn="0" w:lastRowFirstColumn="0" w:lastRowLastColumn="0"/>
            </w:pPr>
            <w:r w:rsidRPr="00F33323">
              <w:t>Required: Yes</w:t>
            </w:r>
          </w:p>
          <w:p w14:paraId="41DB4EB1" w14:textId="207A2864" w:rsidR="00E84928" w:rsidRPr="00F33323" w:rsidRDefault="00E84928" w:rsidP="00A61FDE">
            <w:pPr>
              <w:pStyle w:val="ListParagraph"/>
              <w:numPr>
                <w:ilvl w:val="0"/>
                <w:numId w:val="25"/>
              </w:numPr>
              <w:ind w:left="436"/>
              <w:cnfStyle w:val="000000000000" w:firstRow="0" w:lastRow="0" w:firstColumn="0" w:lastColumn="0" w:oddVBand="0" w:evenVBand="0" w:oddHBand="0" w:evenHBand="0" w:firstRowFirstColumn="0" w:firstRowLastColumn="0" w:lastRowFirstColumn="0" w:lastRowLastColumn="0"/>
            </w:pPr>
            <w:r w:rsidRPr="00F33323">
              <w:t>Validation:</w:t>
            </w:r>
            <w:r w:rsidR="00F33323" w:rsidRPr="00F33323">
              <w:t xml:space="preserve"> </w:t>
            </w:r>
            <w:del w:id="3379" w:author="Michael Petite" w:date="2017-02-24T10:35:00Z">
              <w:r w:rsidR="00F33323" w:rsidRPr="00F33323" w:rsidDel="00A61FDE">
                <w:delText>None</w:delText>
              </w:r>
            </w:del>
            <w:ins w:id="3380" w:author="Michael Petite" w:date="2017-02-24T10:35:00Z">
              <w:r w:rsidR="00A61FDE">
                <w:t>A number must be present in this field</w:t>
              </w:r>
            </w:ins>
          </w:p>
          <w:p w14:paraId="1566B817" w14:textId="77777777" w:rsidR="00231D28" w:rsidRPr="00F33323" w:rsidRDefault="00231D28" w:rsidP="00A61FDE">
            <w:pPr>
              <w:pStyle w:val="ListParagraph"/>
              <w:numPr>
                <w:ilvl w:val="0"/>
                <w:numId w:val="25"/>
              </w:numPr>
              <w:ind w:left="436"/>
              <w:cnfStyle w:val="000000000000" w:firstRow="0" w:lastRow="0" w:firstColumn="0" w:lastColumn="0" w:oddVBand="0" w:evenVBand="0" w:oddHBand="0" w:evenHBand="0" w:firstRowFirstColumn="0" w:firstRowLastColumn="0" w:lastRowFirstColumn="0" w:lastRowLastColumn="0"/>
            </w:pPr>
            <w:r w:rsidRPr="00F33323">
              <w:t>Field length: 5 characters</w:t>
            </w:r>
          </w:p>
        </w:tc>
        <w:tc>
          <w:tcPr>
            <w:tcW w:w="1456" w:type="dxa"/>
          </w:tcPr>
          <w:p w14:paraId="20B11164" w14:textId="77777777" w:rsidR="00E84928" w:rsidRPr="003C6872" w:rsidRDefault="00E84928" w:rsidP="00E84928">
            <w:pPr>
              <w:cnfStyle w:val="000000000000" w:firstRow="0" w:lastRow="0" w:firstColumn="0" w:lastColumn="0" w:oddVBand="0" w:evenVBand="0" w:oddHBand="0" w:evenHBand="0" w:firstRowFirstColumn="0" w:firstRowLastColumn="0" w:lastRowFirstColumn="0" w:lastRowLastColumn="0"/>
              <w:rPr>
                <w:color w:val="000000" w:themeColor="text1"/>
              </w:rPr>
            </w:pPr>
            <w:r w:rsidRPr="00EC7F31">
              <w:rPr>
                <w:color w:val="000000" w:themeColor="text1"/>
              </w:rPr>
              <w:t>New</w:t>
            </w:r>
          </w:p>
        </w:tc>
      </w:tr>
      <w:tr w:rsidR="00E84928" w:rsidRPr="006239F1" w14:paraId="7F3F35C2" w14:textId="77777777" w:rsidTr="00811F2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24E70F94" w14:textId="77777777" w:rsidR="00E84928" w:rsidRDefault="00E84928" w:rsidP="00E84928">
            <w:pPr>
              <w:rPr>
                <w:b w:val="0"/>
                <w:color w:val="000000" w:themeColor="text1"/>
              </w:rPr>
            </w:pPr>
            <w:r w:rsidRPr="007F0A70">
              <w:rPr>
                <w:b w:val="0"/>
                <w:color w:val="000000" w:themeColor="text1"/>
              </w:rPr>
              <w:t>Data Capture</w:t>
            </w:r>
          </w:p>
        </w:tc>
        <w:tc>
          <w:tcPr>
            <w:tcW w:w="2017" w:type="dxa"/>
          </w:tcPr>
          <w:p w14:paraId="4F4D5DAF" w14:textId="77777777" w:rsidR="00E84928" w:rsidRDefault="00E84928" w:rsidP="00E8492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Have relevant materials been reviewed and approved in appropriate system?</w:t>
            </w:r>
          </w:p>
        </w:tc>
        <w:tc>
          <w:tcPr>
            <w:tcW w:w="2017" w:type="dxa"/>
          </w:tcPr>
          <w:p w14:paraId="660FCFE6" w14:textId="77777777" w:rsidR="00E84928" w:rsidRDefault="00E84928" w:rsidP="00E8492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Have relevant materials been reviewed and approved in appropriate system?</w:t>
            </w:r>
          </w:p>
        </w:tc>
        <w:tc>
          <w:tcPr>
            <w:tcW w:w="2868" w:type="dxa"/>
          </w:tcPr>
          <w:p w14:paraId="07A795C8" w14:textId="77777777" w:rsidR="00E84928" w:rsidRPr="00F33323" w:rsidRDefault="00E84928" w:rsidP="00A61FDE">
            <w:pPr>
              <w:pStyle w:val="ListParagraph"/>
              <w:numPr>
                <w:ilvl w:val="0"/>
                <w:numId w:val="25"/>
              </w:numPr>
              <w:ind w:left="436"/>
              <w:cnfStyle w:val="000000100000" w:firstRow="0" w:lastRow="0" w:firstColumn="0" w:lastColumn="0" w:oddVBand="0" w:evenVBand="0" w:oddHBand="1" w:evenHBand="0" w:firstRowFirstColumn="0" w:firstRowLastColumn="0" w:lastRowFirstColumn="0" w:lastRowLastColumn="0"/>
            </w:pPr>
            <w:r w:rsidRPr="00F33323">
              <w:t>Field Format: Yes/No Radio Button</w:t>
            </w:r>
          </w:p>
          <w:p w14:paraId="4329CA5C" w14:textId="77777777" w:rsidR="00E84928" w:rsidRPr="00F33323" w:rsidRDefault="00E84928" w:rsidP="00A61FDE">
            <w:pPr>
              <w:pStyle w:val="ListParagraph"/>
              <w:numPr>
                <w:ilvl w:val="0"/>
                <w:numId w:val="25"/>
              </w:numPr>
              <w:ind w:left="436"/>
              <w:cnfStyle w:val="000000100000" w:firstRow="0" w:lastRow="0" w:firstColumn="0" w:lastColumn="0" w:oddVBand="0" w:evenVBand="0" w:oddHBand="1" w:evenHBand="0" w:firstRowFirstColumn="0" w:firstRowLastColumn="0" w:lastRowFirstColumn="0" w:lastRowLastColumn="0"/>
            </w:pPr>
            <w:r w:rsidRPr="00F33323">
              <w:t>Required: Yes</w:t>
            </w:r>
          </w:p>
          <w:p w14:paraId="354507CF" w14:textId="2662F0DE" w:rsidR="00E84928" w:rsidRPr="00F33323" w:rsidRDefault="00E84928" w:rsidP="00A61FDE">
            <w:pPr>
              <w:pStyle w:val="ListParagraph"/>
              <w:numPr>
                <w:ilvl w:val="0"/>
                <w:numId w:val="25"/>
              </w:numPr>
              <w:ind w:left="43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381" w:author="Michael Petite" w:date="2017-02-24T10:35:00Z">
              <w:r w:rsidR="00F33323" w:rsidRPr="00F33323" w:rsidDel="00A61FDE">
                <w:delText>None</w:delText>
              </w:r>
            </w:del>
            <w:ins w:id="3382" w:author="Michael Petite" w:date="2017-02-24T10:35:00Z">
              <w:r w:rsidR="00A61FDE">
                <w:t>Yes or no must be selected</w:t>
              </w:r>
            </w:ins>
          </w:p>
        </w:tc>
        <w:tc>
          <w:tcPr>
            <w:tcW w:w="1456" w:type="dxa"/>
          </w:tcPr>
          <w:p w14:paraId="3449689E" w14:textId="77777777" w:rsidR="00E84928" w:rsidRPr="003C6872" w:rsidRDefault="00E84928" w:rsidP="00E84928">
            <w:pPr>
              <w:cnfStyle w:val="000000100000" w:firstRow="0" w:lastRow="0" w:firstColumn="0" w:lastColumn="0" w:oddVBand="0" w:evenVBand="0" w:oddHBand="1" w:evenHBand="0" w:firstRowFirstColumn="0" w:firstRowLastColumn="0" w:lastRowFirstColumn="0" w:lastRowLastColumn="0"/>
              <w:rPr>
                <w:color w:val="000000" w:themeColor="text1"/>
              </w:rPr>
            </w:pPr>
            <w:r w:rsidRPr="00EC7F31">
              <w:rPr>
                <w:color w:val="000000" w:themeColor="text1"/>
              </w:rPr>
              <w:t>New</w:t>
            </w:r>
          </w:p>
        </w:tc>
      </w:tr>
      <w:tr w:rsidR="00E84928" w:rsidRPr="006239F1" w14:paraId="47A705AB" w14:textId="77777777" w:rsidTr="00811F2E">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36FE54CE" w14:textId="77777777" w:rsidR="00E84928" w:rsidRDefault="00E84928" w:rsidP="00E84928">
            <w:pPr>
              <w:rPr>
                <w:b w:val="0"/>
                <w:color w:val="000000" w:themeColor="text1"/>
              </w:rPr>
            </w:pPr>
            <w:r>
              <w:rPr>
                <w:b w:val="0"/>
                <w:color w:val="000000" w:themeColor="text1"/>
              </w:rPr>
              <w:t>Data Capture</w:t>
            </w:r>
          </w:p>
        </w:tc>
        <w:tc>
          <w:tcPr>
            <w:tcW w:w="2017" w:type="dxa"/>
          </w:tcPr>
          <w:p w14:paraId="56082A17" w14:textId="77777777" w:rsidR="00E84928" w:rsidRDefault="00E84928" w:rsidP="00E8492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Please Explain </w:t>
            </w:r>
          </w:p>
        </w:tc>
        <w:tc>
          <w:tcPr>
            <w:tcW w:w="2017" w:type="dxa"/>
          </w:tcPr>
          <w:p w14:paraId="1243AA98" w14:textId="77777777" w:rsidR="00E84928" w:rsidRDefault="00E84928" w:rsidP="00E8492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“Please Explain”</w:t>
            </w:r>
          </w:p>
        </w:tc>
        <w:tc>
          <w:tcPr>
            <w:tcW w:w="2868" w:type="dxa"/>
          </w:tcPr>
          <w:p w14:paraId="48F454D2" w14:textId="77777777" w:rsidR="00E84928" w:rsidRPr="00F33323" w:rsidRDefault="00E84928" w:rsidP="00E84928">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Free text box </w:t>
            </w:r>
          </w:p>
          <w:p w14:paraId="6066E0B1" w14:textId="77777777" w:rsidR="00E97CDD" w:rsidRPr="00F33323" w:rsidRDefault="00E97CDD" w:rsidP="00E97CDD">
            <w:pPr>
              <w:pStyle w:val="ListParagraph"/>
              <w:numPr>
                <w:ilvl w:val="0"/>
                <w:numId w:val="21"/>
              </w:numPr>
              <w:ind w:left="391" w:hanging="391"/>
              <w:cnfStyle w:val="000000000000" w:firstRow="0" w:lastRow="0" w:firstColumn="0" w:lastColumn="0" w:oddVBand="0" w:evenVBand="0" w:oddHBand="0" w:evenHBand="0" w:firstRowFirstColumn="0" w:firstRowLastColumn="0" w:lastRowFirstColumn="0" w:lastRowLastColumn="0"/>
            </w:pPr>
            <w:r w:rsidRPr="00F33323">
              <w:t>Required: Yes, if Yes is selected for “Previous Field”, otherwise no</w:t>
            </w:r>
          </w:p>
          <w:p w14:paraId="65C6CF6C" w14:textId="77777777" w:rsidR="00E84928" w:rsidRPr="00F33323" w:rsidRDefault="00E84928" w:rsidP="00051948">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 xml:space="preserve">Validation: Field </w:t>
            </w:r>
            <w:r w:rsidR="003C2E0A" w:rsidRPr="00F33323">
              <w:t>will be displayed only when “No</w:t>
            </w:r>
            <w:r w:rsidRPr="00F33323">
              <w:t>” is selected for “</w:t>
            </w:r>
            <w:r w:rsidR="003C2E0A" w:rsidRPr="00F33323">
              <w:t>Have relevant materials been reviewed and approved in appropriate system</w:t>
            </w:r>
            <w:r w:rsidRPr="00F33323">
              <w:t>?”</w:t>
            </w:r>
          </w:p>
          <w:p w14:paraId="17105C5F" w14:textId="77777777" w:rsidR="00231D28" w:rsidRPr="00F33323" w:rsidRDefault="00231D28" w:rsidP="00051948">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lastRenderedPageBreak/>
              <w:t>Field length: 2000 characters</w:t>
            </w:r>
          </w:p>
        </w:tc>
        <w:tc>
          <w:tcPr>
            <w:tcW w:w="1456" w:type="dxa"/>
          </w:tcPr>
          <w:p w14:paraId="69B45ED5" w14:textId="77777777" w:rsidR="00E84928" w:rsidRPr="003C6872" w:rsidRDefault="00E84928" w:rsidP="00E84928">
            <w:pPr>
              <w:cnfStyle w:val="000000000000" w:firstRow="0" w:lastRow="0" w:firstColumn="0" w:lastColumn="0" w:oddVBand="0" w:evenVBand="0" w:oddHBand="0" w:evenHBand="0" w:firstRowFirstColumn="0" w:firstRowLastColumn="0" w:lastRowFirstColumn="0" w:lastRowLastColumn="0"/>
              <w:rPr>
                <w:color w:val="000000" w:themeColor="text1"/>
              </w:rPr>
            </w:pPr>
            <w:r w:rsidRPr="00EC7F31">
              <w:rPr>
                <w:color w:val="000000" w:themeColor="text1"/>
              </w:rPr>
              <w:lastRenderedPageBreak/>
              <w:t>New</w:t>
            </w:r>
          </w:p>
        </w:tc>
      </w:tr>
      <w:tr w:rsidR="00E84928" w:rsidRPr="006239F1" w14:paraId="7455260D" w14:textId="77777777" w:rsidTr="00811F2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6D91475C" w14:textId="77777777" w:rsidR="00E84928" w:rsidRDefault="00E84928" w:rsidP="00E84928">
            <w:pPr>
              <w:rPr>
                <w:b w:val="0"/>
                <w:color w:val="000000" w:themeColor="text1"/>
              </w:rPr>
            </w:pPr>
            <w:r w:rsidRPr="007F0A70">
              <w:rPr>
                <w:b w:val="0"/>
                <w:color w:val="000000" w:themeColor="text1"/>
              </w:rPr>
              <w:t>Data Capture</w:t>
            </w:r>
          </w:p>
        </w:tc>
        <w:tc>
          <w:tcPr>
            <w:tcW w:w="2017" w:type="dxa"/>
          </w:tcPr>
          <w:p w14:paraId="796B973E" w14:textId="77777777" w:rsidR="00E84928" w:rsidRDefault="00E84928" w:rsidP="00E8492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How were the attendees selected?</w:t>
            </w:r>
          </w:p>
        </w:tc>
        <w:tc>
          <w:tcPr>
            <w:tcW w:w="2017" w:type="dxa"/>
          </w:tcPr>
          <w:p w14:paraId="2F962B6C" w14:textId="77777777" w:rsidR="00E84928" w:rsidRDefault="00E84928" w:rsidP="00E8492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How were the attendees selected?</w:t>
            </w:r>
          </w:p>
        </w:tc>
        <w:tc>
          <w:tcPr>
            <w:tcW w:w="2868" w:type="dxa"/>
          </w:tcPr>
          <w:p w14:paraId="2F0C987D" w14:textId="77777777" w:rsidR="00E84928" w:rsidRPr="00F33323" w:rsidRDefault="00E84928" w:rsidP="00051948">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1142CD7A" w14:textId="77777777" w:rsidR="00231D28" w:rsidRPr="00F33323" w:rsidRDefault="00E84928" w:rsidP="00051948">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4AD18189" w14:textId="3BB5ADFA" w:rsidR="00E84928" w:rsidRPr="00F33323" w:rsidRDefault="00E84928" w:rsidP="00051948">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383" w:author="Michael Petite" w:date="2017-02-24T10:39:00Z">
              <w:r w:rsidR="00F33323" w:rsidRPr="00F33323" w:rsidDel="00051948">
                <w:delText>None</w:delText>
              </w:r>
            </w:del>
            <w:ins w:id="3384" w:author="Michael Petite" w:date="2017-02-24T10:39:00Z">
              <w:r w:rsidR="00051948">
                <w:t>Text must be present in this field</w:t>
              </w:r>
            </w:ins>
          </w:p>
          <w:p w14:paraId="626331CB" w14:textId="77777777" w:rsidR="00231D28" w:rsidRPr="00F33323" w:rsidRDefault="00231D28" w:rsidP="00051948">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tcPr>
          <w:p w14:paraId="127A2E76" w14:textId="77777777" w:rsidR="00E84928" w:rsidRPr="003C6872" w:rsidRDefault="00E84928" w:rsidP="00E84928">
            <w:pPr>
              <w:cnfStyle w:val="000000100000" w:firstRow="0" w:lastRow="0" w:firstColumn="0" w:lastColumn="0" w:oddVBand="0" w:evenVBand="0" w:oddHBand="1" w:evenHBand="0" w:firstRowFirstColumn="0" w:firstRowLastColumn="0" w:lastRowFirstColumn="0" w:lastRowLastColumn="0"/>
              <w:rPr>
                <w:color w:val="000000" w:themeColor="text1"/>
              </w:rPr>
            </w:pPr>
            <w:r w:rsidRPr="00EC7F31">
              <w:rPr>
                <w:color w:val="000000" w:themeColor="text1"/>
              </w:rPr>
              <w:t>New</w:t>
            </w:r>
          </w:p>
        </w:tc>
      </w:tr>
      <w:tr w:rsidR="00E84928" w:rsidRPr="006239F1" w14:paraId="1D809C75" w14:textId="77777777" w:rsidTr="00811F2E">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01A1C1FA" w14:textId="77777777" w:rsidR="00E84928" w:rsidRDefault="00E84928" w:rsidP="00E84928">
            <w:pPr>
              <w:rPr>
                <w:b w:val="0"/>
                <w:color w:val="000000" w:themeColor="text1"/>
              </w:rPr>
            </w:pPr>
            <w:r w:rsidRPr="007F0A70">
              <w:rPr>
                <w:b w:val="0"/>
                <w:color w:val="000000" w:themeColor="text1"/>
              </w:rPr>
              <w:t>Data Capture</w:t>
            </w:r>
          </w:p>
        </w:tc>
        <w:tc>
          <w:tcPr>
            <w:tcW w:w="2017" w:type="dxa"/>
          </w:tcPr>
          <w:p w14:paraId="359B5409" w14:textId="77777777" w:rsidR="00E84928" w:rsidRDefault="00E84928" w:rsidP="00E8492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How were the speakers selected and by whom?</w:t>
            </w:r>
          </w:p>
        </w:tc>
        <w:tc>
          <w:tcPr>
            <w:tcW w:w="2017" w:type="dxa"/>
          </w:tcPr>
          <w:p w14:paraId="22F3AA4D" w14:textId="77777777" w:rsidR="00E84928" w:rsidRDefault="00E84928" w:rsidP="00E8492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How were the speakers selected and by whom?</w:t>
            </w:r>
          </w:p>
        </w:tc>
        <w:tc>
          <w:tcPr>
            <w:tcW w:w="2868" w:type="dxa"/>
          </w:tcPr>
          <w:p w14:paraId="78D9006B" w14:textId="77777777" w:rsidR="00E84928" w:rsidRPr="00F33323" w:rsidRDefault="00E84928" w:rsidP="00051948">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37F20EC5" w14:textId="77777777" w:rsidR="00E84928" w:rsidRPr="00F33323" w:rsidRDefault="00E84928" w:rsidP="00051948">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Required: Yes</w:t>
            </w:r>
          </w:p>
          <w:p w14:paraId="5C2D65D2" w14:textId="4E38598C" w:rsidR="00E84928" w:rsidRPr="00F33323" w:rsidRDefault="00E84928" w:rsidP="00051948">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w:t>
            </w:r>
            <w:r w:rsidR="00F33323" w:rsidRPr="00F33323">
              <w:t xml:space="preserve"> </w:t>
            </w:r>
            <w:del w:id="3385" w:author="Michael Petite" w:date="2017-02-24T10:39:00Z">
              <w:r w:rsidR="00F33323" w:rsidRPr="00F33323" w:rsidDel="00051948">
                <w:delText>None</w:delText>
              </w:r>
            </w:del>
            <w:ins w:id="3386" w:author="Michael Petite" w:date="2017-02-24T10:39:00Z">
              <w:r w:rsidR="00051948">
                <w:t>Text must be present in this field</w:t>
              </w:r>
            </w:ins>
          </w:p>
          <w:p w14:paraId="54A8035A" w14:textId="77777777" w:rsidR="00231D28" w:rsidRPr="00F33323" w:rsidRDefault="00231D28" w:rsidP="00051948">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4C957A46" w14:textId="77777777" w:rsidR="00E84928" w:rsidRPr="003C6872" w:rsidRDefault="00E84928" w:rsidP="00E84928">
            <w:pPr>
              <w:cnfStyle w:val="000000000000" w:firstRow="0" w:lastRow="0" w:firstColumn="0" w:lastColumn="0" w:oddVBand="0" w:evenVBand="0" w:oddHBand="0" w:evenHBand="0" w:firstRowFirstColumn="0" w:firstRowLastColumn="0" w:lastRowFirstColumn="0" w:lastRowLastColumn="0"/>
              <w:rPr>
                <w:color w:val="000000" w:themeColor="text1"/>
              </w:rPr>
            </w:pPr>
            <w:r w:rsidRPr="00EC7F31">
              <w:rPr>
                <w:color w:val="000000" w:themeColor="text1"/>
              </w:rPr>
              <w:t>New</w:t>
            </w:r>
          </w:p>
        </w:tc>
      </w:tr>
      <w:tr w:rsidR="00E84928" w:rsidRPr="006239F1" w14:paraId="6C5E787F" w14:textId="77777777" w:rsidTr="00811F2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69FF03DA" w14:textId="77777777" w:rsidR="00E84928" w:rsidRDefault="00E84928" w:rsidP="00E84928">
            <w:pPr>
              <w:rPr>
                <w:b w:val="0"/>
                <w:color w:val="000000" w:themeColor="text1"/>
              </w:rPr>
            </w:pPr>
            <w:r w:rsidRPr="007F0A70">
              <w:rPr>
                <w:b w:val="0"/>
                <w:color w:val="000000" w:themeColor="text1"/>
              </w:rPr>
              <w:t>Data Capture</w:t>
            </w:r>
          </w:p>
        </w:tc>
        <w:tc>
          <w:tcPr>
            <w:tcW w:w="2017" w:type="dxa"/>
          </w:tcPr>
          <w:p w14:paraId="7743A9BE" w14:textId="77777777" w:rsidR="00E84928" w:rsidRDefault="00E84928" w:rsidP="00E8492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List the Teva employees anticipated to attend with their title, department and role</w:t>
            </w:r>
          </w:p>
        </w:tc>
        <w:tc>
          <w:tcPr>
            <w:tcW w:w="2017" w:type="dxa"/>
          </w:tcPr>
          <w:p w14:paraId="79D3DF46" w14:textId="77777777" w:rsidR="00E84928" w:rsidRDefault="00E84928" w:rsidP="00E8492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List the Teva employees anticipated to attend with their title, department and role</w:t>
            </w:r>
          </w:p>
        </w:tc>
        <w:tc>
          <w:tcPr>
            <w:tcW w:w="2868" w:type="dxa"/>
          </w:tcPr>
          <w:p w14:paraId="50296702" w14:textId="77777777" w:rsidR="00E84928" w:rsidRPr="00F33323" w:rsidRDefault="00E84928" w:rsidP="00051948">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5F6184D4" w14:textId="77777777" w:rsidR="00E84928" w:rsidRPr="00F33323" w:rsidRDefault="00E84928" w:rsidP="00051948">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3B318F55" w14:textId="31F34D5E" w:rsidR="00E84928" w:rsidRPr="00F33323" w:rsidRDefault="00E84928" w:rsidP="00051948">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387" w:author="Michael Petite" w:date="2017-02-24T10:40:00Z">
              <w:r w:rsidR="00F33323" w:rsidRPr="00F33323" w:rsidDel="00051948">
                <w:delText>None</w:delText>
              </w:r>
            </w:del>
            <w:ins w:id="3388" w:author="Michael Petite" w:date="2017-02-24T10:40:00Z">
              <w:r w:rsidR="00051948">
                <w:t>Text must be present in this field</w:t>
              </w:r>
            </w:ins>
          </w:p>
          <w:p w14:paraId="7754934E" w14:textId="77777777" w:rsidR="00231D28" w:rsidRPr="00F33323" w:rsidRDefault="00231D28" w:rsidP="00051948">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tcPr>
          <w:p w14:paraId="02A418F7" w14:textId="77777777" w:rsidR="00E84928" w:rsidRPr="003C6872" w:rsidRDefault="00E84928" w:rsidP="00E84928">
            <w:pPr>
              <w:cnfStyle w:val="000000100000" w:firstRow="0" w:lastRow="0" w:firstColumn="0" w:lastColumn="0" w:oddVBand="0" w:evenVBand="0" w:oddHBand="1" w:evenHBand="0" w:firstRowFirstColumn="0" w:firstRowLastColumn="0" w:lastRowFirstColumn="0" w:lastRowLastColumn="0"/>
              <w:rPr>
                <w:color w:val="000000" w:themeColor="text1"/>
              </w:rPr>
            </w:pPr>
            <w:r w:rsidRPr="00EC7F31">
              <w:rPr>
                <w:color w:val="000000" w:themeColor="text1"/>
              </w:rPr>
              <w:t>New</w:t>
            </w:r>
          </w:p>
        </w:tc>
      </w:tr>
    </w:tbl>
    <w:p w14:paraId="7F4185E3" w14:textId="77777777" w:rsidR="00A22DC7" w:rsidRDefault="00A22DC7" w:rsidP="00A22DC7"/>
    <w:p w14:paraId="0FBA6003" w14:textId="77777777" w:rsidR="00A22DC7" w:rsidRDefault="00A22DC7" w:rsidP="00A22DC7">
      <w:pPr>
        <w:pStyle w:val="Heading5"/>
      </w:pPr>
      <w:bookmarkStart w:id="3389" w:name="_Toc475949512"/>
      <w:r>
        <w:t>Technical Specification Changes</w:t>
      </w:r>
      <w:bookmarkEnd w:id="3389"/>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A22DC7" w:rsidRPr="00612C84" w14:paraId="76C4A0A4" w14:textId="77777777" w:rsidTr="00811F2E">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7C020104" w14:textId="77777777" w:rsidR="00A22DC7" w:rsidRDefault="00A22DC7" w:rsidP="00811F2E">
            <w:pPr>
              <w:jc w:val="center"/>
              <w:rPr>
                <w:sz w:val="18"/>
                <w:szCs w:val="28"/>
              </w:rPr>
            </w:pPr>
            <w:r>
              <w:rPr>
                <w:sz w:val="18"/>
                <w:szCs w:val="28"/>
              </w:rPr>
              <w:t>BR ID</w:t>
            </w:r>
          </w:p>
        </w:tc>
        <w:tc>
          <w:tcPr>
            <w:tcW w:w="1929" w:type="dxa"/>
            <w:shd w:val="clear" w:color="auto" w:fill="367CC1"/>
            <w:vAlign w:val="center"/>
          </w:tcPr>
          <w:p w14:paraId="73EE03EA" w14:textId="77777777" w:rsidR="00A22DC7" w:rsidRPr="00612C84" w:rsidRDefault="00A22DC7" w:rsidP="00811F2E">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0D1925D1" w14:textId="77777777" w:rsidR="00A22DC7" w:rsidRDefault="00A22DC7" w:rsidP="00811F2E">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18CC7581" w14:textId="77777777" w:rsidR="00A22DC7" w:rsidRPr="00612C84" w:rsidRDefault="00A22DC7" w:rsidP="00811F2E">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A22DC7" w:rsidRPr="006B3718" w14:paraId="7C1B008A" w14:textId="77777777" w:rsidTr="00811F2E">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7053980E" w14:textId="77777777" w:rsidR="00A22DC7" w:rsidRDefault="00A22DC7" w:rsidP="00811F2E">
            <w:pPr>
              <w:rPr>
                <w:color w:val="FF0000"/>
              </w:rPr>
            </w:pPr>
          </w:p>
        </w:tc>
        <w:tc>
          <w:tcPr>
            <w:tcW w:w="1929" w:type="dxa"/>
          </w:tcPr>
          <w:p w14:paraId="51FD4141" w14:textId="77777777" w:rsidR="00A22DC7" w:rsidRPr="006B3718" w:rsidRDefault="00A22DC7" w:rsidP="00811F2E">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7BBD314D" w14:textId="77777777" w:rsidR="00A22DC7" w:rsidRPr="006B3718" w:rsidRDefault="00A22DC7" w:rsidP="00811F2E">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24195D3F" w14:textId="77777777" w:rsidR="00A22DC7" w:rsidRPr="006B3718" w:rsidRDefault="00A22DC7" w:rsidP="00811F2E">
            <w:pPr>
              <w:cnfStyle w:val="000000100000" w:firstRow="0" w:lastRow="0" w:firstColumn="0" w:lastColumn="0" w:oddVBand="0" w:evenVBand="0" w:oddHBand="1" w:evenHBand="0" w:firstRowFirstColumn="0" w:firstRowLastColumn="0" w:lastRowFirstColumn="0" w:lastRowLastColumn="0"/>
              <w:rPr>
                <w:color w:val="FF0000"/>
              </w:rPr>
            </w:pPr>
          </w:p>
        </w:tc>
      </w:tr>
    </w:tbl>
    <w:p w14:paraId="32F0B95A" w14:textId="77777777" w:rsidR="00A22DC7" w:rsidRPr="001750D9" w:rsidRDefault="00A22DC7" w:rsidP="00A22DC7"/>
    <w:p w14:paraId="5803780D" w14:textId="77777777" w:rsidR="00A22DC7" w:rsidRDefault="00A22DC7" w:rsidP="00A22DC7">
      <w:pPr>
        <w:pStyle w:val="Heading4"/>
        <w:numPr>
          <w:ilvl w:val="2"/>
          <w:numId w:val="2"/>
        </w:numPr>
      </w:pPr>
      <w:bookmarkStart w:id="3390" w:name="_Toc475949513"/>
      <w:r>
        <w:t>Wireframes</w:t>
      </w:r>
      <w:bookmarkEnd w:id="3390"/>
    </w:p>
    <w:p w14:paraId="18217A12" w14:textId="77777777" w:rsidR="00F11FC0" w:rsidRPr="00F11FC0" w:rsidRDefault="00F11FC0" w:rsidP="00F11FC0">
      <w:r>
        <w:rPr>
          <w:noProof/>
        </w:rPr>
        <w:lastRenderedPageBreak/>
        <w:drawing>
          <wp:inline distT="0" distB="0" distL="0" distR="0" wp14:anchorId="487E3F6B" wp14:editId="2E53DA3E">
            <wp:extent cx="5943600" cy="5638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eaker_Program_Wireframe.png"/>
                    <pic:cNvPicPr/>
                  </pic:nvPicPr>
                  <pic:blipFill>
                    <a:blip r:embed="rId34"/>
                    <a:stretch>
                      <a:fillRect/>
                    </a:stretch>
                  </pic:blipFill>
                  <pic:spPr>
                    <a:xfrm>
                      <a:off x="0" y="0"/>
                      <a:ext cx="5943600" cy="5638165"/>
                    </a:xfrm>
                    <a:prstGeom prst="rect">
                      <a:avLst/>
                    </a:prstGeom>
                  </pic:spPr>
                </pic:pic>
              </a:graphicData>
            </a:graphic>
          </wp:inline>
        </w:drawing>
      </w:r>
    </w:p>
    <w:p w14:paraId="5754B4DE" w14:textId="77777777" w:rsidR="00E84928" w:rsidRDefault="00E84928" w:rsidP="00E84928">
      <w:pPr>
        <w:pStyle w:val="Heading3"/>
      </w:pPr>
      <w:bookmarkStart w:id="3391" w:name="_Toc475949514"/>
      <w:r>
        <w:t xml:space="preserve">Activity Category- </w:t>
      </w:r>
      <w:r w:rsidR="003C2E0A">
        <w:t>Site Visit</w:t>
      </w:r>
      <w:bookmarkEnd w:id="3391"/>
    </w:p>
    <w:p w14:paraId="67AB888E" w14:textId="160D81D5" w:rsidR="00E84928" w:rsidRPr="00B03F42" w:rsidRDefault="00E84928" w:rsidP="00E84928">
      <w:pPr>
        <w:pStyle w:val="Heading4"/>
        <w:numPr>
          <w:ilvl w:val="2"/>
          <w:numId w:val="2"/>
        </w:numPr>
      </w:pPr>
      <w:bookmarkStart w:id="3392" w:name="_Toc475949515"/>
      <w:r>
        <w:t>Business Requirements Changes</w:t>
      </w:r>
      <w:bookmarkEnd w:id="3392"/>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E84928" w:rsidRPr="00612C84" w14:paraId="4EA4D077" w14:textId="77777777" w:rsidTr="00811F2E">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3AA29C9B" w14:textId="77777777" w:rsidR="00E84928" w:rsidRPr="00612C84" w:rsidRDefault="00E84928" w:rsidP="00811F2E">
            <w:pPr>
              <w:jc w:val="center"/>
              <w:rPr>
                <w:sz w:val="18"/>
                <w:szCs w:val="28"/>
              </w:rPr>
            </w:pPr>
            <w:r>
              <w:rPr>
                <w:sz w:val="18"/>
                <w:szCs w:val="28"/>
              </w:rPr>
              <w:t>Original BR ID</w:t>
            </w:r>
          </w:p>
        </w:tc>
        <w:tc>
          <w:tcPr>
            <w:tcW w:w="7200" w:type="dxa"/>
            <w:shd w:val="clear" w:color="auto" w:fill="367CC1"/>
            <w:vAlign w:val="center"/>
          </w:tcPr>
          <w:p w14:paraId="0B5ECB2A" w14:textId="77777777" w:rsidR="00E84928" w:rsidRPr="00612C84" w:rsidRDefault="00E84928" w:rsidP="00811F2E">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2D52D0" w:rsidRPr="00B66624" w14:paraId="7E1A22F6" w14:textId="77777777" w:rsidTr="00811F2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23DE46A4" w14:textId="77777777" w:rsidR="002D52D0" w:rsidRPr="00B66624" w:rsidRDefault="002D52D0" w:rsidP="002D52D0">
            <w:pPr>
              <w:rPr>
                <w:color w:val="000000" w:themeColor="text1"/>
              </w:rPr>
            </w:pPr>
            <w:r>
              <w:rPr>
                <w:color w:val="000000" w:themeColor="text1"/>
              </w:rPr>
              <w:t>BR-VIS</w:t>
            </w:r>
            <w:r w:rsidRPr="00B66624">
              <w:rPr>
                <w:color w:val="000000" w:themeColor="text1"/>
              </w:rPr>
              <w:t>-001</w:t>
            </w:r>
          </w:p>
        </w:tc>
        <w:tc>
          <w:tcPr>
            <w:tcW w:w="7200" w:type="dxa"/>
          </w:tcPr>
          <w:p w14:paraId="2148BA27" w14:textId="77777777" w:rsidR="002D52D0" w:rsidRPr="00B66624" w:rsidRDefault="002D52D0" w:rsidP="002D52D0">
            <w:pPr>
              <w:cnfStyle w:val="000000100000" w:firstRow="0" w:lastRow="0" w:firstColumn="0" w:lastColumn="0" w:oddVBand="0" w:evenVBand="0" w:oddHBand="1" w:evenHBand="0" w:firstRowFirstColumn="0" w:firstRowLastColumn="0" w:lastRowFirstColumn="0" w:lastRowLastColumn="0"/>
              <w:rPr>
                <w:color w:val="000000" w:themeColor="text1"/>
              </w:rPr>
            </w:pPr>
            <w:r w:rsidRPr="00B66624">
              <w:rPr>
                <w:color w:val="000000" w:themeColor="text1"/>
              </w:rPr>
              <w:t xml:space="preserve">The request will follow the base </w:t>
            </w:r>
            <w:r>
              <w:rPr>
                <w:color w:val="000000" w:themeColor="text1"/>
              </w:rPr>
              <w:t>advisory board</w:t>
            </w:r>
            <w:r w:rsidRPr="00B66624">
              <w:rPr>
                <w:color w:val="000000" w:themeColor="text1"/>
              </w:rPr>
              <w:t xml:space="preserve"> workflow </w:t>
            </w:r>
          </w:p>
        </w:tc>
      </w:tr>
      <w:tr w:rsidR="002D52D0" w:rsidRPr="00B66624" w14:paraId="4904D617" w14:textId="77777777" w:rsidTr="00811F2E">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BBC2B6E" w14:textId="77777777" w:rsidR="002D52D0" w:rsidRPr="00B66624" w:rsidRDefault="002D52D0" w:rsidP="002D52D0">
            <w:pPr>
              <w:rPr>
                <w:color w:val="000000" w:themeColor="text1"/>
              </w:rPr>
            </w:pPr>
            <w:r>
              <w:rPr>
                <w:color w:val="000000" w:themeColor="text1"/>
              </w:rPr>
              <w:t>BR-VIS</w:t>
            </w:r>
            <w:r w:rsidRPr="00B66624">
              <w:rPr>
                <w:color w:val="000000" w:themeColor="text1"/>
              </w:rPr>
              <w:t>-002</w:t>
            </w:r>
          </w:p>
        </w:tc>
        <w:tc>
          <w:tcPr>
            <w:tcW w:w="7200" w:type="dxa"/>
          </w:tcPr>
          <w:p w14:paraId="0CDB02BD" w14:textId="77777777" w:rsidR="002D52D0" w:rsidRPr="00B66624" w:rsidRDefault="002D52D0" w:rsidP="002D52D0">
            <w:pPr>
              <w:cnfStyle w:val="000000000000" w:firstRow="0" w:lastRow="0" w:firstColumn="0" w:lastColumn="0" w:oddVBand="0" w:evenVBand="0" w:oddHBand="0" w:evenHBand="0" w:firstRowFirstColumn="0" w:firstRowLastColumn="0" w:lastRowFirstColumn="0" w:lastRowLastColumn="0"/>
              <w:rPr>
                <w:color w:val="000000" w:themeColor="text1"/>
              </w:rPr>
            </w:pPr>
            <w:r w:rsidRPr="00B66624">
              <w:rPr>
                <w:color w:val="000000" w:themeColor="text1"/>
              </w:rPr>
              <w:t xml:space="preserve">The customizations should be added to the base </w:t>
            </w:r>
            <w:r>
              <w:rPr>
                <w:color w:val="000000" w:themeColor="text1"/>
              </w:rPr>
              <w:t>advisory board</w:t>
            </w:r>
            <w:r w:rsidRPr="00B66624">
              <w:rPr>
                <w:color w:val="000000" w:themeColor="text1"/>
              </w:rPr>
              <w:t xml:space="preserve"> request -</w:t>
            </w:r>
            <w:r>
              <w:rPr>
                <w:color w:val="000000" w:themeColor="text1"/>
              </w:rPr>
              <w:t xml:space="preserve"> activity category form</w:t>
            </w:r>
          </w:p>
        </w:tc>
      </w:tr>
    </w:tbl>
    <w:p w14:paraId="59960A7E" w14:textId="77777777" w:rsidR="00E84928" w:rsidRPr="001750D9" w:rsidRDefault="00E84928" w:rsidP="00E84928"/>
    <w:p w14:paraId="6C1D7151" w14:textId="77777777" w:rsidR="00E84928" w:rsidRPr="00B03F42" w:rsidRDefault="00E84928" w:rsidP="00E84928">
      <w:pPr>
        <w:pStyle w:val="Heading4"/>
        <w:numPr>
          <w:ilvl w:val="2"/>
          <w:numId w:val="2"/>
        </w:numPr>
      </w:pPr>
      <w:bookmarkStart w:id="3393" w:name="_Toc475949516"/>
      <w:r>
        <w:t>Technical Customizations</w:t>
      </w:r>
      <w:bookmarkEnd w:id="3393"/>
    </w:p>
    <w:p w14:paraId="40911FB2" w14:textId="77777777" w:rsidR="00E84928" w:rsidRDefault="00E84928" w:rsidP="00E84928">
      <w:pPr>
        <w:pStyle w:val="Heading5"/>
      </w:pPr>
      <w:bookmarkStart w:id="3394" w:name="_Toc475949517"/>
      <w:r>
        <w:lastRenderedPageBreak/>
        <w:t>Page Level Customizations</w:t>
      </w:r>
      <w:bookmarkEnd w:id="3394"/>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92"/>
        <w:gridCol w:w="2017"/>
        <w:gridCol w:w="2017"/>
        <w:gridCol w:w="2868"/>
        <w:gridCol w:w="1456"/>
      </w:tblGrid>
      <w:tr w:rsidR="00E84928" w14:paraId="213D37F8" w14:textId="77777777" w:rsidTr="00811F2E">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shd w:val="clear" w:color="auto" w:fill="367CC1"/>
            <w:vAlign w:val="center"/>
          </w:tcPr>
          <w:p w14:paraId="1A79BF77" w14:textId="77777777" w:rsidR="00E84928" w:rsidRPr="00612C84" w:rsidRDefault="00E84928" w:rsidP="00811F2E">
            <w:pPr>
              <w:rPr>
                <w:sz w:val="18"/>
                <w:szCs w:val="28"/>
              </w:rPr>
            </w:pPr>
            <w:r>
              <w:rPr>
                <w:sz w:val="18"/>
                <w:szCs w:val="28"/>
              </w:rPr>
              <w:t>Attribute Type</w:t>
            </w:r>
          </w:p>
        </w:tc>
        <w:tc>
          <w:tcPr>
            <w:tcW w:w="2017" w:type="dxa"/>
            <w:shd w:val="clear" w:color="auto" w:fill="367CC1"/>
            <w:vAlign w:val="center"/>
          </w:tcPr>
          <w:p w14:paraId="4BB2FCDD" w14:textId="77777777" w:rsidR="00E84928" w:rsidRPr="00612C84" w:rsidRDefault="00E84928" w:rsidP="00811F2E">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2017" w:type="dxa"/>
            <w:shd w:val="clear" w:color="auto" w:fill="367CC1"/>
            <w:vAlign w:val="center"/>
          </w:tcPr>
          <w:p w14:paraId="2C9B92D0" w14:textId="77777777" w:rsidR="00E84928" w:rsidRPr="00612C84" w:rsidRDefault="00E84928" w:rsidP="00811F2E">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2868" w:type="dxa"/>
            <w:shd w:val="clear" w:color="auto" w:fill="367CC1"/>
            <w:vAlign w:val="center"/>
          </w:tcPr>
          <w:p w14:paraId="675BF7F2" w14:textId="77777777" w:rsidR="00E84928" w:rsidRPr="00612C84" w:rsidRDefault="00E84928" w:rsidP="00811F2E">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4E43FC91" w14:textId="77777777" w:rsidR="00E84928" w:rsidRDefault="00E84928" w:rsidP="00811F2E">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3C2E0A" w:rsidRPr="006239F1" w14:paraId="38AE95EF" w14:textId="77777777" w:rsidTr="00811F2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4498F125" w14:textId="77777777" w:rsidR="003C2E0A" w:rsidRPr="006239F1" w:rsidRDefault="003C2E0A" w:rsidP="003C2E0A">
            <w:pPr>
              <w:rPr>
                <w:b w:val="0"/>
                <w:color w:val="000000" w:themeColor="text1"/>
              </w:rPr>
            </w:pPr>
            <w:r>
              <w:rPr>
                <w:b w:val="0"/>
                <w:color w:val="000000" w:themeColor="text1"/>
              </w:rPr>
              <w:t>Data Capture</w:t>
            </w:r>
          </w:p>
        </w:tc>
        <w:tc>
          <w:tcPr>
            <w:tcW w:w="2017" w:type="dxa"/>
          </w:tcPr>
          <w:p w14:paraId="3A68004B" w14:textId="77777777" w:rsidR="003C2E0A" w:rsidRPr="006239F1" w:rsidRDefault="003C2E0A" w:rsidP="003C2E0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Estimated number of Attendees</w:t>
            </w:r>
          </w:p>
        </w:tc>
        <w:tc>
          <w:tcPr>
            <w:tcW w:w="2017" w:type="dxa"/>
          </w:tcPr>
          <w:p w14:paraId="42E00DA5" w14:textId="77777777" w:rsidR="003C2E0A" w:rsidRPr="006239F1" w:rsidRDefault="003C2E0A" w:rsidP="003C2E0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Estimated number of Attendees</w:t>
            </w:r>
          </w:p>
        </w:tc>
        <w:tc>
          <w:tcPr>
            <w:tcW w:w="2868" w:type="dxa"/>
          </w:tcPr>
          <w:p w14:paraId="287848F6" w14:textId="77777777" w:rsidR="003C2E0A" w:rsidRPr="00F33323" w:rsidRDefault="003C2E0A" w:rsidP="00A02EB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Format: Numeric Text Box</w:t>
            </w:r>
          </w:p>
          <w:p w14:paraId="2993CCED" w14:textId="77777777" w:rsidR="003C2E0A" w:rsidRPr="00F33323" w:rsidRDefault="003C2E0A" w:rsidP="00A02EB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2629657C" w14:textId="24431153" w:rsidR="003C2E0A" w:rsidRPr="00F33323" w:rsidRDefault="003C2E0A" w:rsidP="00A02EB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395" w:author="Michael Petite" w:date="2017-02-24T10:46:00Z">
              <w:r w:rsidR="00F33323" w:rsidRPr="00F33323" w:rsidDel="00A02EB7">
                <w:delText>None</w:delText>
              </w:r>
            </w:del>
            <w:ins w:id="3396" w:author="Michael Petite" w:date="2017-02-24T10:46:00Z">
              <w:r w:rsidR="00A02EB7">
                <w:t>A number must be present in the field</w:t>
              </w:r>
            </w:ins>
          </w:p>
          <w:p w14:paraId="1D27012B" w14:textId="77777777" w:rsidR="00231D28" w:rsidRPr="00F33323" w:rsidRDefault="00231D28" w:rsidP="00A02EB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length: 5</w:t>
            </w:r>
          </w:p>
        </w:tc>
        <w:tc>
          <w:tcPr>
            <w:tcW w:w="1456" w:type="dxa"/>
          </w:tcPr>
          <w:p w14:paraId="7C648E28" w14:textId="77777777" w:rsidR="003C2E0A" w:rsidRPr="006239F1" w:rsidRDefault="003C2E0A" w:rsidP="003C2E0A">
            <w:pPr>
              <w:cnfStyle w:val="000000100000" w:firstRow="0" w:lastRow="0" w:firstColumn="0" w:lastColumn="0" w:oddVBand="0" w:evenVBand="0" w:oddHBand="1" w:evenHBand="0" w:firstRowFirstColumn="0" w:firstRowLastColumn="0" w:lastRowFirstColumn="0" w:lastRowLastColumn="0"/>
              <w:rPr>
                <w:color w:val="000000" w:themeColor="text1"/>
              </w:rPr>
            </w:pPr>
            <w:r w:rsidRPr="003C6872">
              <w:rPr>
                <w:color w:val="000000" w:themeColor="text1"/>
              </w:rPr>
              <w:t>New</w:t>
            </w:r>
          </w:p>
        </w:tc>
      </w:tr>
      <w:tr w:rsidR="003C2E0A" w:rsidRPr="006239F1" w14:paraId="036715AA" w14:textId="77777777" w:rsidTr="00811F2E">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1CBABFFA" w14:textId="77777777" w:rsidR="003C2E0A" w:rsidRDefault="003C2E0A" w:rsidP="003C2E0A">
            <w:pPr>
              <w:rPr>
                <w:b w:val="0"/>
                <w:color w:val="000000" w:themeColor="text1"/>
              </w:rPr>
            </w:pPr>
            <w:r>
              <w:rPr>
                <w:b w:val="0"/>
                <w:color w:val="000000" w:themeColor="text1"/>
              </w:rPr>
              <w:t>Data Capture</w:t>
            </w:r>
          </w:p>
        </w:tc>
        <w:tc>
          <w:tcPr>
            <w:tcW w:w="2017" w:type="dxa"/>
          </w:tcPr>
          <w:p w14:paraId="43639E9B" w14:textId="77777777" w:rsidR="003C2E0A" w:rsidRDefault="003C2E0A" w:rsidP="003C2E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Expected Meal Cost Per Attendee</w:t>
            </w:r>
          </w:p>
        </w:tc>
        <w:tc>
          <w:tcPr>
            <w:tcW w:w="2017" w:type="dxa"/>
          </w:tcPr>
          <w:p w14:paraId="5FC87068" w14:textId="77777777" w:rsidR="003C2E0A" w:rsidRDefault="003C2E0A" w:rsidP="003C2E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Expected Meal Cost Per Attendee</w:t>
            </w:r>
          </w:p>
        </w:tc>
        <w:tc>
          <w:tcPr>
            <w:tcW w:w="2868" w:type="dxa"/>
          </w:tcPr>
          <w:p w14:paraId="278D264A" w14:textId="77777777" w:rsidR="003C2E0A" w:rsidRPr="00F33323" w:rsidRDefault="003C2E0A" w:rsidP="00A02EB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Format: Numeric Text Box</w:t>
            </w:r>
          </w:p>
          <w:p w14:paraId="6D02BCEC" w14:textId="77777777" w:rsidR="003C2E0A" w:rsidRPr="00F33323" w:rsidRDefault="003C2E0A" w:rsidP="00A02EB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Required: Yes</w:t>
            </w:r>
          </w:p>
          <w:p w14:paraId="1D1693FC" w14:textId="79770F19" w:rsidR="003C2E0A" w:rsidRPr="00F33323" w:rsidRDefault="003C2E0A" w:rsidP="00A02EB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w:t>
            </w:r>
            <w:r w:rsidR="00F33323" w:rsidRPr="00F33323">
              <w:t xml:space="preserve"> </w:t>
            </w:r>
            <w:del w:id="3397" w:author="Michael Petite" w:date="2017-02-24T10:46:00Z">
              <w:r w:rsidR="00F33323" w:rsidRPr="00F33323" w:rsidDel="00A02EB7">
                <w:delText>None</w:delText>
              </w:r>
            </w:del>
            <w:ins w:id="3398" w:author="Michael Petite" w:date="2017-02-24T10:46:00Z">
              <w:r w:rsidR="00A02EB7">
                <w:t>A number must be present in the field</w:t>
              </w:r>
            </w:ins>
          </w:p>
          <w:p w14:paraId="0637F3E8" w14:textId="77777777" w:rsidR="00231D28" w:rsidRPr="00F33323" w:rsidRDefault="00231D28" w:rsidP="00A02EB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5</w:t>
            </w:r>
          </w:p>
        </w:tc>
        <w:tc>
          <w:tcPr>
            <w:tcW w:w="1456" w:type="dxa"/>
          </w:tcPr>
          <w:p w14:paraId="2B94B817" w14:textId="77777777" w:rsidR="003C2E0A" w:rsidRPr="003C6872" w:rsidRDefault="003C2E0A" w:rsidP="003C2E0A">
            <w:pPr>
              <w:cnfStyle w:val="000000000000" w:firstRow="0" w:lastRow="0" w:firstColumn="0" w:lastColumn="0" w:oddVBand="0" w:evenVBand="0" w:oddHBand="0" w:evenHBand="0" w:firstRowFirstColumn="0" w:firstRowLastColumn="0" w:lastRowFirstColumn="0" w:lastRowLastColumn="0"/>
              <w:rPr>
                <w:color w:val="000000" w:themeColor="text1"/>
              </w:rPr>
            </w:pPr>
            <w:r w:rsidRPr="00EC7F31">
              <w:rPr>
                <w:color w:val="000000" w:themeColor="text1"/>
              </w:rPr>
              <w:t>New</w:t>
            </w:r>
          </w:p>
        </w:tc>
      </w:tr>
      <w:tr w:rsidR="003C2E0A" w:rsidRPr="006239F1" w14:paraId="456E9317" w14:textId="77777777" w:rsidTr="00811F2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24B6BCED" w14:textId="77777777" w:rsidR="003C2E0A" w:rsidRDefault="003C2E0A" w:rsidP="003C2E0A">
            <w:pPr>
              <w:rPr>
                <w:b w:val="0"/>
                <w:color w:val="000000" w:themeColor="text1"/>
              </w:rPr>
            </w:pPr>
            <w:r w:rsidRPr="007F0A70">
              <w:rPr>
                <w:b w:val="0"/>
                <w:color w:val="000000" w:themeColor="text1"/>
              </w:rPr>
              <w:t>Data Capture</w:t>
            </w:r>
          </w:p>
        </w:tc>
        <w:tc>
          <w:tcPr>
            <w:tcW w:w="2017" w:type="dxa"/>
          </w:tcPr>
          <w:p w14:paraId="117AA359" w14:textId="77777777" w:rsidR="003C2E0A" w:rsidRDefault="003C2E0A" w:rsidP="003C2E0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Have relevant materials been reviewed and approved in appropriate system?</w:t>
            </w:r>
          </w:p>
        </w:tc>
        <w:tc>
          <w:tcPr>
            <w:tcW w:w="2017" w:type="dxa"/>
          </w:tcPr>
          <w:p w14:paraId="28D9393E" w14:textId="77777777" w:rsidR="003C2E0A" w:rsidRDefault="003C2E0A" w:rsidP="003C2E0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Have relevant materials been reviewed and approved in appropriate system?</w:t>
            </w:r>
          </w:p>
        </w:tc>
        <w:tc>
          <w:tcPr>
            <w:tcW w:w="2868" w:type="dxa"/>
          </w:tcPr>
          <w:p w14:paraId="3075C3EF" w14:textId="77777777" w:rsidR="003C2E0A" w:rsidRPr="00F33323" w:rsidRDefault="003C2E0A" w:rsidP="00A02EB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Format: Yes/No Radio Button</w:t>
            </w:r>
          </w:p>
          <w:p w14:paraId="30EA7B72" w14:textId="77777777" w:rsidR="003C2E0A" w:rsidRPr="00F33323" w:rsidRDefault="003C2E0A" w:rsidP="00A02EB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2E8E932A" w14:textId="44EDC699" w:rsidR="003C2E0A" w:rsidRPr="00F33323" w:rsidRDefault="003C2E0A" w:rsidP="00A02EB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399" w:author="Michael Petite" w:date="2017-02-24T10:47:00Z">
              <w:r w:rsidR="00F33323" w:rsidRPr="00F33323" w:rsidDel="00A02EB7">
                <w:delText>None</w:delText>
              </w:r>
            </w:del>
            <w:ins w:id="3400" w:author="Michael Petite" w:date="2017-02-24T10:47:00Z">
              <w:r w:rsidR="00A02EB7">
                <w:t>Yes or no must be selected</w:t>
              </w:r>
            </w:ins>
          </w:p>
        </w:tc>
        <w:tc>
          <w:tcPr>
            <w:tcW w:w="1456" w:type="dxa"/>
          </w:tcPr>
          <w:p w14:paraId="2EB0886D" w14:textId="77777777" w:rsidR="003C2E0A" w:rsidRPr="003C6872" w:rsidRDefault="003C2E0A" w:rsidP="003C2E0A">
            <w:pPr>
              <w:cnfStyle w:val="000000100000" w:firstRow="0" w:lastRow="0" w:firstColumn="0" w:lastColumn="0" w:oddVBand="0" w:evenVBand="0" w:oddHBand="1" w:evenHBand="0" w:firstRowFirstColumn="0" w:firstRowLastColumn="0" w:lastRowFirstColumn="0" w:lastRowLastColumn="0"/>
              <w:rPr>
                <w:color w:val="000000" w:themeColor="text1"/>
              </w:rPr>
            </w:pPr>
            <w:r w:rsidRPr="00EC7F31">
              <w:rPr>
                <w:color w:val="000000" w:themeColor="text1"/>
              </w:rPr>
              <w:t>New</w:t>
            </w:r>
          </w:p>
        </w:tc>
      </w:tr>
      <w:tr w:rsidR="003C2E0A" w:rsidRPr="006239F1" w14:paraId="250C72CB" w14:textId="77777777" w:rsidTr="00811F2E">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3E0DBCDC" w14:textId="77777777" w:rsidR="003C2E0A" w:rsidRDefault="003C2E0A" w:rsidP="003C2E0A">
            <w:pPr>
              <w:rPr>
                <w:b w:val="0"/>
                <w:color w:val="000000" w:themeColor="text1"/>
              </w:rPr>
            </w:pPr>
            <w:r>
              <w:rPr>
                <w:b w:val="0"/>
                <w:color w:val="000000" w:themeColor="text1"/>
              </w:rPr>
              <w:t>Data Capture</w:t>
            </w:r>
          </w:p>
        </w:tc>
        <w:tc>
          <w:tcPr>
            <w:tcW w:w="2017" w:type="dxa"/>
          </w:tcPr>
          <w:p w14:paraId="30132627" w14:textId="77777777" w:rsidR="003C2E0A" w:rsidRDefault="003C2E0A" w:rsidP="003C2E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Please Explain </w:t>
            </w:r>
          </w:p>
        </w:tc>
        <w:tc>
          <w:tcPr>
            <w:tcW w:w="2017" w:type="dxa"/>
          </w:tcPr>
          <w:p w14:paraId="69AB8506" w14:textId="77777777" w:rsidR="003C2E0A" w:rsidRDefault="003C2E0A" w:rsidP="003C2E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“Please Explain”</w:t>
            </w:r>
          </w:p>
        </w:tc>
        <w:tc>
          <w:tcPr>
            <w:tcW w:w="2868" w:type="dxa"/>
          </w:tcPr>
          <w:p w14:paraId="741B35BB" w14:textId="77777777" w:rsidR="003C2E0A" w:rsidRPr="00F33323" w:rsidRDefault="003C2E0A" w:rsidP="003C2E0A">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Free text box </w:t>
            </w:r>
          </w:p>
          <w:p w14:paraId="52E93F1E" w14:textId="77777777" w:rsidR="00E97CDD" w:rsidRPr="00F33323" w:rsidRDefault="00E97CDD" w:rsidP="00E97CDD">
            <w:pPr>
              <w:pStyle w:val="ListParagraph"/>
              <w:numPr>
                <w:ilvl w:val="0"/>
                <w:numId w:val="21"/>
              </w:numPr>
              <w:ind w:left="391" w:hanging="391"/>
              <w:cnfStyle w:val="000000000000" w:firstRow="0" w:lastRow="0" w:firstColumn="0" w:lastColumn="0" w:oddVBand="0" w:evenVBand="0" w:oddHBand="0" w:evenHBand="0" w:firstRowFirstColumn="0" w:firstRowLastColumn="0" w:lastRowFirstColumn="0" w:lastRowLastColumn="0"/>
            </w:pPr>
            <w:r w:rsidRPr="00F33323">
              <w:t>Required: Yes, if Yes is selected for “Previous Field”, otherwise no</w:t>
            </w:r>
          </w:p>
          <w:p w14:paraId="59274939" w14:textId="77777777" w:rsidR="003C2E0A" w:rsidRPr="00F33323" w:rsidRDefault="003C2E0A" w:rsidP="00A02EB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 Field will be displayed only when “No” is selected for “Have relevant materials been reviewed and approved in appropriate system?”</w:t>
            </w:r>
          </w:p>
          <w:p w14:paraId="5330FC0D" w14:textId="77777777" w:rsidR="00231D28" w:rsidRPr="00F33323" w:rsidRDefault="00231D28" w:rsidP="00A02EB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19427197" w14:textId="77777777" w:rsidR="003C2E0A" w:rsidRPr="003C6872" w:rsidRDefault="003C2E0A" w:rsidP="003C2E0A">
            <w:pPr>
              <w:cnfStyle w:val="000000000000" w:firstRow="0" w:lastRow="0" w:firstColumn="0" w:lastColumn="0" w:oddVBand="0" w:evenVBand="0" w:oddHBand="0" w:evenHBand="0" w:firstRowFirstColumn="0" w:firstRowLastColumn="0" w:lastRowFirstColumn="0" w:lastRowLastColumn="0"/>
              <w:rPr>
                <w:color w:val="000000" w:themeColor="text1"/>
              </w:rPr>
            </w:pPr>
            <w:r w:rsidRPr="00EC7F31">
              <w:rPr>
                <w:color w:val="000000" w:themeColor="text1"/>
              </w:rPr>
              <w:t>New</w:t>
            </w:r>
          </w:p>
        </w:tc>
      </w:tr>
      <w:tr w:rsidR="003C2E0A" w:rsidRPr="006239F1" w14:paraId="5D686DF3" w14:textId="77777777" w:rsidTr="00811F2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699C8D6A" w14:textId="77777777" w:rsidR="003C2E0A" w:rsidRDefault="003C2E0A" w:rsidP="003C2E0A">
            <w:pPr>
              <w:rPr>
                <w:b w:val="0"/>
                <w:color w:val="000000" w:themeColor="text1"/>
              </w:rPr>
            </w:pPr>
            <w:r w:rsidRPr="007F0A70">
              <w:rPr>
                <w:b w:val="0"/>
                <w:color w:val="000000" w:themeColor="text1"/>
              </w:rPr>
              <w:t>Data Capture</w:t>
            </w:r>
          </w:p>
        </w:tc>
        <w:tc>
          <w:tcPr>
            <w:tcW w:w="2017" w:type="dxa"/>
          </w:tcPr>
          <w:p w14:paraId="35EA1A23" w14:textId="77777777" w:rsidR="003C2E0A" w:rsidRDefault="003C2E0A" w:rsidP="003C2E0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How were the attendees selected?</w:t>
            </w:r>
          </w:p>
        </w:tc>
        <w:tc>
          <w:tcPr>
            <w:tcW w:w="2017" w:type="dxa"/>
          </w:tcPr>
          <w:p w14:paraId="70F98981" w14:textId="77777777" w:rsidR="003C2E0A" w:rsidRDefault="003C2E0A" w:rsidP="003C2E0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How were the attendees selected?</w:t>
            </w:r>
          </w:p>
        </w:tc>
        <w:tc>
          <w:tcPr>
            <w:tcW w:w="2868" w:type="dxa"/>
          </w:tcPr>
          <w:p w14:paraId="301CFD12" w14:textId="77777777" w:rsidR="003C2E0A" w:rsidRPr="00F33323" w:rsidRDefault="003C2E0A"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632561E5" w14:textId="77777777" w:rsidR="003C2E0A" w:rsidRPr="00F33323" w:rsidRDefault="003C2E0A"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2C297D89" w14:textId="2BD211D7" w:rsidR="003C2E0A" w:rsidRPr="00F33323" w:rsidRDefault="003C2E0A"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401" w:author="Michael Petite" w:date="2017-02-24T10:52:00Z">
              <w:r w:rsidR="00F33323" w:rsidRPr="00F33323" w:rsidDel="00AA5F57">
                <w:delText>None</w:delText>
              </w:r>
            </w:del>
            <w:ins w:id="3402" w:author="Michael Petite" w:date="2017-02-24T10:52:00Z">
              <w:r w:rsidR="00AA5F57">
                <w:t>Text must be present in field</w:t>
              </w:r>
            </w:ins>
          </w:p>
          <w:p w14:paraId="4EC1C776" w14:textId="77777777" w:rsidR="00231D28" w:rsidRPr="00F33323" w:rsidRDefault="00231D28"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tcPr>
          <w:p w14:paraId="7B0DD9C6" w14:textId="77777777" w:rsidR="003C2E0A" w:rsidRPr="003C6872" w:rsidRDefault="003C2E0A" w:rsidP="003C2E0A">
            <w:pPr>
              <w:cnfStyle w:val="000000100000" w:firstRow="0" w:lastRow="0" w:firstColumn="0" w:lastColumn="0" w:oddVBand="0" w:evenVBand="0" w:oddHBand="1" w:evenHBand="0" w:firstRowFirstColumn="0" w:firstRowLastColumn="0" w:lastRowFirstColumn="0" w:lastRowLastColumn="0"/>
              <w:rPr>
                <w:color w:val="000000" w:themeColor="text1"/>
              </w:rPr>
            </w:pPr>
            <w:r w:rsidRPr="00EC7F31">
              <w:rPr>
                <w:color w:val="000000" w:themeColor="text1"/>
              </w:rPr>
              <w:t>New</w:t>
            </w:r>
          </w:p>
        </w:tc>
      </w:tr>
      <w:tr w:rsidR="003C2E0A" w:rsidRPr="006239F1" w14:paraId="0B57FE60" w14:textId="77777777" w:rsidTr="00811F2E">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0A4EE836" w14:textId="77777777" w:rsidR="003C2E0A" w:rsidRDefault="003C2E0A" w:rsidP="003C2E0A">
            <w:pPr>
              <w:rPr>
                <w:b w:val="0"/>
                <w:color w:val="000000" w:themeColor="text1"/>
              </w:rPr>
            </w:pPr>
            <w:r w:rsidRPr="007F0A70">
              <w:rPr>
                <w:b w:val="0"/>
                <w:color w:val="000000" w:themeColor="text1"/>
              </w:rPr>
              <w:t>Data Capture</w:t>
            </w:r>
          </w:p>
        </w:tc>
        <w:tc>
          <w:tcPr>
            <w:tcW w:w="2017" w:type="dxa"/>
          </w:tcPr>
          <w:p w14:paraId="102F066F" w14:textId="77777777" w:rsidR="003C2E0A" w:rsidRDefault="003C2E0A" w:rsidP="003C2E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List the Teva employees anticipated to attend with their title, department and role</w:t>
            </w:r>
          </w:p>
        </w:tc>
        <w:tc>
          <w:tcPr>
            <w:tcW w:w="2017" w:type="dxa"/>
          </w:tcPr>
          <w:p w14:paraId="7716873E" w14:textId="77777777" w:rsidR="003C2E0A" w:rsidRDefault="003C2E0A" w:rsidP="003C2E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List the Teva employees anticipated to attend with their title, department and role</w:t>
            </w:r>
          </w:p>
        </w:tc>
        <w:tc>
          <w:tcPr>
            <w:tcW w:w="2868" w:type="dxa"/>
          </w:tcPr>
          <w:p w14:paraId="364F5B32" w14:textId="77777777" w:rsidR="003C2E0A" w:rsidRPr="00F33323" w:rsidRDefault="003C2E0A"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1D6A68CE" w14:textId="77777777" w:rsidR="003C2E0A" w:rsidRPr="00F33323" w:rsidRDefault="003C2E0A"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Required: Yes</w:t>
            </w:r>
          </w:p>
          <w:p w14:paraId="16435FEF" w14:textId="53715468" w:rsidR="003C2E0A" w:rsidRPr="00F33323" w:rsidRDefault="003C2E0A"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w:t>
            </w:r>
            <w:r w:rsidR="00F33323" w:rsidRPr="00F33323">
              <w:t xml:space="preserve"> </w:t>
            </w:r>
            <w:del w:id="3403" w:author="Michael Petite" w:date="2017-02-24T10:52:00Z">
              <w:r w:rsidR="00F33323" w:rsidRPr="00F33323" w:rsidDel="00AA5F57">
                <w:delText>None</w:delText>
              </w:r>
            </w:del>
            <w:ins w:id="3404" w:author="Michael Petite" w:date="2017-02-24T10:52:00Z">
              <w:r w:rsidR="00AA5F57">
                <w:t>Text must be present in the field</w:t>
              </w:r>
            </w:ins>
          </w:p>
          <w:p w14:paraId="31C41709" w14:textId="77777777" w:rsidR="00231D28" w:rsidRPr="00F33323" w:rsidRDefault="00231D28"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4AB48B7C" w14:textId="77777777" w:rsidR="003C2E0A" w:rsidRPr="003C6872" w:rsidRDefault="003C2E0A" w:rsidP="003C2E0A">
            <w:pPr>
              <w:cnfStyle w:val="000000000000" w:firstRow="0" w:lastRow="0" w:firstColumn="0" w:lastColumn="0" w:oddVBand="0" w:evenVBand="0" w:oddHBand="0" w:evenHBand="0" w:firstRowFirstColumn="0" w:firstRowLastColumn="0" w:lastRowFirstColumn="0" w:lastRowLastColumn="0"/>
              <w:rPr>
                <w:color w:val="000000" w:themeColor="text1"/>
              </w:rPr>
            </w:pPr>
            <w:r w:rsidRPr="00EC7F31">
              <w:rPr>
                <w:color w:val="000000" w:themeColor="text1"/>
              </w:rPr>
              <w:t>New</w:t>
            </w:r>
          </w:p>
        </w:tc>
      </w:tr>
    </w:tbl>
    <w:p w14:paraId="49C652AF" w14:textId="77777777" w:rsidR="00E84928" w:rsidRDefault="00E84928" w:rsidP="00E84928"/>
    <w:p w14:paraId="585EEB0D" w14:textId="77777777" w:rsidR="00E84928" w:rsidRDefault="00E84928" w:rsidP="00E84928">
      <w:pPr>
        <w:pStyle w:val="Heading5"/>
      </w:pPr>
      <w:bookmarkStart w:id="3405" w:name="_Toc475949518"/>
      <w:r>
        <w:lastRenderedPageBreak/>
        <w:t>Technical Specification Changes</w:t>
      </w:r>
      <w:bookmarkEnd w:id="3405"/>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E84928" w:rsidRPr="00612C84" w14:paraId="388E18ED" w14:textId="77777777" w:rsidTr="00811F2E">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4C6C25A4" w14:textId="77777777" w:rsidR="00E84928" w:rsidRDefault="00E84928" w:rsidP="00811F2E">
            <w:pPr>
              <w:jc w:val="center"/>
              <w:rPr>
                <w:sz w:val="18"/>
                <w:szCs w:val="28"/>
              </w:rPr>
            </w:pPr>
            <w:r>
              <w:rPr>
                <w:sz w:val="18"/>
                <w:szCs w:val="28"/>
              </w:rPr>
              <w:t>BR ID</w:t>
            </w:r>
          </w:p>
        </w:tc>
        <w:tc>
          <w:tcPr>
            <w:tcW w:w="1929" w:type="dxa"/>
            <w:shd w:val="clear" w:color="auto" w:fill="367CC1"/>
            <w:vAlign w:val="center"/>
          </w:tcPr>
          <w:p w14:paraId="6BECEF33" w14:textId="77777777" w:rsidR="00E84928" w:rsidRPr="00612C84" w:rsidRDefault="00E84928" w:rsidP="00811F2E">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7BA16392" w14:textId="77777777" w:rsidR="00E84928" w:rsidRDefault="00E84928" w:rsidP="00811F2E">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7975D58A" w14:textId="77777777" w:rsidR="00E84928" w:rsidRPr="00612C84" w:rsidRDefault="00E84928" w:rsidP="00811F2E">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E84928" w:rsidRPr="006B3718" w14:paraId="08599B05" w14:textId="77777777" w:rsidTr="00811F2E">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3E5F1770" w14:textId="77777777" w:rsidR="00E84928" w:rsidRDefault="00E84928" w:rsidP="00811F2E">
            <w:pPr>
              <w:rPr>
                <w:color w:val="FF0000"/>
              </w:rPr>
            </w:pPr>
          </w:p>
        </w:tc>
        <w:tc>
          <w:tcPr>
            <w:tcW w:w="1929" w:type="dxa"/>
          </w:tcPr>
          <w:p w14:paraId="6112E745" w14:textId="77777777" w:rsidR="00E84928" w:rsidRPr="006B3718" w:rsidRDefault="00E84928" w:rsidP="00811F2E">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2D3F3C20" w14:textId="77777777" w:rsidR="00E84928" w:rsidRPr="006B3718" w:rsidRDefault="00E84928" w:rsidP="00811F2E">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6DF26D57" w14:textId="77777777" w:rsidR="00E84928" w:rsidRPr="006B3718" w:rsidRDefault="00E84928" w:rsidP="00811F2E">
            <w:pPr>
              <w:cnfStyle w:val="000000100000" w:firstRow="0" w:lastRow="0" w:firstColumn="0" w:lastColumn="0" w:oddVBand="0" w:evenVBand="0" w:oddHBand="1" w:evenHBand="0" w:firstRowFirstColumn="0" w:firstRowLastColumn="0" w:lastRowFirstColumn="0" w:lastRowLastColumn="0"/>
              <w:rPr>
                <w:color w:val="FF0000"/>
              </w:rPr>
            </w:pPr>
          </w:p>
        </w:tc>
      </w:tr>
    </w:tbl>
    <w:p w14:paraId="709CBE65" w14:textId="77777777" w:rsidR="00E84928" w:rsidRPr="001750D9" w:rsidRDefault="00E84928" w:rsidP="00E84928"/>
    <w:p w14:paraId="48410FA5" w14:textId="77777777" w:rsidR="00E84928" w:rsidRDefault="00E84928" w:rsidP="00E84928">
      <w:pPr>
        <w:pStyle w:val="Heading4"/>
        <w:numPr>
          <w:ilvl w:val="2"/>
          <w:numId w:val="2"/>
        </w:numPr>
      </w:pPr>
      <w:bookmarkStart w:id="3406" w:name="_Toc475949519"/>
      <w:r>
        <w:t>Wireframes</w:t>
      </w:r>
      <w:bookmarkEnd w:id="3406"/>
    </w:p>
    <w:p w14:paraId="0301F69A" w14:textId="77777777" w:rsidR="0026567C" w:rsidRPr="0026567C" w:rsidRDefault="0026567C" w:rsidP="0026567C">
      <w:r>
        <w:rPr>
          <w:noProof/>
        </w:rPr>
        <w:drawing>
          <wp:inline distT="0" distB="0" distL="0" distR="0" wp14:anchorId="61E8455A" wp14:editId="26B97CD1">
            <wp:extent cx="5943600" cy="551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_Visit_Wireframes.png"/>
                    <pic:cNvPicPr/>
                  </pic:nvPicPr>
                  <pic:blipFill>
                    <a:blip r:embed="rId35"/>
                    <a:stretch>
                      <a:fillRect/>
                    </a:stretch>
                  </pic:blipFill>
                  <pic:spPr>
                    <a:xfrm>
                      <a:off x="0" y="0"/>
                      <a:ext cx="5943600" cy="5511800"/>
                    </a:xfrm>
                    <a:prstGeom prst="rect">
                      <a:avLst/>
                    </a:prstGeom>
                  </pic:spPr>
                </pic:pic>
              </a:graphicData>
            </a:graphic>
          </wp:inline>
        </w:drawing>
      </w:r>
    </w:p>
    <w:p w14:paraId="7D5E1442" w14:textId="77777777" w:rsidR="00E84928" w:rsidRPr="00E84928" w:rsidRDefault="00E84928" w:rsidP="00E84928"/>
    <w:p w14:paraId="1D3C2F87" w14:textId="77777777" w:rsidR="002D6C81" w:rsidRDefault="002D6C81" w:rsidP="007537D9">
      <w:pPr>
        <w:pStyle w:val="Heading3"/>
        <w:numPr>
          <w:ilvl w:val="2"/>
          <w:numId w:val="2"/>
        </w:numPr>
      </w:pPr>
      <w:bookmarkStart w:id="3407" w:name="_Toc475949520"/>
      <w:r>
        <w:lastRenderedPageBreak/>
        <w:t xml:space="preserve">Activity </w:t>
      </w:r>
      <w:r w:rsidR="00452C20">
        <w:t>Category- Market Research</w:t>
      </w:r>
      <w:bookmarkEnd w:id="3407"/>
    </w:p>
    <w:p w14:paraId="28F808B7" w14:textId="70037D46" w:rsidR="002D6C81" w:rsidRPr="00B03F42" w:rsidRDefault="002D6C81" w:rsidP="002D6C81">
      <w:pPr>
        <w:pStyle w:val="Heading4"/>
        <w:numPr>
          <w:ilvl w:val="2"/>
          <w:numId w:val="2"/>
        </w:numPr>
      </w:pPr>
      <w:bookmarkStart w:id="3408" w:name="_Toc475949521"/>
      <w:r>
        <w:t>Business Requirements Changes</w:t>
      </w:r>
      <w:bookmarkEnd w:id="3408"/>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2D6C81" w:rsidRPr="00612C84" w14:paraId="1D723EAA" w14:textId="77777777" w:rsidTr="00EC4385">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4E731093" w14:textId="77777777" w:rsidR="002D6C81" w:rsidRPr="00612C84" w:rsidRDefault="002D6C81" w:rsidP="00EC4385">
            <w:pPr>
              <w:jc w:val="center"/>
              <w:rPr>
                <w:sz w:val="18"/>
                <w:szCs w:val="28"/>
              </w:rPr>
            </w:pPr>
            <w:r>
              <w:rPr>
                <w:sz w:val="18"/>
                <w:szCs w:val="28"/>
              </w:rPr>
              <w:t>Original BR ID</w:t>
            </w:r>
          </w:p>
        </w:tc>
        <w:tc>
          <w:tcPr>
            <w:tcW w:w="7200" w:type="dxa"/>
            <w:shd w:val="clear" w:color="auto" w:fill="367CC1"/>
            <w:vAlign w:val="center"/>
          </w:tcPr>
          <w:p w14:paraId="2F4FA4CE"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2D52D0" w:rsidRPr="00B66624" w14:paraId="1B284D10" w14:textId="77777777" w:rsidTr="00EC4385">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2DAD2B4" w14:textId="77777777" w:rsidR="002D52D0" w:rsidRPr="00B66624" w:rsidRDefault="002D52D0" w:rsidP="002D52D0">
            <w:pPr>
              <w:rPr>
                <w:color w:val="000000" w:themeColor="text1"/>
              </w:rPr>
            </w:pPr>
            <w:r>
              <w:rPr>
                <w:color w:val="000000" w:themeColor="text1"/>
              </w:rPr>
              <w:t>BR-MAR</w:t>
            </w:r>
            <w:r w:rsidRPr="00B66624">
              <w:rPr>
                <w:color w:val="000000" w:themeColor="text1"/>
              </w:rPr>
              <w:t>-001</w:t>
            </w:r>
          </w:p>
        </w:tc>
        <w:tc>
          <w:tcPr>
            <w:tcW w:w="7200" w:type="dxa"/>
          </w:tcPr>
          <w:p w14:paraId="5FD22026" w14:textId="77777777" w:rsidR="002D52D0" w:rsidRPr="00B66624" w:rsidRDefault="002D52D0" w:rsidP="002D52D0">
            <w:pPr>
              <w:cnfStyle w:val="000000100000" w:firstRow="0" w:lastRow="0" w:firstColumn="0" w:lastColumn="0" w:oddVBand="0" w:evenVBand="0" w:oddHBand="1" w:evenHBand="0" w:firstRowFirstColumn="0" w:firstRowLastColumn="0" w:lastRowFirstColumn="0" w:lastRowLastColumn="0"/>
              <w:rPr>
                <w:color w:val="000000" w:themeColor="text1"/>
              </w:rPr>
            </w:pPr>
            <w:r w:rsidRPr="00B66624">
              <w:rPr>
                <w:color w:val="000000" w:themeColor="text1"/>
              </w:rPr>
              <w:t xml:space="preserve">The request will follow the base </w:t>
            </w:r>
            <w:r>
              <w:rPr>
                <w:color w:val="000000" w:themeColor="text1"/>
              </w:rPr>
              <w:t>consulting</w:t>
            </w:r>
            <w:r w:rsidRPr="00B66624">
              <w:rPr>
                <w:color w:val="000000" w:themeColor="text1"/>
              </w:rPr>
              <w:t xml:space="preserve"> workflow </w:t>
            </w:r>
          </w:p>
        </w:tc>
      </w:tr>
      <w:tr w:rsidR="002D52D0" w:rsidRPr="00B66624" w14:paraId="3401B855" w14:textId="77777777" w:rsidTr="00EC4385">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742130EE" w14:textId="77777777" w:rsidR="002D52D0" w:rsidRPr="00B66624" w:rsidRDefault="002D52D0" w:rsidP="002D52D0">
            <w:pPr>
              <w:rPr>
                <w:color w:val="000000" w:themeColor="text1"/>
              </w:rPr>
            </w:pPr>
            <w:r>
              <w:rPr>
                <w:color w:val="000000" w:themeColor="text1"/>
              </w:rPr>
              <w:t>BR-MAR</w:t>
            </w:r>
            <w:r w:rsidRPr="00B66624">
              <w:rPr>
                <w:color w:val="000000" w:themeColor="text1"/>
              </w:rPr>
              <w:t>-002</w:t>
            </w:r>
          </w:p>
        </w:tc>
        <w:tc>
          <w:tcPr>
            <w:tcW w:w="7200" w:type="dxa"/>
          </w:tcPr>
          <w:p w14:paraId="385F1DA9" w14:textId="77777777" w:rsidR="002D52D0" w:rsidRPr="00B66624" w:rsidRDefault="002D52D0" w:rsidP="002D52D0">
            <w:pPr>
              <w:cnfStyle w:val="000000000000" w:firstRow="0" w:lastRow="0" w:firstColumn="0" w:lastColumn="0" w:oddVBand="0" w:evenVBand="0" w:oddHBand="0" w:evenHBand="0" w:firstRowFirstColumn="0" w:firstRowLastColumn="0" w:lastRowFirstColumn="0" w:lastRowLastColumn="0"/>
              <w:rPr>
                <w:color w:val="000000" w:themeColor="text1"/>
              </w:rPr>
            </w:pPr>
            <w:r w:rsidRPr="00B66624">
              <w:rPr>
                <w:color w:val="000000" w:themeColor="text1"/>
              </w:rPr>
              <w:t xml:space="preserve">The customizations should be added to the base </w:t>
            </w:r>
            <w:r>
              <w:rPr>
                <w:color w:val="000000" w:themeColor="text1"/>
              </w:rPr>
              <w:t>consulting</w:t>
            </w:r>
            <w:r w:rsidRPr="00B66624">
              <w:rPr>
                <w:color w:val="000000" w:themeColor="text1"/>
              </w:rPr>
              <w:t xml:space="preserve"> request -</w:t>
            </w:r>
            <w:r>
              <w:rPr>
                <w:color w:val="000000" w:themeColor="text1"/>
              </w:rPr>
              <w:t xml:space="preserve"> activity category form</w:t>
            </w:r>
          </w:p>
        </w:tc>
      </w:tr>
    </w:tbl>
    <w:p w14:paraId="410969D9" w14:textId="77777777" w:rsidR="002D6C81" w:rsidRPr="001750D9" w:rsidRDefault="002D6C81" w:rsidP="002D6C81"/>
    <w:p w14:paraId="212E82ED" w14:textId="77777777" w:rsidR="002D6C81" w:rsidRPr="00B03F42" w:rsidRDefault="002D6C81" w:rsidP="002D6C81">
      <w:pPr>
        <w:pStyle w:val="Heading4"/>
        <w:numPr>
          <w:ilvl w:val="2"/>
          <w:numId w:val="2"/>
        </w:numPr>
      </w:pPr>
      <w:bookmarkStart w:id="3409" w:name="_Toc475949522"/>
      <w:r>
        <w:t>Technical Customizations</w:t>
      </w:r>
      <w:bookmarkEnd w:id="3409"/>
    </w:p>
    <w:p w14:paraId="10617074" w14:textId="77777777" w:rsidR="002D6C81" w:rsidRDefault="002D6C81" w:rsidP="002D6C81">
      <w:pPr>
        <w:pStyle w:val="Heading5"/>
      </w:pPr>
      <w:bookmarkStart w:id="3410" w:name="_Toc475949523"/>
      <w:r>
        <w:t>Page Level Customizations</w:t>
      </w:r>
      <w:bookmarkEnd w:id="3410"/>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92"/>
        <w:gridCol w:w="2017"/>
        <w:gridCol w:w="2017"/>
        <w:gridCol w:w="2868"/>
        <w:gridCol w:w="1456"/>
      </w:tblGrid>
      <w:tr w:rsidR="002D6C81" w14:paraId="60C64D48" w14:textId="77777777" w:rsidTr="004F6BDE">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shd w:val="clear" w:color="auto" w:fill="367CC1"/>
            <w:vAlign w:val="center"/>
          </w:tcPr>
          <w:p w14:paraId="0523C805" w14:textId="77777777" w:rsidR="002D6C81" w:rsidRPr="00612C84" w:rsidRDefault="002D6C81" w:rsidP="00EC4385">
            <w:pPr>
              <w:rPr>
                <w:sz w:val="18"/>
                <w:szCs w:val="28"/>
              </w:rPr>
            </w:pPr>
            <w:r>
              <w:rPr>
                <w:sz w:val="18"/>
                <w:szCs w:val="28"/>
              </w:rPr>
              <w:t>Attribute Type</w:t>
            </w:r>
          </w:p>
        </w:tc>
        <w:tc>
          <w:tcPr>
            <w:tcW w:w="2017" w:type="dxa"/>
            <w:shd w:val="clear" w:color="auto" w:fill="367CC1"/>
            <w:vAlign w:val="center"/>
          </w:tcPr>
          <w:p w14:paraId="48BD0BEF"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2017" w:type="dxa"/>
            <w:shd w:val="clear" w:color="auto" w:fill="367CC1"/>
            <w:vAlign w:val="center"/>
          </w:tcPr>
          <w:p w14:paraId="177F986F"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2868" w:type="dxa"/>
            <w:shd w:val="clear" w:color="auto" w:fill="367CC1"/>
            <w:vAlign w:val="center"/>
          </w:tcPr>
          <w:p w14:paraId="15078E2D"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5DE6227F" w14:textId="77777777" w:rsidR="002D6C81"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EC4905" w:rsidRPr="006239F1" w14:paraId="290EC7F3" w14:textId="77777777" w:rsidTr="004F6BD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328FB99E" w14:textId="77777777" w:rsidR="00EC4905" w:rsidRPr="006239F1" w:rsidRDefault="00EC4905" w:rsidP="00EC4905">
            <w:pPr>
              <w:rPr>
                <w:b w:val="0"/>
                <w:color w:val="000000" w:themeColor="text1"/>
              </w:rPr>
            </w:pPr>
            <w:r>
              <w:rPr>
                <w:b w:val="0"/>
                <w:color w:val="000000" w:themeColor="text1"/>
              </w:rPr>
              <w:t>Data Capture</w:t>
            </w:r>
          </w:p>
        </w:tc>
        <w:tc>
          <w:tcPr>
            <w:tcW w:w="2017" w:type="dxa"/>
          </w:tcPr>
          <w:p w14:paraId="4ED0C2E8"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Will the name of the product be identified as part of the research?</w:t>
            </w:r>
          </w:p>
        </w:tc>
        <w:tc>
          <w:tcPr>
            <w:tcW w:w="2017" w:type="dxa"/>
          </w:tcPr>
          <w:p w14:paraId="39D21653"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Will the name of the product be identified as part of the research?</w:t>
            </w:r>
          </w:p>
        </w:tc>
        <w:tc>
          <w:tcPr>
            <w:tcW w:w="2868" w:type="dxa"/>
          </w:tcPr>
          <w:p w14:paraId="4BAF3209" w14:textId="77777777" w:rsidR="00EC4905" w:rsidRPr="00F33323" w:rsidRDefault="00EC4905"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Format: Yes/No Radio Button</w:t>
            </w:r>
          </w:p>
          <w:p w14:paraId="1B1F72D7" w14:textId="77777777" w:rsidR="00EC4905" w:rsidRPr="00F33323" w:rsidRDefault="00EC4905"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20856757" w14:textId="075BA28C" w:rsidR="00EC4905" w:rsidRPr="00F33323" w:rsidRDefault="00EC4905"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411" w:author="Michael Petite" w:date="2017-02-24T10:53:00Z">
              <w:r w:rsidR="00F33323" w:rsidRPr="00F33323" w:rsidDel="00AA5F57">
                <w:delText>None</w:delText>
              </w:r>
            </w:del>
            <w:ins w:id="3412" w:author="Michael Petite" w:date="2017-02-24T10:53:00Z">
              <w:r w:rsidR="00AA5F57">
                <w:t>Yes or no must be selected</w:t>
              </w:r>
            </w:ins>
          </w:p>
        </w:tc>
        <w:tc>
          <w:tcPr>
            <w:tcW w:w="1456" w:type="dxa"/>
          </w:tcPr>
          <w:p w14:paraId="38DA4827"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3C6872">
              <w:rPr>
                <w:color w:val="000000" w:themeColor="text1"/>
              </w:rPr>
              <w:t>New</w:t>
            </w:r>
          </w:p>
        </w:tc>
      </w:tr>
      <w:tr w:rsidR="00AA748F" w:rsidRPr="006239F1" w14:paraId="222B62B4" w14:textId="77777777" w:rsidTr="004F6BDE">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47E932FB" w14:textId="6BCC4976" w:rsidR="00AA748F" w:rsidRDefault="00AA748F" w:rsidP="00AA748F">
            <w:pPr>
              <w:rPr>
                <w:color w:val="000000" w:themeColor="text1"/>
              </w:rPr>
            </w:pPr>
            <w:r>
              <w:rPr>
                <w:b w:val="0"/>
                <w:color w:val="000000" w:themeColor="text1"/>
              </w:rPr>
              <w:t>Data Capture</w:t>
            </w:r>
          </w:p>
        </w:tc>
        <w:tc>
          <w:tcPr>
            <w:tcW w:w="2017" w:type="dxa"/>
          </w:tcPr>
          <w:p w14:paraId="5855933C" w14:textId="172B1BDF" w:rsidR="00AA748F" w:rsidRDefault="00AA748F" w:rsidP="00AA748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Please Explain </w:t>
            </w:r>
          </w:p>
        </w:tc>
        <w:tc>
          <w:tcPr>
            <w:tcW w:w="2017" w:type="dxa"/>
          </w:tcPr>
          <w:p w14:paraId="65FE4CA5" w14:textId="6BD8F1FB" w:rsidR="00AA748F" w:rsidRDefault="00AA748F" w:rsidP="00AA748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“Please Explain”</w:t>
            </w:r>
          </w:p>
        </w:tc>
        <w:tc>
          <w:tcPr>
            <w:tcW w:w="2868" w:type="dxa"/>
          </w:tcPr>
          <w:p w14:paraId="7CC81E52" w14:textId="77777777" w:rsidR="00AA748F" w:rsidRPr="00F33323" w:rsidRDefault="00AA748F" w:rsidP="00AA748F">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Free text box </w:t>
            </w:r>
          </w:p>
          <w:p w14:paraId="24401E9C" w14:textId="77777777" w:rsidR="00AA748F" w:rsidRPr="00F33323" w:rsidRDefault="00AA748F" w:rsidP="00AA748F">
            <w:pPr>
              <w:pStyle w:val="ListParagraph"/>
              <w:numPr>
                <w:ilvl w:val="0"/>
                <w:numId w:val="21"/>
              </w:numPr>
              <w:ind w:left="391" w:hanging="391"/>
              <w:cnfStyle w:val="000000000000" w:firstRow="0" w:lastRow="0" w:firstColumn="0" w:lastColumn="0" w:oddVBand="0" w:evenVBand="0" w:oddHBand="0" w:evenHBand="0" w:firstRowFirstColumn="0" w:firstRowLastColumn="0" w:lastRowFirstColumn="0" w:lastRowLastColumn="0"/>
            </w:pPr>
            <w:r w:rsidRPr="00F33323">
              <w:t>Required: Yes, if Yes is selected for “Previous Field”, otherwise no</w:t>
            </w:r>
          </w:p>
          <w:p w14:paraId="4AE31306" w14:textId="03E24619" w:rsidR="00AA748F" w:rsidRPr="00F33323" w:rsidRDefault="00AA748F"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 xml:space="preserve">Validation: Field will be displayed only when “Yes” is selected for “Will </w:t>
            </w:r>
            <w:r>
              <w:t>the name of the product be identified as part of the research?</w:t>
            </w:r>
            <w:r w:rsidRPr="00F33323">
              <w:t>”</w:t>
            </w:r>
          </w:p>
          <w:p w14:paraId="67CF4CB3" w14:textId="045DAA8B" w:rsidR="00AA748F" w:rsidRPr="00F33323" w:rsidRDefault="00AA748F"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16BE6B69" w14:textId="1864566A" w:rsidR="00AA748F" w:rsidRPr="003C6872" w:rsidRDefault="00AA748F" w:rsidP="00AA748F">
            <w:pPr>
              <w:cnfStyle w:val="000000000000" w:firstRow="0" w:lastRow="0" w:firstColumn="0" w:lastColumn="0" w:oddVBand="0" w:evenVBand="0" w:oddHBand="0" w:evenHBand="0" w:firstRowFirstColumn="0" w:firstRowLastColumn="0" w:lastRowFirstColumn="0" w:lastRowLastColumn="0"/>
              <w:rPr>
                <w:color w:val="000000" w:themeColor="text1"/>
              </w:rPr>
            </w:pPr>
            <w:r w:rsidRPr="003C6872">
              <w:rPr>
                <w:color w:val="000000" w:themeColor="text1"/>
              </w:rPr>
              <w:t>New</w:t>
            </w:r>
          </w:p>
        </w:tc>
      </w:tr>
      <w:tr w:rsidR="00EC4905" w:rsidRPr="006239F1" w14:paraId="1B7A793B" w14:textId="77777777" w:rsidTr="004F6BD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37198F91" w14:textId="77777777" w:rsidR="00EC4905" w:rsidRDefault="00EC4905" w:rsidP="00EC4905">
            <w:pPr>
              <w:rPr>
                <w:b w:val="0"/>
                <w:color w:val="000000" w:themeColor="text1"/>
              </w:rPr>
            </w:pPr>
            <w:r>
              <w:rPr>
                <w:b w:val="0"/>
                <w:color w:val="000000" w:themeColor="text1"/>
              </w:rPr>
              <w:t>Data Capture</w:t>
            </w:r>
          </w:p>
        </w:tc>
        <w:tc>
          <w:tcPr>
            <w:tcW w:w="2017" w:type="dxa"/>
          </w:tcPr>
          <w:p w14:paraId="6AA582CB" w14:textId="77777777" w:rsidR="00EC4905"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Development Stage of product(s)</w:t>
            </w:r>
          </w:p>
        </w:tc>
        <w:tc>
          <w:tcPr>
            <w:tcW w:w="2017" w:type="dxa"/>
          </w:tcPr>
          <w:p w14:paraId="6A978CC5"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Development Stage of product(s)</w:t>
            </w:r>
          </w:p>
        </w:tc>
        <w:tc>
          <w:tcPr>
            <w:tcW w:w="2868" w:type="dxa"/>
          </w:tcPr>
          <w:p w14:paraId="53005867" w14:textId="77777777" w:rsidR="00EC4905" w:rsidRPr="00F33323" w:rsidRDefault="00EC4905"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4F4C4467" w14:textId="77777777" w:rsidR="00EC4905" w:rsidRPr="00F33323" w:rsidRDefault="00EC4905"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3BE90D38" w14:textId="057C75B8" w:rsidR="00EC4905" w:rsidRPr="00F33323" w:rsidRDefault="00EC4905"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413" w:author="Michael Petite" w:date="2017-02-24T10:53:00Z">
              <w:r w:rsidR="00F33323" w:rsidRPr="00F33323" w:rsidDel="00AA5F57">
                <w:delText>None</w:delText>
              </w:r>
            </w:del>
            <w:ins w:id="3414" w:author="Michael Petite" w:date="2017-02-24T10:53:00Z">
              <w:r w:rsidR="00AA5F57">
                <w:t>Text must be present in the field</w:t>
              </w:r>
            </w:ins>
          </w:p>
          <w:p w14:paraId="76ACE319" w14:textId="77777777" w:rsidR="00231D28" w:rsidRPr="00F33323" w:rsidRDefault="00231D28"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tcPr>
          <w:p w14:paraId="61913A67"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3C6872">
              <w:rPr>
                <w:color w:val="000000" w:themeColor="text1"/>
              </w:rPr>
              <w:t>New</w:t>
            </w:r>
          </w:p>
        </w:tc>
      </w:tr>
      <w:tr w:rsidR="00EC4905" w:rsidRPr="006239F1" w14:paraId="3F633844" w14:textId="77777777" w:rsidTr="004F6BDE">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448990EB" w14:textId="77777777" w:rsidR="00EC4905" w:rsidRDefault="00EC4905" w:rsidP="00EC4905">
            <w:pPr>
              <w:rPr>
                <w:b w:val="0"/>
                <w:color w:val="000000" w:themeColor="text1"/>
              </w:rPr>
            </w:pPr>
            <w:r w:rsidRPr="00950252">
              <w:rPr>
                <w:b w:val="0"/>
                <w:color w:val="000000" w:themeColor="text1"/>
              </w:rPr>
              <w:t>Data Capture</w:t>
            </w:r>
          </w:p>
        </w:tc>
        <w:tc>
          <w:tcPr>
            <w:tcW w:w="2017" w:type="dxa"/>
          </w:tcPr>
          <w:p w14:paraId="6C8961F5" w14:textId="77777777" w:rsidR="00EC4905"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Cross Border?</w:t>
            </w:r>
          </w:p>
        </w:tc>
        <w:tc>
          <w:tcPr>
            <w:tcW w:w="2017" w:type="dxa"/>
          </w:tcPr>
          <w:p w14:paraId="6D7FE4FE" w14:textId="77777777" w:rsidR="00EC4905" w:rsidRPr="006239F1"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Cross Border?</w:t>
            </w:r>
          </w:p>
        </w:tc>
        <w:tc>
          <w:tcPr>
            <w:tcW w:w="2868" w:type="dxa"/>
          </w:tcPr>
          <w:p w14:paraId="5E80E12D" w14:textId="77777777" w:rsidR="00EC4905" w:rsidRPr="00F33323" w:rsidRDefault="00EC4905"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Format: Yes/No Radio Button</w:t>
            </w:r>
          </w:p>
          <w:p w14:paraId="114B73C3" w14:textId="77777777" w:rsidR="00EC4905" w:rsidRPr="00F33323" w:rsidRDefault="00EC4905"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Required: Yes</w:t>
            </w:r>
          </w:p>
          <w:p w14:paraId="16A4AF59" w14:textId="0027880F" w:rsidR="00EC4905" w:rsidRPr="00F33323" w:rsidRDefault="00EC4905"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w:t>
            </w:r>
            <w:r w:rsidR="00F33323" w:rsidRPr="00F33323">
              <w:t xml:space="preserve"> </w:t>
            </w:r>
            <w:del w:id="3415" w:author="Michael Petite" w:date="2017-02-24T10:54:00Z">
              <w:r w:rsidR="00F33323" w:rsidRPr="00F33323" w:rsidDel="00AA5F57">
                <w:delText>None</w:delText>
              </w:r>
            </w:del>
            <w:ins w:id="3416" w:author="Michael Petite" w:date="2017-02-24T10:54:00Z">
              <w:r w:rsidR="00AA5F57">
                <w:t>Yes or no must be selected</w:t>
              </w:r>
            </w:ins>
          </w:p>
        </w:tc>
        <w:tc>
          <w:tcPr>
            <w:tcW w:w="1456" w:type="dxa"/>
          </w:tcPr>
          <w:p w14:paraId="46E7A2F4" w14:textId="77777777" w:rsidR="00EC4905" w:rsidRPr="006239F1"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sidRPr="003C6872">
              <w:rPr>
                <w:color w:val="000000" w:themeColor="text1"/>
              </w:rPr>
              <w:t>New</w:t>
            </w:r>
          </w:p>
        </w:tc>
      </w:tr>
      <w:tr w:rsidR="00EC4905" w:rsidRPr="006239F1" w14:paraId="2C23B6A0" w14:textId="77777777" w:rsidTr="004F6BD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5C72696F" w14:textId="77777777" w:rsidR="00EC4905" w:rsidRDefault="00EC4905" w:rsidP="00EC4905">
            <w:pPr>
              <w:rPr>
                <w:b w:val="0"/>
                <w:color w:val="000000" w:themeColor="text1"/>
              </w:rPr>
            </w:pPr>
            <w:r w:rsidRPr="00950252">
              <w:rPr>
                <w:b w:val="0"/>
                <w:color w:val="000000" w:themeColor="text1"/>
              </w:rPr>
              <w:t>Data Capture</w:t>
            </w:r>
          </w:p>
        </w:tc>
        <w:tc>
          <w:tcPr>
            <w:tcW w:w="2017" w:type="dxa"/>
          </w:tcPr>
          <w:p w14:paraId="2C43B445" w14:textId="77777777" w:rsidR="00EC4905"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Choose Countries Involved</w:t>
            </w:r>
          </w:p>
        </w:tc>
        <w:tc>
          <w:tcPr>
            <w:tcW w:w="2017" w:type="dxa"/>
          </w:tcPr>
          <w:p w14:paraId="3C6798F4"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Choose Countries Involved</w:t>
            </w:r>
          </w:p>
        </w:tc>
        <w:tc>
          <w:tcPr>
            <w:tcW w:w="2868" w:type="dxa"/>
          </w:tcPr>
          <w:p w14:paraId="6D6392F8" w14:textId="77777777" w:rsidR="00EC4905" w:rsidRPr="00F33323" w:rsidRDefault="00EC4905"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 xml:space="preserve">Field Format: </w:t>
            </w:r>
            <w:r w:rsidR="004F6BDE" w:rsidRPr="00F33323">
              <w:t>Dropdown/Multiselect</w:t>
            </w:r>
          </w:p>
          <w:p w14:paraId="200A1521" w14:textId="77777777" w:rsidR="00EC4905" w:rsidRPr="00F33323" w:rsidRDefault="00EC4905"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3DD94F28" w14:textId="77777777" w:rsidR="00EC4905" w:rsidRPr="00F33323" w:rsidRDefault="00EC4905"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lastRenderedPageBreak/>
              <w:t>Validation:</w:t>
            </w:r>
            <w:r w:rsidR="00F33323" w:rsidRPr="00F33323">
              <w:t xml:space="preserve"> None</w:t>
            </w:r>
          </w:p>
        </w:tc>
        <w:tc>
          <w:tcPr>
            <w:tcW w:w="1456" w:type="dxa"/>
          </w:tcPr>
          <w:p w14:paraId="54BE85E6"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3C6872">
              <w:rPr>
                <w:color w:val="000000" w:themeColor="text1"/>
              </w:rPr>
              <w:lastRenderedPageBreak/>
              <w:t>New</w:t>
            </w:r>
          </w:p>
        </w:tc>
      </w:tr>
      <w:tr w:rsidR="00EC4905" w:rsidRPr="006239F1" w14:paraId="773A50B5" w14:textId="77777777" w:rsidTr="004F6BDE">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7121EB71" w14:textId="77777777" w:rsidR="00EC4905" w:rsidRDefault="00EC4905" w:rsidP="00EC4905">
            <w:pPr>
              <w:rPr>
                <w:b w:val="0"/>
                <w:color w:val="000000" w:themeColor="text1"/>
              </w:rPr>
            </w:pPr>
            <w:r w:rsidRPr="00950252">
              <w:rPr>
                <w:b w:val="0"/>
                <w:color w:val="000000" w:themeColor="text1"/>
              </w:rPr>
              <w:t>Data Capture</w:t>
            </w:r>
          </w:p>
        </w:tc>
        <w:tc>
          <w:tcPr>
            <w:tcW w:w="2017" w:type="dxa"/>
          </w:tcPr>
          <w:p w14:paraId="3D524DA7" w14:textId="77777777" w:rsidR="00EC4905"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Phases of the Project</w:t>
            </w:r>
          </w:p>
        </w:tc>
        <w:tc>
          <w:tcPr>
            <w:tcW w:w="2017" w:type="dxa"/>
          </w:tcPr>
          <w:p w14:paraId="1979E666" w14:textId="77777777" w:rsidR="00EC4905" w:rsidRPr="006239F1"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Phases of the Project</w:t>
            </w:r>
          </w:p>
        </w:tc>
        <w:tc>
          <w:tcPr>
            <w:tcW w:w="2868" w:type="dxa"/>
          </w:tcPr>
          <w:p w14:paraId="74888BA7" w14:textId="77777777" w:rsidR="00EC4905" w:rsidRPr="00F33323" w:rsidRDefault="00EC4905"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35627324" w14:textId="77777777" w:rsidR="00EC4905" w:rsidRPr="00F33323" w:rsidRDefault="00EC4905"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Required: Yes</w:t>
            </w:r>
          </w:p>
          <w:p w14:paraId="1CE7EE18" w14:textId="0F6A8F19" w:rsidR="00EC4905" w:rsidRPr="00F33323" w:rsidRDefault="00EC4905"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w:t>
            </w:r>
            <w:r w:rsidR="00F33323" w:rsidRPr="00F33323">
              <w:t xml:space="preserve"> </w:t>
            </w:r>
            <w:del w:id="3417" w:author="Michael Petite" w:date="2017-02-24T10:55:00Z">
              <w:r w:rsidR="00F33323" w:rsidRPr="00F33323" w:rsidDel="00AA5F57">
                <w:delText>None</w:delText>
              </w:r>
            </w:del>
            <w:ins w:id="3418" w:author="Michael Petite" w:date="2017-02-24T10:55:00Z">
              <w:r w:rsidR="00AA5F57">
                <w:t>Text must be present in this field</w:t>
              </w:r>
            </w:ins>
          </w:p>
          <w:p w14:paraId="08A5C32C" w14:textId="77777777" w:rsidR="00013CC4" w:rsidRPr="00F33323" w:rsidRDefault="00013CC4"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5A3D2827" w14:textId="77777777" w:rsidR="00EC4905" w:rsidRPr="006239F1"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sidRPr="003C6872">
              <w:rPr>
                <w:color w:val="000000" w:themeColor="text1"/>
              </w:rPr>
              <w:t>New</w:t>
            </w:r>
          </w:p>
        </w:tc>
      </w:tr>
      <w:tr w:rsidR="00EC4905" w:rsidRPr="006239F1" w14:paraId="2C6B5FFF" w14:textId="77777777" w:rsidTr="004F6BD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13372937" w14:textId="77777777" w:rsidR="00EC4905" w:rsidRDefault="00EC4905" w:rsidP="00EC4905">
            <w:pPr>
              <w:rPr>
                <w:b w:val="0"/>
                <w:color w:val="000000" w:themeColor="text1"/>
              </w:rPr>
            </w:pPr>
            <w:r w:rsidRPr="00950252">
              <w:rPr>
                <w:b w:val="0"/>
                <w:color w:val="000000" w:themeColor="text1"/>
              </w:rPr>
              <w:t>Data Capture</w:t>
            </w:r>
          </w:p>
        </w:tc>
        <w:tc>
          <w:tcPr>
            <w:tcW w:w="2017" w:type="dxa"/>
          </w:tcPr>
          <w:p w14:paraId="4634E764" w14:textId="77777777" w:rsidR="00EC4905"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Proposed Data Collection Method (per phases)</w:t>
            </w:r>
          </w:p>
        </w:tc>
        <w:tc>
          <w:tcPr>
            <w:tcW w:w="2017" w:type="dxa"/>
          </w:tcPr>
          <w:p w14:paraId="769DBAF2"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Proposed Data Collection Method (per phases)</w:t>
            </w:r>
          </w:p>
        </w:tc>
        <w:tc>
          <w:tcPr>
            <w:tcW w:w="2868" w:type="dxa"/>
          </w:tcPr>
          <w:p w14:paraId="1C19CB08" w14:textId="77777777" w:rsidR="00EC4905" w:rsidRPr="00F33323" w:rsidRDefault="00EC4905"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248EA1CA" w14:textId="77777777" w:rsidR="00EC4905" w:rsidRPr="00F33323" w:rsidRDefault="00EC4905"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0EE1787C" w14:textId="1622082B" w:rsidR="00EC4905" w:rsidRPr="00F33323" w:rsidRDefault="00EC4905"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419" w:author="Michael Petite" w:date="2017-02-24T10:55:00Z">
              <w:r w:rsidR="00F33323" w:rsidRPr="00F33323" w:rsidDel="00AA5F57">
                <w:delText>None</w:delText>
              </w:r>
            </w:del>
            <w:ins w:id="3420" w:author="Michael Petite" w:date="2017-02-24T10:55:00Z">
              <w:r w:rsidR="00AA5F57">
                <w:t>Text must be present in this field</w:t>
              </w:r>
            </w:ins>
          </w:p>
          <w:p w14:paraId="7AD7E610" w14:textId="77777777" w:rsidR="00013CC4" w:rsidRPr="00F33323" w:rsidRDefault="00013CC4"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tcPr>
          <w:p w14:paraId="47A1FCC8"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3C6872">
              <w:rPr>
                <w:color w:val="000000" w:themeColor="text1"/>
              </w:rPr>
              <w:t>New</w:t>
            </w:r>
          </w:p>
        </w:tc>
      </w:tr>
      <w:tr w:rsidR="00EC4905" w:rsidRPr="006239F1" w14:paraId="0FCE4417" w14:textId="77777777" w:rsidTr="004F6BDE">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2E4E7D39" w14:textId="77777777" w:rsidR="00EC4905" w:rsidRDefault="00EC4905" w:rsidP="00EC4905">
            <w:pPr>
              <w:rPr>
                <w:b w:val="0"/>
                <w:color w:val="000000" w:themeColor="text1"/>
              </w:rPr>
            </w:pPr>
            <w:r w:rsidRPr="00950252">
              <w:rPr>
                <w:b w:val="0"/>
                <w:color w:val="000000" w:themeColor="text1"/>
              </w:rPr>
              <w:t>Data Capture</w:t>
            </w:r>
          </w:p>
        </w:tc>
        <w:tc>
          <w:tcPr>
            <w:tcW w:w="2017" w:type="dxa"/>
          </w:tcPr>
          <w:p w14:paraId="1426C768" w14:textId="77777777" w:rsidR="00EC4905"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Description of all respondent groups/specialties to be included (please also state if patients/consumers are to be included) per phase/country</w:t>
            </w:r>
          </w:p>
        </w:tc>
        <w:tc>
          <w:tcPr>
            <w:tcW w:w="2017" w:type="dxa"/>
          </w:tcPr>
          <w:p w14:paraId="2EBC9023" w14:textId="77777777" w:rsidR="00EC4905" w:rsidRPr="006239F1"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Description of all respondent groups/specialties to be included (please also state if patients/consumers are to be included) per phase/country</w:t>
            </w:r>
          </w:p>
        </w:tc>
        <w:tc>
          <w:tcPr>
            <w:tcW w:w="2868" w:type="dxa"/>
          </w:tcPr>
          <w:p w14:paraId="12F260C4" w14:textId="77777777" w:rsidR="00EC4905" w:rsidRPr="00F33323" w:rsidRDefault="00EC4905"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7776EEB4" w14:textId="77777777" w:rsidR="00EC4905" w:rsidRPr="00F33323" w:rsidRDefault="00EC4905"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Required: Yes</w:t>
            </w:r>
          </w:p>
          <w:p w14:paraId="28B075BD" w14:textId="546EA8FF" w:rsidR="00EC4905" w:rsidRPr="00F33323" w:rsidRDefault="00EC4905"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w:t>
            </w:r>
            <w:r w:rsidR="00F33323" w:rsidRPr="00F33323">
              <w:t xml:space="preserve"> </w:t>
            </w:r>
            <w:del w:id="3421" w:author="Michael Petite" w:date="2017-02-24T11:00:00Z">
              <w:r w:rsidR="00F33323" w:rsidRPr="00F33323" w:rsidDel="00AA5F57">
                <w:delText>None</w:delText>
              </w:r>
            </w:del>
            <w:ins w:id="3422" w:author="Michael Petite" w:date="2017-02-24T11:00:00Z">
              <w:r w:rsidR="00AA5F57">
                <w:t>Text must be present in this field</w:t>
              </w:r>
            </w:ins>
          </w:p>
          <w:p w14:paraId="14A1A15D" w14:textId="77777777" w:rsidR="00013CC4" w:rsidRPr="00F33323" w:rsidRDefault="00013CC4" w:rsidP="00AA5F57">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17B82E20" w14:textId="77777777" w:rsidR="00EC4905" w:rsidRPr="006239F1"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sidRPr="003C6872">
              <w:rPr>
                <w:color w:val="000000" w:themeColor="text1"/>
              </w:rPr>
              <w:t>New</w:t>
            </w:r>
          </w:p>
        </w:tc>
      </w:tr>
      <w:tr w:rsidR="00EC4905" w:rsidRPr="006239F1" w14:paraId="39C0319C" w14:textId="77777777" w:rsidTr="004F6BD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7716DE40" w14:textId="77777777" w:rsidR="00EC4905" w:rsidRDefault="00EC4905" w:rsidP="00EC4905">
            <w:pPr>
              <w:rPr>
                <w:b w:val="0"/>
                <w:color w:val="000000" w:themeColor="text1"/>
              </w:rPr>
            </w:pPr>
            <w:r w:rsidRPr="00950252">
              <w:rPr>
                <w:b w:val="0"/>
                <w:color w:val="000000" w:themeColor="text1"/>
              </w:rPr>
              <w:t>Data Capture</w:t>
            </w:r>
          </w:p>
        </w:tc>
        <w:tc>
          <w:tcPr>
            <w:tcW w:w="2017" w:type="dxa"/>
          </w:tcPr>
          <w:p w14:paraId="43592A6C" w14:textId="77777777" w:rsidR="00EC4905"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EC4905">
              <w:rPr>
                <w:color w:val="000000" w:themeColor="text1"/>
              </w:rPr>
              <w:t>Total number of Health Care Professional (HCP) respondents to be included per phase/country</w:t>
            </w:r>
          </w:p>
        </w:tc>
        <w:tc>
          <w:tcPr>
            <w:tcW w:w="2017" w:type="dxa"/>
          </w:tcPr>
          <w:p w14:paraId="4EBD3DBC"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Add New Field - </w:t>
            </w:r>
            <w:r w:rsidRPr="00EC4905">
              <w:rPr>
                <w:color w:val="000000" w:themeColor="text1"/>
              </w:rPr>
              <w:t>Total number of Health Care Professional (HCP) respondents to be included per phase/country</w:t>
            </w:r>
          </w:p>
        </w:tc>
        <w:tc>
          <w:tcPr>
            <w:tcW w:w="2868" w:type="dxa"/>
          </w:tcPr>
          <w:p w14:paraId="4CF64098" w14:textId="77777777" w:rsidR="00EC4905" w:rsidRPr="00F33323" w:rsidRDefault="00EC4905"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 xml:space="preserve">Field Format: </w:t>
            </w:r>
            <w:r w:rsidR="00F20D0C" w:rsidRPr="00F33323">
              <w:t xml:space="preserve">Numeric </w:t>
            </w:r>
            <w:r w:rsidRPr="00F33323">
              <w:t>Text Box</w:t>
            </w:r>
          </w:p>
          <w:p w14:paraId="1E18E542" w14:textId="77777777" w:rsidR="00EC4905" w:rsidRPr="00F33323" w:rsidRDefault="00EC4905"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3C1FC6E1" w14:textId="4DEFAD62" w:rsidR="00EC4905" w:rsidRPr="00F33323" w:rsidRDefault="00EC4905"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423" w:author="Michael Petite" w:date="2017-02-24T11:00:00Z">
              <w:r w:rsidR="00F33323" w:rsidRPr="00F33323" w:rsidDel="00AA5F57">
                <w:delText>None</w:delText>
              </w:r>
            </w:del>
            <w:ins w:id="3424" w:author="Michael Petite" w:date="2017-02-24T11:00:00Z">
              <w:r w:rsidR="00AA5F57">
                <w:t>A number must be present in this field</w:t>
              </w:r>
            </w:ins>
          </w:p>
          <w:p w14:paraId="2A1D7E88" w14:textId="77777777" w:rsidR="00013CC4" w:rsidRPr="00F33323" w:rsidRDefault="00013CC4" w:rsidP="00AA5F57">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length: 5 characters</w:t>
            </w:r>
          </w:p>
        </w:tc>
        <w:tc>
          <w:tcPr>
            <w:tcW w:w="1456" w:type="dxa"/>
          </w:tcPr>
          <w:p w14:paraId="488BE43F"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3C6872">
              <w:rPr>
                <w:color w:val="000000" w:themeColor="text1"/>
              </w:rPr>
              <w:t>New</w:t>
            </w:r>
          </w:p>
        </w:tc>
      </w:tr>
      <w:tr w:rsidR="00EC4905" w:rsidRPr="006239F1" w14:paraId="07070D4E" w14:textId="77777777" w:rsidTr="004F6BDE">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1D3BF6A8" w14:textId="77777777" w:rsidR="00EC4905" w:rsidRDefault="00EC4905" w:rsidP="00EC4905">
            <w:pPr>
              <w:rPr>
                <w:b w:val="0"/>
                <w:color w:val="000000" w:themeColor="text1"/>
              </w:rPr>
            </w:pPr>
            <w:r w:rsidRPr="00950252">
              <w:rPr>
                <w:b w:val="0"/>
                <w:color w:val="000000" w:themeColor="text1"/>
              </w:rPr>
              <w:t>Data Capture</w:t>
            </w:r>
          </w:p>
        </w:tc>
        <w:tc>
          <w:tcPr>
            <w:tcW w:w="2017" w:type="dxa"/>
            <w:vAlign w:val="bottom"/>
          </w:tcPr>
          <w:p w14:paraId="20723B5D" w14:textId="77777777" w:rsidR="00EC4905"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sidRPr="00EC4905">
              <w:rPr>
                <w:color w:val="000000" w:themeColor="text1"/>
              </w:rPr>
              <w:t>Total number of Patients/Consumers to be included, pay rate and method of payment per phase/country</w:t>
            </w:r>
          </w:p>
        </w:tc>
        <w:tc>
          <w:tcPr>
            <w:tcW w:w="2017" w:type="dxa"/>
            <w:vAlign w:val="bottom"/>
          </w:tcPr>
          <w:p w14:paraId="595C1854" w14:textId="77777777" w:rsidR="00EC4905" w:rsidRPr="006239F1"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Add New Field - </w:t>
            </w:r>
            <w:r w:rsidRPr="00EC4905">
              <w:rPr>
                <w:color w:val="000000" w:themeColor="text1"/>
              </w:rPr>
              <w:t>Total number of Patients/Consumers to be included, pay rate and method of payment per phase/country</w:t>
            </w:r>
          </w:p>
        </w:tc>
        <w:tc>
          <w:tcPr>
            <w:tcW w:w="2868" w:type="dxa"/>
          </w:tcPr>
          <w:p w14:paraId="3D1E3B89" w14:textId="77777777" w:rsidR="00EC4905" w:rsidRPr="00F33323" w:rsidRDefault="00EC4905" w:rsidP="00E13B4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 xml:space="preserve">Field Format: </w:t>
            </w:r>
            <w:r w:rsidR="00F20D0C" w:rsidRPr="00F33323">
              <w:t xml:space="preserve">Numeric </w:t>
            </w:r>
            <w:r w:rsidRPr="00F33323">
              <w:t>Text Box</w:t>
            </w:r>
          </w:p>
          <w:p w14:paraId="4BDEDB9F" w14:textId="77777777" w:rsidR="00EC4905" w:rsidRPr="00F33323" w:rsidRDefault="00EC4905" w:rsidP="00E13B4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Required: Yes</w:t>
            </w:r>
          </w:p>
          <w:p w14:paraId="3F9C4F55" w14:textId="7D319A6A" w:rsidR="00EC4905" w:rsidRPr="00F33323" w:rsidRDefault="00EC4905" w:rsidP="00E13B4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w:t>
            </w:r>
            <w:r w:rsidR="00F33323" w:rsidRPr="00F33323">
              <w:t xml:space="preserve"> </w:t>
            </w:r>
            <w:del w:id="3425" w:author="Michael Petite" w:date="2017-02-24T11:21:00Z">
              <w:r w:rsidR="00F33323" w:rsidRPr="00F33323" w:rsidDel="00E13B4F">
                <w:delText>None</w:delText>
              </w:r>
            </w:del>
            <w:ins w:id="3426" w:author="Michael Petite" w:date="2017-02-24T11:21:00Z">
              <w:r w:rsidR="00E13B4F">
                <w:t>A number must be present in this field</w:t>
              </w:r>
            </w:ins>
          </w:p>
          <w:p w14:paraId="6A9C5149" w14:textId="77777777" w:rsidR="00013CC4" w:rsidRPr="00F33323" w:rsidRDefault="00013CC4" w:rsidP="00E13B4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5 characters</w:t>
            </w:r>
          </w:p>
        </w:tc>
        <w:tc>
          <w:tcPr>
            <w:tcW w:w="1456" w:type="dxa"/>
          </w:tcPr>
          <w:p w14:paraId="09E73C75" w14:textId="77777777" w:rsidR="00EC4905" w:rsidRPr="006239F1"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sidRPr="003C6872">
              <w:rPr>
                <w:color w:val="000000" w:themeColor="text1"/>
              </w:rPr>
              <w:t>New</w:t>
            </w:r>
          </w:p>
        </w:tc>
      </w:tr>
      <w:tr w:rsidR="00EC4905" w:rsidRPr="006239F1" w14:paraId="3AAF3AE5" w14:textId="77777777" w:rsidTr="004F6BD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349610AD" w14:textId="77777777" w:rsidR="00EC4905" w:rsidRDefault="00EC4905" w:rsidP="00EC4905">
            <w:pPr>
              <w:rPr>
                <w:b w:val="0"/>
                <w:color w:val="000000" w:themeColor="text1"/>
              </w:rPr>
            </w:pPr>
            <w:r w:rsidRPr="00950252">
              <w:rPr>
                <w:b w:val="0"/>
                <w:color w:val="000000" w:themeColor="text1"/>
              </w:rPr>
              <w:t>Data Capture</w:t>
            </w:r>
          </w:p>
        </w:tc>
        <w:tc>
          <w:tcPr>
            <w:tcW w:w="2017" w:type="dxa"/>
            <w:vAlign w:val="bottom"/>
          </w:tcPr>
          <w:p w14:paraId="7C0A7E2F" w14:textId="77777777" w:rsidR="00EC4905"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EC4905">
              <w:rPr>
                <w:color w:val="000000" w:themeColor="text1"/>
              </w:rPr>
              <w:t>Total number of Payer respondents to be included per phase</w:t>
            </w:r>
          </w:p>
        </w:tc>
        <w:tc>
          <w:tcPr>
            <w:tcW w:w="2017" w:type="dxa"/>
            <w:vAlign w:val="bottom"/>
          </w:tcPr>
          <w:p w14:paraId="3997B9E6"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Add New Field - </w:t>
            </w:r>
            <w:r w:rsidRPr="00EC4905">
              <w:rPr>
                <w:color w:val="000000" w:themeColor="text1"/>
              </w:rPr>
              <w:t>Total number of Payer respondents to be included per phase</w:t>
            </w:r>
          </w:p>
        </w:tc>
        <w:tc>
          <w:tcPr>
            <w:tcW w:w="2868" w:type="dxa"/>
          </w:tcPr>
          <w:p w14:paraId="0CC38AE5" w14:textId="77777777" w:rsidR="00EC4905" w:rsidRPr="00F33323" w:rsidRDefault="00EC4905" w:rsidP="00E13B4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 xml:space="preserve">Field Format: </w:t>
            </w:r>
            <w:r w:rsidR="00F20D0C" w:rsidRPr="00F33323">
              <w:t>Numeric</w:t>
            </w:r>
            <w:r w:rsidRPr="00F33323">
              <w:t xml:space="preserve"> Text Box</w:t>
            </w:r>
          </w:p>
          <w:p w14:paraId="44B41A9B" w14:textId="77777777" w:rsidR="00EC4905" w:rsidRPr="00F33323" w:rsidRDefault="00EC4905" w:rsidP="00E13B4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4C6D749D" w14:textId="2AB0A1BC" w:rsidR="00013CC4" w:rsidRPr="00F33323" w:rsidRDefault="00EC4905" w:rsidP="00E13B4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427" w:author="Michael Petite" w:date="2017-02-24T11:21:00Z">
              <w:r w:rsidR="00F33323" w:rsidRPr="00F33323" w:rsidDel="00E13B4F">
                <w:delText>None</w:delText>
              </w:r>
            </w:del>
            <w:ins w:id="3428" w:author="Michael Petite" w:date="2017-02-24T11:21:00Z">
              <w:r w:rsidR="00E13B4F">
                <w:t>A number must be present in this field</w:t>
              </w:r>
            </w:ins>
          </w:p>
          <w:p w14:paraId="1E1F8FBE" w14:textId="77777777" w:rsidR="00EC4905" w:rsidRPr="00F33323" w:rsidRDefault="00013CC4" w:rsidP="00E13B4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length: 5 characters</w:t>
            </w:r>
            <w:r w:rsidR="00EC4905" w:rsidRPr="00F33323">
              <w:t>:</w:t>
            </w:r>
          </w:p>
        </w:tc>
        <w:tc>
          <w:tcPr>
            <w:tcW w:w="1456" w:type="dxa"/>
          </w:tcPr>
          <w:p w14:paraId="3BDA244C"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3C6872">
              <w:rPr>
                <w:color w:val="000000" w:themeColor="text1"/>
              </w:rPr>
              <w:t>New</w:t>
            </w:r>
          </w:p>
        </w:tc>
      </w:tr>
      <w:tr w:rsidR="00EC4905" w:rsidRPr="006239F1" w14:paraId="792346EE" w14:textId="77777777" w:rsidTr="004F6BDE">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6F734160" w14:textId="77777777" w:rsidR="00EC4905" w:rsidRDefault="00EC4905" w:rsidP="00EC4905">
            <w:pPr>
              <w:rPr>
                <w:b w:val="0"/>
                <w:color w:val="000000" w:themeColor="text1"/>
              </w:rPr>
            </w:pPr>
            <w:r w:rsidRPr="00950252">
              <w:rPr>
                <w:b w:val="0"/>
                <w:color w:val="000000" w:themeColor="text1"/>
              </w:rPr>
              <w:t>Data Capture</w:t>
            </w:r>
          </w:p>
        </w:tc>
        <w:tc>
          <w:tcPr>
            <w:tcW w:w="2017" w:type="dxa"/>
            <w:vAlign w:val="bottom"/>
          </w:tcPr>
          <w:p w14:paraId="339FE614" w14:textId="77777777" w:rsidR="00EC4905"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sidRPr="00EC4905">
              <w:rPr>
                <w:color w:val="000000" w:themeColor="text1"/>
              </w:rPr>
              <w:t>Proposed honoraria by respondent type, currency and way of payment per phase/country</w:t>
            </w:r>
          </w:p>
        </w:tc>
        <w:tc>
          <w:tcPr>
            <w:tcW w:w="2017" w:type="dxa"/>
            <w:vAlign w:val="bottom"/>
          </w:tcPr>
          <w:p w14:paraId="184A5DD1" w14:textId="77777777" w:rsidR="00EC4905" w:rsidRPr="006239F1"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Add New Field - </w:t>
            </w:r>
            <w:r w:rsidRPr="00EC4905">
              <w:rPr>
                <w:color w:val="000000" w:themeColor="text1"/>
              </w:rPr>
              <w:t>Proposed honoraria by respondent type, currency and way of payment per phase/country</w:t>
            </w:r>
          </w:p>
        </w:tc>
        <w:tc>
          <w:tcPr>
            <w:tcW w:w="2868" w:type="dxa"/>
          </w:tcPr>
          <w:p w14:paraId="77FDD884" w14:textId="77777777" w:rsidR="00EC4905" w:rsidRPr="00F33323" w:rsidRDefault="00EC4905" w:rsidP="00E13B4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606825A1" w14:textId="77777777" w:rsidR="00EC4905" w:rsidRPr="00F33323" w:rsidRDefault="00EC4905" w:rsidP="00E13B4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Required: Yes</w:t>
            </w:r>
          </w:p>
          <w:p w14:paraId="16787E10" w14:textId="65786075" w:rsidR="00EC4905" w:rsidRPr="00F33323" w:rsidRDefault="00EC4905" w:rsidP="00E13B4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w:t>
            </w:r>
            <w:r w:rsidR="00F33323" w:rsidRPr="00F33323">
              <w:t xml:space="preserve"> </w:t>
            </w:r>
            <w:del w:id="3429" w:author="Michael Petite" w:date="2017-02-24T11:21:00Z">
              <w:r w:rsidR="00F33323" w:rsidRPr="00F33323" w:rsidDel="00E13B4F">
                <w:delText>None</w:delText>
              </w:r>
            </w:del>
            <w:ins w:id="3430" w:author="Michael Petite" w:date="2017-02-24T11:21:00Z">
              <w:r w:rsidR="00E13B4F">
                <w:t>Text must be present in this field</w:t>
              </w:r>
            </w:ins>
          </w:p>
          <w:p w14:paraId="2788E6DC" w14:textId="77777777" w:rsidR="00013CC4" w:rsidRPr="00F33323" w:rsidRDefault="00013CC4" w:rsidP="00E13B4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4A0D3E7E" w14:textId="77777777" w:rsidR="00EC4905" w:rsidRPr="006239F1"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sidRPr="003C6872">
              <w:rPr>
                <w:color w:val="000000" w:themeColor="text1"/>
              </w:rPr>
              <w:t>New</w:t>
            </w:r>
          </w:p>
        </w:tc>
      </w:tr>
      <w:tr w:rsidR="00EC4905" w:rsidRPr="006239F1" w14:paraId="6B156E5E" w14:textId="77777777" w:rsidTr="004F6BD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59650C86" w14:textId="77777777" w:rsidR="00EC4905" w:rsidRDefault="00EC4905" w:rsidP="00EC4905">
            <w:pPr>
              <w:rPr>
                <w:b w:val="0"/>
                <w:color w:val="000000" w:themeColor="text1"/>
              </w:rPr>
            </w:pPr>
            <w:r w:rsidRPr="00950252">
              <w:rPr>
                <w:b w:val="0"/>
                <w:color w:val="000000" w:themeColor="text1"/>
              </w:rPr>
              <w:lastRenderedPageBreak/>
              <w:t>Data Capture</w:t>
            </w:r>
          </w:p>
        </w:tc>
        <w:tc>
          <w:tcPr>
            <w:tcW w:w="2017" w:type="dxa"/>
            <w:vAlign w:val="bottom"/>
          </w:tcPr>
          <w:p w14:paraId="149E5875" w14:textId="77777777" w:rsidR="00EC4905"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EC4905">
              <w:rPr>
                <w:color w:val="000000" w:themeColor="text1"/>
              </w:rPr>
              <w:t>Approximate length of time required of respondent</w:t>
            </w:r>
          </w:p>
        </w:tc>
        <w:tc>
          <w:tcPr>
            <w:tcW w:w="2017" w:type="dxa"/>
            <w:vAlign w:val="bottom"/>
          </w:tcPr>
          <w:p w14:paraId="19B449F0"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Add New Field - </w:t>
            </w:r>
            <w:r w:rsidRPr="00EC4905">
              <w:rPr>
                <w:color w:val="000000" w:themeColor="text1"/>
              </w:rPr>
              <w:t>Approximate length of time required of respondent</w:t>
            </w:r>
          </w:p>
        </w:tc>
        <w:tc>
          <w:tcPr>
            <w:tcW w:w="2868" w:type="dxa"/>
          </w:tcPr>
          <w:p w14:paraId="34852FF7" w14:textId="77777777" w:rsidR="00EC4905" w:rsidRPr="00F33323" w:rsidRDefault="00EC4905" w:rsidP="00E13B4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 xml:space="preserve">Field Format: </w:t>
            </w:r>
            <w:r w:rsidR="00F20D0C" w:rsidRPr="00F33323">
              <w:t xml:space="preserve">Alphanumeric </w:t>
            </w:r>
            <w:r w:rsidRPr="00F33323">
              <w:t>Text Box</w:t>
            </w:r>
          </w:p>
          <w:p w14:paraId="748DDDE9" w14:textId="77777777" w:rsidR="00EC4905" w:rsidRPr="00F33323" w:rsidRDefault="00EC4905" w:rsidP="00E13B4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018722EB" w14:textId="0217CAB4" w:rsidR="00EC4905" w:rsidRPr="00F33323" w:rsidRDefault="00EC4905" w:rsidP="00E13B4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431" w:author="Michael Petite" w:date="2017-02-24T11:22:00Z">
              <w:r w:rsidR="00F33323" w:rsidRPr="00F33323" w:rsidDel="00E13B4F">
                <w:delText>None</w:delText>
              </w:r>
            </w:del>
            <w:ins w:id="3432" w:author="Michael Petite" w:date="2017-02-24T11:22:00Z">
              <w:r w:rsidR="00E13B4F">
                <w:t>Text/a number must be present in this field</w:t>
              </w:r>
            </w:ins>
          </w:p>
          <w:p w14:paraId="38533ACF" w14:textId="77777777" w:rsidR="00013CC4" w:rsidRPr="00F33323" w:rsidRDefault="00013CC4" w:rsidP="00E13B4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length: 20 characters</w:t>
            </w:r>
          </w:p>
        </w:tc>
        <w:tc>
          <w:tcPr>
            <w:tcW w:w="1456" w:type="dxa"/>
          </w:tcPr>
          <w:p w14:paraId="6C03DBD5"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3C6872">
              <w:rPr>
                <w:color w:val="000000" w:themeColor="text1"/>
              </w:rPr>
              <w:t>New</w:t>
            </w:r>
          </w:p>
        </w:tc>
      </w:tr>
      <w:tr w:rsidR="00EC4905" w:rsidRPr="006239F1" w14:paraId="270C4928" w14:textId="77777777" w:rsidTr="004F6BDE">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3037ECE2" w14:textId="77777777" w:rsidR="00EC4905" w:rsidRDefault="00EC4905" w:rsidP="00EC4905">
            <w:pPr>
              <w:rPr>
                <w:b w:val="0"/>
                <w:color w:val="000000" w:themeColor="text1"/>
              </w:rPr>
            </w:pPr>
            <w:r w:rsidRPr="00950252">
              <w:rPr>
                <w:b w:val="0"/>
                <w:color w:val="000000" w:themeColor="text1"/>
              </w:rPr>
              <w:t>Data Capture</w:t>
            </w:r>
          </w:p>
        </w:tc>
        <w:tc>
          <w:tcPr>
            <w:tcW w:w="2017" w:type="dxa"/>
            <w:vAlign w:val="bottom"/>
          </w:tcPr>
          <w:p w14:paraId="6C8760C2" w14:textId="77777777" w:rsidR="00EC4905"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sidRPr="00EC4905">
              <w:rPr>
                <w:color w:val="000000" w:themeColor="text1"/>
              </w:rPr>
              <w:t>Who will be making the payment to the respondent - Agency or local sub-contractors?</w:t>
            </w:r>
          </w:p>
        </w:tc>
        <w:tc>
          <w:tcPr>
            <w:tcW w:w="2017" w:type="dxa"/>
            <w:vAlign w:val="bottom"/>
          </w:tcPr>
          <w:p w14:paraId="2097D755" w14:textId="77777777" w:rsidR="00EC4905" w:rsidRPr="006239F1"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Add New Field - </w:t>
            </w:r>
            <w:r w:rsidRPr="00EC4905">
              <w:rPr>
                <w:color w:val="000000" w:themeColor="text1"/>
              </w:rPr>
              <w:t>Who will be making the payment to the respondent - Agency or local sub-contractors?</w:t>
            </w:r>
          </w:p>
        </w:tc>
        <w:tc>
          <w:tcPr>
            <w:tcW w:w="2868" w:type="dxa"/>
          </w:tcPr>
          <w:p w14:paraId="7C2C9E3C" w14:textId="77777777" w:rsidR="00EC4905" w:rsidRPr="00F33323" w:rsidRDefault="00EC4905"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56BF5324" w14:textId="77777777" w:rsidR="00EC4905" w:rsidRPr="00F33323" w:rsidRDefault="00EC4905"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Required: Yes</w:t>
            </w:r>
          </w:p>
          <w:p w14:paraId="04E562ED" w14:textId="10CECE5A" w:rsidR="00EC4905" w:rsidRPr="00F33323" w:rsidRDefault="00EC4905"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w:t>
            </w:r>
            <w:r w:rsidR="00F33323" w:rsidRPr="00F33323">
              <w:t xml:space="preserve"> </w:t>
            </w:r>
            <w:del w:id="3433" w:author="Michael Petite" w:date="2017-02-24T11:23:00Z">
              <w:r w:rsidR="00F33323" w:rsidRPr="00F33323" w:rsidDel="00EE7FF4">
                <w:delText>None</w:delText>
              </w:r>
            </w:del>
            <w:ins w:id="3434" w:author="Michael Petite" w:date="2017-02-24T11:23:00Z">
              <w:r w:rsidR="00EE7FF4">
                <w:t>Text must be present in this field</w:t>
              </w:r>
            </w:ins>
          </w:p>
          <w:p w14:paraId="6F10BF37" w14:textId="77777777" w:rsidR="00013CC4" w:rsidRPr="00F33323" w:rsidRDefault="00013CC4"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708485C2" w14:textId="77777777" w:rsidR="00EC4905" w:rsidRPr="006239F1"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sidRPr="003C6872">
              <w:rPr>
                <w:color w:val="000000" w:themeColor="text1"/>
              </w:rPr>
              <w:t>New</w:t>
            </w:r>
          </w:p>
        </w:tc>
      </w:tr>
      <w:tr w:rsidR="00EC4905" w:rsidRPr="006239F1" w14:paraId="3D3E9EAF" w14:textId="77777777" w:rsidTr="004F6BD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1D5F49BE" w14:textId="77777777" w:rsidR="00EC4905" w:rsidRDefault="00EC4905" w:rsidP="00EC4905">
            <w:pPr>
              <w:rPr>
                <w:b w:val="0"/>
                <w:color w:val="000000" w:themeColor="text1"/>
              </w:rPr>
            </w:pPr>
            <w:r w:rsidRPr="00950252">
              <w:rPr>
                <w:b w:val="0"/>
                <w:color w:val="000000" w:themeColor="text1"/>
              </w:rPr>
              <w:t>Data Capture</w:t>
            </w:r>
          </w:p>
        </w:tc>
        <w:tc>
          <w:tcPr>
            <w:tcW w:w="2017" w:type="dxa"/>
            <w:vAlign w:val="bottom"/>
          </w:tcPr>
          <w:p w14:paraId="6B9CB911" w14:textId="77777777" w:rsidR="00EC4905"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EC4905">
              <w:rPr>
                <w:color w:val="000000" w:themeColor="text1"/>
              </w:rPr>
              <w:t>Will Teva be revealed as the sponsoring company as part of the research?</w:t>
            </w:r>
          </w:p>
        </w:tc>
        <w:tc>
          <w:tcPr>
            <w:tcW w:w="2017" w:type="dxa"/>
            <w:vAlign w:val="bottom"/>
          </w:tcPr>
          <w:p w14:paraId="7674A01B"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Add New Field - </w:t>
            </w:r>
            <w:r w:rsidRPr="00EC4905">
              <w:rPr>
                <w:color w:val="000000" w:themeColor="text1"/>
              </w:rPr>
              <w:t>Will Teva be revealed as the sponsoring company as part of the research?</w:t>
            </w:r>
          </w:p>
        </w:tc>
        <w:tc>
          <w:tcPr>
            <w:tcW w:w="2868" w:type="dxa"/>
          </w:tcPr>
          <w:p w14:paraId="732F3167" w14:textId="77777777" w:rsidR="00EC4905" w:rsidRPr="00F33323" w:rsidRDefault="00EC4905" w:rsidP="00EE7FF4">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Format: Yes/No Radio Button</w:t>
            </w:r>
          </w:p>
          <w:p w14:paraId="74873786" w14:textId="77777777" w:rsidR="00EC4905" w:rsidRPr="00F33323" w:rsidRDefault="00EC4905" w:rsidP="00EE7FF4">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0269FA4F" w14:textId="208A028C" w:rsidR="00013CC4" w:rsidRPr="00F33323" w:rsidRDefault="00EC4905" w:rsidP="00EE7FF4">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435" w:author="Michael Petite" w:date="2017-02-24T11:24:00Z">
              <w:r w:rsidR="00F33323" w:rsidRPr="00F33323" w:rsidDel="00EE7FF4">
                <w:delText>None</w:delText>
              </w:r>
            </w:del>
            <w:ins w:id="3436" w:author="Michael Petite" w:date="2017-02-24T11:24:00Z">
              <w:r w:rsidR="00EE7FF4">
                <w:t>Yes or no must be selected</w:t>
              </w:r>
            </w:ins>
          </w:p>
        </w:tc>
        <w:tc>
          <w:tcPr>
            <w:tcW w:w="1456" w:type="dxa"/>
          </w:tcPr>
          <w:p w14:paraId="36B44818"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3C6872">
              <w:rPr>
                <w:color w:val="000000" w:themeColor="text1"/>
              </w:rPr>
              <w:t>New</w:t>
            </w:r>
          </w:p>
        </w:tc>
      </w:tr>
      <w:tr w:rsidR="004F6BDE" w:rsidRPr="006239F1" w14:paraId="2AE793C4" w14:textId="77777777" w:rsidTr="004F6BDE">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265A6183" w14:textId="77777777" w:rsidR="004F6BDE" w:rsidRDefault="004F6BDE" w:rsidP="004F6BDE">
            <w:pPr>
              <w:rPr>
                <w:b w:val="0"/>
                <w:color w:val="000000" w:themeColor="text1"/>
              </w:rPr>
            </w:pPr>
            <w:r>
              <w:rPr>
                <w:b w:val="0"/>
                <w:color w:val="000000" w:themeColor="text1"/>
              </w:rPr>
              <w:t>Data Capture</w:t>
            </w:r>
          </w:p>
        </w:tc>
        <w:tc>
          <w:tcPr>
            <w:tcW w:w="2017" w:type="dxa"/>
          </w:tcPr>
          <w:p w14:paraId="745BB26F" w14:textId="77777777" w:rsidR="004F6BDE" w:rsidRDefault="004F6BDE" w:rsidP="004F6BD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Please Explain </w:t>
            </w:r>
          </w:p>
        </w:tc>
        <w:tc>
          <w:tcPr>
            <w:tcW w:w="2017" w:type="dxa"/>
          </w:tcPr>
          <w:p w14:paraId="7CD92FFA" w14:textId="77777777" w:rsidR="004F6BDE" w:rsidRPr="006239F1" w:rsidRDefault="004F6BDE" w:rsidP="004F6BD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“Please Explain”</w:t>
            </w:r>
          </w:p>
        </w:tc>
        <w:tc>
          <w:tcPr>
            <w:tcW w:w="2868" w:type="dxa"/>
          </w:tcPr>
          <w:p w14:paraId="33127A24" w14:textId="77777777" w:rsidR="004F6BDE" w:rsidRPr="00F33323" w:rsidRDefault="004F6BDE" w:rsidP="004F6BD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Free text box </w:t>
            </w:r>
          </w:p>
          <w:p w14:paraId="66E47557" w14:textId="77777777" w:rsidR="00E97CDD" w:rsidRPr="00F33323" w:rsidRDefault="00E97CDD" w:rsidP="00E97CDD">
            <w:pPr>
              <w:pStyle w:val="ListParagraph"/>
              <w:numPr>
                <w:ilvl w:val="0"/>
                <w:numId w:val="21"/>
              </w:numPr>
              <w:ind w:left="391" w:hanging="391"/>
              <w:cnfStyle w:val="000000000000" w:firstRow="0" w:lastRow="0" w:firstColumn="0" w:lastColumn="0" w:oddVBand="0" w:evenVBand="0" w:oddHBand="0" w:evenHBand="0" w:firstRowFirstColumn="0" w:firstRowLastColumn="0" w:lastRowFirstColumn="0" w:lastRowLastColumn="0"/>
            </w:pPr>
            <w:r w:rsidRPr="00F33323">
              <w:t>Required: Yes, if Yes is selected for “Previous Field”, otherwise no</w:t>
            </w:r>
          </w:p>
          <w:p w14:paraId="657688A2" w14:textId="77777777" w:rsidR="004F6BDE" w:rsidRPr="00F33323" w:rsidRDefault="004F6BDE"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 Field will be displayed only when “Yes” is selected for “Will Teva be revealed as the sponsoring company as part of the research?”</w:t>
            </w:r>
          </w:p>
          <w:p w14:paraId="0F649CA0" w14:textId="77777777" w:rsidR="00013CC4" w:rsidRPr="00F33323" w:rsidRDefault="00013CC4"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21D95D93" w14:textId="77777777" w:rsidR="004F6BDE" w:rsidRPr="006239F1" w:rsidRDefault="004F6BDE" w:rsidP="004F6BDE">
            <w:pPr>
              <w:cnfStyle w:val="000000000000" w:firstRow="0" w:lastRow="0" w:firstColumn="0" w:lastColumn="0" w:oddVBand="0" w:evenVBand="0" w:oddHBand="0" w:evenHBand="0" w:firstRowFirstColumn="0" w:firstRowLastColumn="0" w:lastRowFirstColumn="0" w:lastRowLastColumn="0"/>
              <w:rPr>
                <w:color w:val="000000" w:themeColor="text1"/>
              </w:rPr>
            </w:pPr>
            <w:r w:rsidRPr="003C6872">
              <w:rPr>
                <w:color w:val="000000" w:themeColor="text1"/>
              </w:rPr>
              <w:t>New</w:t>
            </w:r>
          </w:p>
        </w:tc>
      </w:tr>
      <w:tr w:rsidR="00EC4905" w:rsidRPr="006239F1" w14:paraId="75E7A666" w14:textId="77777777" w:rsidTr="004F6BD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111C84FF" w14:textId="77777777" w:rsidR="00EC4905" w:rsidRDefault="00EC4905" w:rsidP="00EC4905">
            <w:pPr>
              <w:rPr>
                <w:b w:val="0"/>
                <w:color w:val="000000" w:themeColor="text1"/>
              </w:rPr>
            </w:pPr>
            <w:r w:rsidRPr="00950252">
              <w:rPr>
                <w:b w:val="0"/>
                <w:color w:val="000000" w:themeColor="text1"/>
              </w:rPr>
              <w:t>Data Capture</w:t>
            </w:r>
          </w:p>
        </w:tc>
        <w:tc>
          <w:tcPr>
            <w:tcW w:w="2017" w:type="dxa"/>
            <w:vAlign w:val="bottom"/>
          </w:tcPr>
          <w:p w14:paraId="0E26E65C" w14:textId="77777777" w:rsidR="00EC4905"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EC4905">
              <w:rPr>
                <w:color w:val="000000" w:themeColor="text1"/>
              </w:rPr>
              <w:t>Who will be selecting respondents?</w:t>
            </w:r>
          </w:p>
        </w:tc>
        <w:tc>
          <w:tcPr>
            <w:tcW w:w="2017" w:type="dxa"/>
            <w:vAlign w:val="bottom"/>
          </w:tcPr>
          <w:p w14:paraId="056001FC"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Add New Field - </w:t>
            </w:r>
            <w:r w:rsidRPr="00EC4905">
              <w:rPr>
                <w:color w:val="000000" w:themeColor="text1"/>
              </w:rPr>
              <w:t>Who will be selecting respondents?</w:t>
            </w:r>
          </w:p>
        </w:tc>
        <w:tc>
          <w:tcPr>
            <w:tcW w:w="2868" w:type="dxa"/>
          </w:tcPr>
          <w:p w14:paraId="4F38DA9E" w14:textId="77777777" w:rsidR="00EC4905" w:rsidRPr="00F33323" w:rsidRDefault="00EC4905" w:rsidP="00EE7FF4">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5327B078" w14:textId="77777777" w:rsidR="00EC4905" w:rsidRPr="00F33323" w:rsidRDefault="00EC4905" w:rsidP="00EE7FF4">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34A9D9F7" w14:textId="0B3F71C6" w:rsidR="00EC4905" w:rsidRPr="00F33323" w:rsidRDefault="00EC4905" w:rsidP="00EE7FF4">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437" w:author="Michael Petite" w:date="2017-02-24T11:24:00Z">
              <w:r w:rsidR="00F33323" w:rsidRPr="00F33323" w:rsidDel="00EE7FF4">
                <w:delText>None</w:delText>
              </w:r>
            </w:del>
            <w:ins w:id="3438" w:author="Michael Petite" w:date="2017-02-24T11:24:00Z">
              <w:r w:rsidR="00EE7FF4">
                <w:t>Text must be present in this field</w:t>
              </w:r>
            </w:ins>
          </w:p>
          <w:p w14:paraId="731BA18F" w14:textId="77777777" w:rsidR="00013CC4" w:rsidRPr="00F33323" w:rsidRDefault="00013CC4" w:rsidP="00EE7FF4">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tcPr>
          <w:p w14:paraId="0611DA12"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3C6872">
              <w:rPr>
                <w:color w:val="000000" w:themeColor="text1"/>
              </w:rPr>
              <w:t>New</w:t>
            </w:r>
          </w:p>
        </w:tc>
      </w:tr>
      <w:tr w:rsidR="00EC4905" w:rsidRPr="006239F1" w14:paraId="2C9AA3C2" w14:textId="77777777" w:rsidTr="004F6BDE">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52E78A4B" w14:textId="77777777" w:rsidR="00EC4905" w:rsidRDefault="00EC4905" w:rsidP="00EC4905">
            <w:pPr>
              <w:rPr>
                <w:b w:val="0"/>
                <w:color w:val="000000" w:themeColor="text1"/>
              </w:rPr>
            </w:pPr>
            <w:r w:rsidRPr="00950252">
              <w:rPr>
                <w:b w:val="0"/>
                <w:color w:val="000000" w:themeColor="text1"/>
              </w:rPr>
              <w:t>Data Capture</w:t>
            </w:r>
          </w:p>
        </w:tc>
        <w:tc>
          <w:tcPr>
            <w:tcW w:w="2017" w:type="dxa"/>
            <w:vAlign w:val="bottom"/>
          </w:tcPr>
          <w:p w14:paraId="17B1472D" w14:textId="77777777" w:rsidR="00EC4905"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sidRPr="00EC4905">
              <w:rPr>
                <w:color w:val="000000" w:themeColor="text1"/>
              </w:rPr>
              <w:t xml:space="preserve">Selection criteria for respondents </w:t>
            </w:r>
          </w:p>
        </w:tc>
        <w:tc>
          <w:tcPr>
            <w:tcW w:w="2017" w:type="dxa"/>
            <w:vAlign w:val="bottom"/>
          </w:tcPr>
          <w:p w14:paraId="07043A5B" w14:textId="77777777" w:rsidR="00EC4905" w:rsidRPr="006239F1"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Add New Field - </w:t>
            </w:r>
            <w:r w:rsidRPr="00EC4905">
              <w:rPr>
                <w:color w:val="000000" w:themeColor="text1"/>
              </w:rPr>
              <w:t xml:space="preserve">Selection criteria for respondents </w:t>
            </w:r>
          </w:p>
        </w:tc>
        <w:tc>
          <w:tcPr>
            <w:tcW w:w="2868" w:type="dxa"/>
          </w:tcPr>
          <w:p w14:paraId="483F6097" w14:textId="77777777" w:rsidR="00EC4905" w:rsidRPr="00F33323" w:rsidRDefault="00EC4905"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42696F26" w14:textId="77777777" w:rsidR="00EC4905" w:rsidRPr="00F33323" w:rsidRDefault="00EC4905"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Required: Yes</w:t>
            </w:r>
          </w:p>
          <w:p w14:paraId="61D9ED07" w14:textId="4FB37D2A" w:rsidR="00EC4905" w:rsidRPr="00F33323" w:rsidRDefault="00EC4905"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w:t>
            </w:r>
            <w:r w:rsidR="00F33323" w:rsidRPr="00F33323">
              <w:t xml:space="preserve"> </w:t>
            </w:r>
            <w:del w:id="3439" w:author="Michael Petite" w:date="2017-02-24T11:24:00Z">
              <w:r w:rsidR="00F33323" w:rsidRPr="00F33323" w:rsidDel="00EE7FF4">
                <w:delText>None</w:delText>
              </w:r>
            </w:del>
            <w:ins w:id="3440" w:author="Michael Petite" w:date="2017-02-24T11:24:00Z">
              <w:r w:rsidR="00EE7FF4">
                <w:t>Text must be present in this field</w:t>
              </w:r>
            </w:ins>
          </w:p>
          <w:p w14:paraId="006718C9" w14:textId="77777777" w:rsidR="00013CC4" w:rsidRPr="00F33323" w:rsidRDefault="00013CC4"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0E2E986F" w14:textId="77777777" w:rsidR="00EC4905" w:rsidRPr="006239F1"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sidRPr="003C6872">
              <w:rPr>
                <w:color w:val="000000" w:themeColor="text1"/>
              </w:rPr>
              <w:t>New</w:t>
            </w:r>
          </w:p>
        </w:tc>
      </w:tr>
      <w:tr w:rsidR="00EC4905" w:rsidRPr="006239F1" w14:paraId="697F91E5" w14:textId="77777777" w:rsidTr="004F6BD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43890B9F" w14:textId="77777777" w:rsidR="00EC4905" w:rsidRDefault="00EC4905" w:rsidP="00EC4905">
            <w:pPr>
              <w:rPr>
                <w:b w:val="0"/>
                <w:color w:val="000000" w:themeColor="text1"/>
              </w:rPr>
            </w:pPr>
            <w:r w:rsidRPr="00950252">
              <w:rPr>
                <w:b w:val="0"/>
                <w:color w:val="000000" w:themeColor="text1"/>
              </w:rPr>
              <w:t>Data Capture</w:t>
            </w:r>
          </w:p>
        </w:tc>
        <w:tc>
          <w:tcPr>
            <w:tcW w:w="2017" w:type="dxa"/>
            <w:vAlign w:val="bottom"/>
          </w:tcPr>
          <w:p w14:paraId="7B8F9D03" w14:textId="77777777" w:rsidR="00EC4905"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EC4905">
              <w:rPr>
                <w:color w:val="000000" w:themeColor="text1"/>
              </w:rPr>
              <w:t>Will Teva be blinded to the respondents’ identities?</w:t>
            </w:r>
          </w:p>
        </w:tc>
        <w:tc>
          <w:tcPr>
            <w:tcW w:w="2017" w:type="dxa"/>
            <w:vAlign w:val="bottom"/>
          </w:tcPr>
          <w:p w14:paraId="4F877C84"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Add New Field - </w:t>
            </w:r>
            <w:r w:rsidRPr="00EC4905">
              <w:rPr>
                <w:color w:val="000000" w:themeColor="text1"/>
              </w:rPr>
              <w:t>Will Teva be blinded to the respondents’ identities?</w:t>
            </w:r>
          </w:p>
        </w:tc>
        <w:tc>
          <w:tcPr>
            <w:tcW w:w="2868" w:type="dxa"/>
          </w:tcPr>
          <w:p w14:paraId="1BC0BAAF" w14:textId="77777777" w:rsidR="00EC4905" w:rsidRPr="00F33323" w:rsidRDefault="00EC4905" w:rsidP="00EE7FF4">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Format:</w:t>
            </w:r>
            <w:r w:rsidR="004F6BDE" w:rsidRPr="00F33323">
              <w:t xml:space="preserve"> Yes/No Radio Button</w:t>
            </w:r>
          </w:p>
          <w:p w14:paraId="4BC6802C" w14:textId="77777777" w:rsidR="00EC4905" w:rsidRPr="00F33323" w:rsidRDefault="00EC4905" w:rsidP="00EE7FF4">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19300575" w14:textId="5DF405D4" w:rsidR="00EC4905" w:rsidRPr="00F33323" w:rsidRDefault="00EC4905" w:rsidP="00EE7FF4">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441" w:author="Michael Petite" w:date="2017-02-24T11:25:00Z">
              <w:r w:rsidR="00F33323" w:rsidRPr="00F33323" w:rsidDel="00EE7FF4">
                <w:delText>None</w:delText>
              </w:r>
            </w:del>
            <w:ins w:id="3442" w:author="Michael Petite" w:date="2017-02-24T11:25:00Z">
              <w:r w:rsidR="00EE7FF4">
                <w:t>Yes or no must be selected</w:t>
              </w:r>
            </w:ins>
          </w:p>
        </w:tc>
        <w:tc>
          <w:tcPr>
            <w:tcW w:w="1456" w:type="dxa"/>
          </w:tcPr>
          <w:p w14:paraId="624E1B70"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3C6872">
              <w:rPr>
                <w:color w:val="000000" w:themeColor="text1"/>
              </w:rPr>
              <w:t>New</w:t>
            </w:r>
          </w:p>
        </w:tc>
      </w:tr>
      <w:tr w:rsidR="004F6BDE" w:rsidRPr="006239F1" w14:paraId="7B57D056" w14:textId="77777777" w:rsidTr="00F20D0C">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5E0CE1D8" w14:textId="77777777" w:rsidR="004F6BDE" w:rsidRDefault="004F6BDE" w:rsidP="004F6BDE">
            <w:pPr>
              <w:rPr>
                <w:b w:val="0"/>
                <w:color w:val="000000" w:themeColor="text1"/>
              </w:rPr>
            </w:pPr>
            <w:r>
              <w:rPr>
                <w:b w:val="0"/>
                <w:color w:val="000000" w:themeColor="text1"/>
              </w:rPr>
              <w:t>Data Capture</w:t>
            </w:r>
          </w:p>
        </w:tc>
        <w:tc>
          <w:tcPr>
            <w:tcW w:w="2017" w:type="dxa"/>
          </w:tcPr>
          <w:p w14:paraId="2F410BA3" w14:textId="77777777" w:rsidR="004F6BDE" w:rsidRDefault="004F6BDE" w:rsidP="004F6BD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Please Explain </w:t>
            </w:r>
          </w:p>
        </w:tc>
        <w:tc>
          <w:tcPr>
            <w:tcW w:w="2017" w:type="dxa"/>
          </w:tcPr>
          <w:p w14:paraId="6D6842D4" w14:textId="77777777" w:rsidR="004F6BDE" w:rsidRPr="006239F1" w:rsidRDefault="004F6BDE" w:rsidP="004F6BD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“Please Explain”</w:t>
            </w:r>
          </w:p>
        </w:tc>
        <w:tc>
          <w:tcPr>
            <w:tcW w:w="2868" w:type="dxa"/>
          </w:tcPr>
          <w:p w14:paraId="53D8BE51" w14:textId="77777777" w:rsidR="004F6BDE" w:rsidRPr="00F33323" w:rsidRDefault="004F6BDE" w:rsidP="004F6BD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Free text box </w:t>
            </w:r>
          </w:p>
          <w:p w14:paraId="3D0A1AA5" w14:textId="77777777" w:rsidR="00E97CDD" w:rsidRPr="00F33323" w:rsidRDefault="00E97CDD" w:rsidP="00E97CDD">
            <w:pPr>
              <w:pStyle w:val="ListParagraph"/>
              <w:numPr>
                <w:ilvl w:val="0"/>
                <w:numId w:val="21"/>
              </w:numPr>
              <w:ind w:left="391" w:hanging="391"/>
              <w:cnfStyle w:val="000000000000" w:firstRow="0" w:lastRow="0" w:firstColumn="0" w:lastColumn="0" w:oddVBand="0" w:evenVBand="0" w:oddHBand="0" w:evenHBand="0" w:firstRowFirstColumn="0" w:firstRowLastColumn="0" w:lastRowFirstColumn="0" w:lastRowLastColumn="0"/>
            </w:pPr>
            <w:r w:rsidRPr="00F33323">
              <w:lastRenderedPageBreak/>
              <w:t>Required: Yes, if Yes is selected for “Previous Field”, otherwise no</w:t>
            </w:r>
          </w:p>
          <w:p w14:paraId="47ACF106" w14:textId="77777777" w:rsidR="004F6BDE" w:rsidRPr="00F33323" w:rsidRDefault="004F6BDE"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 Field will be displayed only when “No” is selected for “Will Teva be blinded to the respondents’ identities?”</w:t>
            </w:r>
          </w:p>
          <w:p w14:paraId="50A75F27" w14:textId="77777777" w:rsidR="00013CC4" w:rsidRPr="00F33323" w:rsidRDefault="00013CC4"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3FFA2B31" w14:textId="77777777" w:rsidR="004F6BDE" w:rsidRPr="006239F1" w:rsidRDefault="004F6BDE" w:rsidP="004F6BDE">
            <w:pPr>
              <w:cnfStyle w:val="000000000000" w:firstRow="0" w:lastRow="0" w:firstColumn="0" w:lastColumn="0" w:oddVBand="0" w:evenVBand="0" w:oddHBand="0" w:evenHBand="0" w:firstRowFirstColumn="0" w:firstRowLastColumn="0" w:lastRowFirstColumn="0" w:lastRowLastColumn="0"/>
              <w:rPr>
                <w:color w:val="000000" w:themeColor="text1"/>
              </w:rPr>
            </w:pPr>
            <w:r w:rsidRPr="003C6872">
              <w:rPr>
                <w:color w:val="000000" w:themeColor="text1"/>
              </w:rPr>
              <w:lastRenderedPageBreak/>
              <w:t>New</w:t>
            </w:r>
          </w:p>
        </w:tc>
      </w:tr>
      <w:tr w:rsidR="00EC4905" w:rsidRPr="006239F1" w14:paraId="610827FE" w14:textId="77777777" w:rsidTr="004F6BD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72E075C4" w14:textId="77777777" w:rsidR="00EC4905" w:rsidRDefault="00EC4905" w:rsidP="00EC4905">
            <w:pPr>
              <w:rPr>
                <w:b w:val="0"/>
                <w:color w:val="000000" w:themeColor="text1"/>
              </w:rPr>
            </w:pPr>
            <w:r w:rsidRPr="00950252">
              <w:rPr>
                <w:b w:val="0"/>
                <w:color w:val="000000" w:themeColor="text1"/>
              </w:rPr>
              <w:t>Data Capture</w:t>
            </w:r>
          </w:p>
        </w:tc>
        <w:tc>
          <w:tcPr>
            <w:tcW w:w="2017" w:type="dxa"/>
            <w:vAlign w:val="bottom"/>
          </w:tcPr>
          <w:p w14:paraId="2812CA3A" w14:textId="77777777" w:rsidR="00EC4905"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EC4905">
              <w:rPr>
                <w:color w:val="000000" w:themeColor="text1"/>
              </w:rPr>
              <w:t xml:space="preserve">Will a </w:t>
            </w:r>
            <w:r w:rsidR="004F6BDE" w:rsidRPr="00EC4905">
              <w:rPr>
                <w:color w:val="000000" w:themeColor="text1"/>
              </w:rPr>
              <w:t>third-party</w:t>
            </w:r>
            <w:r w:rsidRPr="00EC4905">
              <w:rPr>
                <w:color w:val="000000" w:themeColor="text1"/>
              </w:rPr>
              <w:t xml:space="preserve"> vendor be used to organize this activity?</w:t>
            </w:r>
          </w:p>
        </w:tc>
        <w:tc>
          <w:tcPr>
            <w:tcW w:w="2017" w:type="dxa"/>
            <w:vAlign w:val="bottom"/>
          </w:tcPr>
          <w:p w14:paraId="73E4EDCE"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Add New Field - </w:t>
            </w:r>
            <w:r w:rsidRPr="00EC4905">
              <w:rPr>
                <w:color w:val="000000" w:themeColor="text1"/>
              </w:rPr>
              <w:t xml:space="preserve">Will a </w:t>
            </w:r>
            <w:r w:rsidR="004F6BDE" w:rsidRPr="00EC4905">
              <w:rPr>
                <w:color w:val="000000" w:themeColor="text1"/>
              </w:rPr>
              <w:t>third-party</w:t>
            </w:r>
            <w:r w:rsidRPr="00EC4905">
              <w:rPr>
                <w:color w:val="000000" w:themeColor="text1"/>
              </w:rPr>
              <w:t xml:space="preserve"> vendor be used to organize this activity?</w:t>
            </w:r>
          </w:p>
        </w:tc>
        <w:tc>
          <w:tcPr>
            <w:tcW w:w="2868" w:type="dxa"/>
          </w:tcPr>
          <w:p w14:paraId="3083F6C4" w14:textId="77777777" w:rsidR="00EC4905" w:rsidRPr="00F33323" w:rsidRDefault="00EC4905" w:rsidP="00EE7FF4">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 xml:space="preserve">Field Format: </w:t>
            </w:r>
            <w:r w:rsidR="004F6BDE" w:rsidRPr="00F33323">
              <w:t>Yes/No Radio Button</w:t>
            </w:r>
          </w:p>
          <w:p w14:paraId="519E8BA7" w14:textId="77777777" w:rsidR="00EC4905" w:rsidRPr="00F33323" w:rsidRDefault="00EC4905" w:rsidP="00EE7FF4">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Required: Yes</w:t>
            </w:r>
          </w:p>
          <w:p w14:paraId="4A606653" w14:textId="2AE384DD" w:rsidR="00EC4905" w:rsidRPr="00F33323" w:rsidRDefault="00EC4905" w:rsidP="00EE7FF4">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443" w:author="Michael Petite" w:date="2017-02-24T11:25:00Z">
              <w:r w:rsidR="00F33323" w:rsidRPr="00F33323" w:rsidDel="00EE7FF4">
                <w:delText>None</w:delText>
              </w:r>
            </w:del>
            <w:ins w:id="3444" w:author="Michael Petite" w:date="2017-02-24T11:25:00Z">
              <w:r w:rsidR="00EE7FF4">
                <w:t>Yes or no must be selected</w:t>
              </w:r>
            </w:ins>
          </w:p>
        </w:tc>
        <w:tc>
          <w:tcPr>
            <w:tcW w:w="1456" w:type="dxa"/>
          </w:tcPr>
          <w:p w14:paraId="6F426421"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3C6872">
              <w:rPr>
                <w:color w:val="000000" w:themeColor="text1"/>
              </w:rPr>
              <w:t>New</w:t>
            </w:r>
          </w:p>
        </w:tc>
      </w:tr>
      <w:tr w:rsidR="004F6BDE" w:rsidRPr="006239F1" w14:paraId="743AA2CA" w14:textId="77777777" w:rsidTr="00F20D0C">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10F32B98" w14:textId="77777777" w:rsidR="004F6BDE" w:rsidRPr="00950252" w:rsidRDefault="004F6BDE" w:rsidP="004F6BDE">
            <w:pPr>
              <w:rPr>
                <w:b w:val="0"/>
                <w:color w:val="000000" w:themeColor="text1"/>
              </w:rPr>
            </w:pPr>
            <w:r>
              <w:rPr>
                <w:b w:val="0"/>
                <w:color w:val="000000" w:themeColor="text1"/>
              </w:rPr>
              <w:t>Data Capture</w:t>
            </w:r>
          </w:p>
        </w:tc>
        <w:tc>
          <w:tcPr>
            <w:tcW w:w="2017" w:type="dxa"/>
          </w:tcPr>
          <w:p w14:paraId="5BDC2468" w14:textId="77777777" w:rsidR="004F6BDE" w:rsidRDefault="004F6BDE" w:rsidP="004F6BD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Please provide vendor name</w:t>
            </w:r>
          </w:p>
        </w:tc>
        <w:tc>
          <w:tcPr>
            <w:tcW w:w="2017" w:type="dxa"/>
          </w:tcPr>
          <w:p w14:paraId="276DA0D8" w14:textId="77777777" w:rsidR="004F6BDE" w:rsidRPr="006239F1" w:rsidRDefault="004F6BDE" w:rsidP="004F6BDE">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“Please provide vendor name”</w:t>
            </w:r>
          </w:p>
        </w:tc>
        <w:tc>
          <w:tcPr>
            <w:tcW w:w="2868" w:type="dxa"/>
          </w:tcPr>
          <w:p w14:paraId="33C049FF" w14:textId="77777777" w:rsidR="004F6BDE" w:rsidRPr="00F33323" w:rsidRDefault="004F6BDE" w:rsidP="004F6BD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Field Format: Free text box </w:t>
            </w:r>
          </w:p>
          <w:p w14:paraId="72E39912" w14:textId="77777777" w:rsidR="004F6BDE" w:rsidRPr="00F33323" w:rsidRDefault="004F6BDE" w:rsidP="004F6BD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F33323">
              <w:t xml:space="preserve">Required: Yes </w:t>
            </w:r>
          </w:p>
          <w:p w14:paraId="207434C9" w14:textId="77777777" w:rsidR="004F6BDE" w:rsidRPr="00F33323" w:rsidRDefault="004F6BDE"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 Field will be displayed only when “Yes” is selected for “Will a third-party vendor be used to organize this activity?”</w:t>
            </w:r>
          </w:p>
          <w:p w14:paraId="2519D691" w14:textId="77777777" w:rsidR="00013CC4" w:rsidRPr="00F33323" w:rsidRDefault="00013CC4"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6B494074" w14:textId="77777777" w:rsidR="004F6BDE" w:rsidRPr="006239F1" w:rsidRDefault="004F6BDE" w:rsidP="004F6BDE">
            <w:pPr>
              <w:cnfStyle w:val="000000000000" w:firstRow="0" w:lastRow="0" w:firstColumn="0" w:lastColumn="0" w:oddVBand="0" w:evenVBand="0" w:oddHBand="0" w:evenHBand="0" w:firstRowFirstColumn="0" w:firstRowLastColumn="0" w:lastRowFirstColumn="0" w:lastRowLastColumn="0"/>
              <w:rPr>
                <w:color w:val="000000" w:themeColor="text1"/>
              </w:rPr>
            </w:pPr>
            <w:r w:rsidRPr="003C6872">
              <w:rPr>
                <w:color w:val="000000" w:themeColor="text1"/>
              </w:rPr>
              <w:t>New</w:t>
            </w:r>
          </w:p>
        </w:tc>
      </w:tr>
      <w:tr w:rsidR="00EC4905" w:rsidRPr="006239F1" w14:paraId="3504302F" w14:textId="77777777" w:rsidTr="004F6BDE">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992" w:type="dxa"/>
          </w:tcPr>
          <w:p w14:paraId="08841AF1" w14:textId="77777777" w:rsidR="00EC4905" w:rsidRPr="00950252" w:rsidRDefault="00EC4905" w:rsidP="00EC4905">
            <w:pPr>
              <w:rPr>
                <w:b w:val="0"/>
                <w:color w:val="000000" w:themeColor="text1"/>
              </w:rPr>
            </w:pPr>
            <w:r>
              <w:rPr>
                <w:b w:val="0"/>
                <w:color w:val="000000" w:themeColor="text1"/>
              </w:rPr>
              <w:t>Data Capture</w:t>
            </w:r>
          </w:p>
        </w:tc>
        <w:tc>
          <w:tcPr>
            <w:tcW w:w="2017" w:type="dxa"/>
            <w:vAlign w:val="bottom"/>
          </w:tcPr>
          <w:p w14:paraId="4F0A5742" w14:textId="77777777" w:rsidR="00EC4905" w:rsidRDefault="004F6BDE"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w:t>
            </w:r>
            <w:r w:rsidR="00EC4905" w:rsidRPr="00EC4905">
              <w:rPr>
                <w:color w:val="000000" w:themeColor="text1"/>
              </w:rPr>
              <w:t>as an approval been obtained from the Third Party Due Diligence Team?</w:t>
            </w:r>
          </w:p>
        </w:tc>
        <w:tc>
          <w:tcPr>
            <w:tcW w:w="2017" w:type="dxa"/>
            <w:vAlign w:val="bottom"/>
          </w:tcPr>
          <w:p w14:paraId="5AC2524C"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Add New Field - </w:t>
            </w:r>
            <w:r w:rsidR="004F6BDE">
              <w:rPr>
                <w:color w:val="000000" w:themeColor="text1"/>
              </w:rPr>
              <w:t>H</w:t>
            </w:r>
            <w:r w:rsidRPr="00EC4905">
              <w:rPr>
                <w:color w:val="000000" w:themeColor="text1"/>
              </w:rPr>
              <w:t>as an approval been obtained from the Third Party Due Diligence Team?</w:t>
            </w:r>
          </w:p>
        </w:tc>
        <w:tc>
          <w:tcPr>
            <w:tcW w:w="2868" w:type="dxa"/>
          </w:tcPr>
          <w:p w14:paraId="6BDC06D9" w14:textId="77777777" w:rsidR="00EC4905" w:rsidRPr="00F33323" w:rsidRDefault="004F6BDE" w:rsidP="004F6BD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F33323">
              <w:t>Field Format: Radio Button</w:t>
            </w:r>
          </w:p>
          <w:p w14:paraId="72FF997B" w14:textId="77777777" w:rsidR="004F6BDE" w:rsidRPr="00F33323" w:rsidRDefault="004F6BDE" w:rsidP="004F6BD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F33323">
              <w:t>Values: Yes/No/ N/A</w:t>
            </w:r>
          </w:p>
          <w:p w14:paraId="52AFFE31" w14:textId="77777777" w:rsidR="004F6BDE" w:rsidRPr="00F33323" w:rsidRDefault="004F6BDE" w:rsidP="004F6BD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44B7770A" w14:textId="77777777" w:rsidR="00EC4905" w:rsidRPr="00F33323" w:rsidRDefault="004F6BDE" w:rsidP="004F6BD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F33323">
              <w:t>Validation: Field will be displayed only when “Yes” is selected for “Will a third-party vendor be used to organize this activity?”</w:t>
            </w:r>
          </w:p>
          <w:p w14:paraId="4D5EA149" w14:textId="77777777" w:rsidR="00013CC4" w:rsidRPr="00F33323" w:rsidRDefault="00013CC4" w:rsidP="004F6BD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tcPr>
          <w:p w14:paraId="425E4184" w14:textId="77777777" w:rsidR="00EC4905" w:rsidRPr="006239F1" w:rsidRDefault="00EC4905" w:rsidP="00EC4905">
            <w:pPr>
              <w:cnfStyle w:val="000000100000" w:firstRow="0" w:lastRow="0" w:firstColumn="0" w:lastColumn="0" w:oddVBand="0" w:evenVBand="0" w:oddHBand="1" w:evenHBand="0" w:firstRowFirstColumn="0" w:firstRowLastColumn="0" w:lastRowFirstColumn="0" w:lastRowLastColumn="0"/>
              <w:rPr>
                <w:color w:val="000000" w:themeColor="text1"/>
              </w:rPr>
            </w:pPr>
            <w:r w:rsidRPr="003C6872">
              <w:rPr>
                <w:color w:val="000000" w:themeColor="text1"/>
              </w:rPr>
              <w:t>New</w:t>
            </w:r>
          </w:p>
        </w:tc>
      </w:tr>
      <w:tr w:rsidR="00EC4905" w:rsidRPr="006239F1" w14:paraId="497EFC79" w14:textId="77777777" w:rsidTr="004F6BDE">
        <w:trPr>
          <w:trHeight w:val="436"/>
        </w:trPr>
        <w:tc>
          <w:tcPr>
            <w:cnfStyle w:val="001000000000" w:firstRow="0" w:lastRow="0" w:firstColumn="1" w:lastColumn="0" w:oddVBand="0" w:evenVBand="0" w:oddHBand="0" w:evenHBand="0" w:firstRowFirstColumn="0" w:firstRowLastColumn="0" w:lastRowFirstColumn="0" w:lastRowLastColumn="0"/>
            <w:tcW w:w="992" w:type="dxa"/>
          </w:tcPr>
          <w:p w14:paraId="7CB93CA2" w14:textId="77777777" w:rsidR="00EC4905" w:rsidRPr="00950252" w:rsidRDefault="00EC4905" w:rsidP="00EC4905">
            <w:pPr>
              <w:rPr>
                <w:b w:val="0"/>
                <w:color w:val="000000" w:themeColor="text1"/>
              </w:rPr>
            </w:pPr>
            <w:r>
              <w:rPr>
                <w:b w:val="0"/>
                <w:color w:val="000000" w:themeColor="text1"/>
              </w:rPr>
              <w:t>Data Capture</w:t>
            </w:r>
          </w:p>
        </w:tc>
        <w:tc>
          <w:tcPr>
            <w:tcW w:w="2017" w:type="dxa"/>
            <w:vAlign w:val="bottom"/>
          </w:tcPr>
          <w:p w14:paraId="69581094" w14:textId="77777777" w:rsidR="00EC4905"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sidRPr="00EC4905">
              <w:rPr>
                <w:color w:val="000000" w:themeColor="text1"/>
              </w:rPr>
              <w:t>Who will manage the contractual relationship with the Candidate?  Include name, title, phone and country</w:t>
            </w:r>
          </w:p>
        </w:tc>
        <w:tc>
          <w:tcPr>
            <w:tcW w:w="2017" w:type="dxa"/>
            <w:vAlign w:val="bottom"/>
          </w:tcPr>
          <w:p w14:paraId="7280F62C" w14:textId="77777777" w:rsidR="00EC4905" w:rsidRPr="006239F1"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Add New Field - </w:t>
            </w:r>
            <w:r w:rsidRPr="00EC4905">
              <w:rPr>
                <w:color w:val="000000" w:themeColor="text1"/>
              </w:rPr>
              <w:t>Who will manage the contractual relationship with the Candidate?  Include name, title, phone and country</w:t>
            </w:r>
          </w:p>
        </w:tc>
        <w:tc>
          <w:tcPr>
            <w:tcW w:w="2868" w:type="dxa"/>
          </w:tcPr>
          <w:p w14:paraId="5870F237" w14:textId="77777777" w:rsidR="00EC4905" w:rsidRPr="00F33323" w:rsidRDefault="00EC4905"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0009081E" w14:textId="77777777" w:rsidR="00EC4905" w:rsidRPr="00F33323" w:rsidRDefault="00EC4905"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Required: Yes</w:t>
            </w:r>
          </w:p>
          <w:p w14:paraId="75891C18" w14:textId="6331796B" w:rsidR="00EC4905" w:rsidRPr="00F33323" w:rsidRDefault="00EC4905"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w:t>
            </w:r>
            <w:r w:rsidR="00F33323" w:rsidRPr="00F33323">
              <w:t xml:space="preserve"> </w:t>
            </w:r>
            <w:del w:id="3445" w:author="Michael Petite" w:date="2017-02-24T11:28:00Z">
              <w:r w:rsidR="00F33323" w:rsidRPr="00F33323" w:rsidDel="00EE7FF4">
                <w:delText>None</w:delText>
              </w:r>
            </w:del>
            <w:ins w:id="3446" w:author="Michael Petite" w:date="2017-02-24T11:28:00Z">
              <w:r w:rsidR="00EE7FF4">
                <w:t>Text must be present in this field</w:t>
              </w:r>
            </w:ins>
          </w:p>
          <w:p w14:paraId="2807C393" w14:textId="77777777" w:rsidR="00013CC4" w:rsidRPr="00F33323" w:rsidRDefault="00013CC4" w:rsidP="00EE7FF4">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tcPr>
          <w:p w14:paraId="4CE6B372" w14:textId="77777777" w:rsidR="00EC4905" w:rsidRPr="006239F1" w:rsidRDefault="00EC4905" w:rsidP="00EC4905">
            <w:pPr>
              <w:cnfStyle w:val="000000000000" w:firstRow="0" w:lastRow="0" w:firstColumn="0" w:lastColumn="0" w:oddVBand="0" w:evenVBand="0" w:oddHBand="0" w:evenHBand="0" w:firstRowFirstColumn="0" w:firstRowLastColumn="0" w:lastRowFirstColumn="0" w:lastRowLastColumn="0"/>
              <w:rPr>
                <w:color w:val="000000" w:themeColor="text1"/>
              </w:rPr>
            </w:pPr>
            <w:r w:rsidRPr="003C6872">
              <w:rPr>
                <w:color w:val="000000" w:themeColor="text1"/>
              </w:rPr>
              <w:t>New</w:t>
            </w:r>
          </w:p>
        </w:tc>
      </w:tr>
    </w:tbl>
    <w:p w14:paraId="27A8828E" w14:textId="77777777" w:rsidR="002D6C81" w:rsidRPr="001750D9" w:rsidRDefault="002D6C81" w:rsidP="002D6C81"/>
    <w:p w14:paraId="06A537D6" w14:textId="77777777" w:rsidR="002D6C81" w:rsidRDefault="002D6C81" w:rsidP="002D6C81">
      <w:pPr>
        <w:pStyle w:val="Heading5"/>
      </w:pPr>
      <w:bookmarkStart w:id="3447" w:name="_Toc475949524"/>
      <w:r>
        <w:t>Technical Specification Changes</w:t>
      </w:r>
      <w:bookmarkEnd w:id="3447"/>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2D6C81" w:rsidRPr="00612C84" w14:paraId="6EED805A" w14:textId="77777777" w:rsidTr="00EC4385">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0B5BD3B4" w14:textId="77777777" w:rsidR="002D6C81" w:rsidRDefault="002D6C81" w:rsidP="00EC4385">
            <w:pPr>
              <w:jc w:val="center"/>
              <w:rPr>
                <w:sz w:val="18"/>
                <w:szCs w:val="28"/>
              </w:rPr>
            </w:pPr>
            <w:r>
              <w:rPr>
                <w:sz w:val="18"/>
                <w:szCs w:val="28"/>
              </w:rPr>
              <w:t>BR ID</w:t>
            </w:r>
          </w:p>
        </w:tc>
        <w:tc>
          <w:tcPr>
            <w:tcW w:w="1929" w:type="dxa"/>
            <w:shd w:val="clear" w:color="auto" w:fill="367CC1"/>
            <w:vAlign w:val="center"/>
          </w:tcPr>
          <w:p w14:paraId="5CD55464"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7F135C69" w14:textId="77777777" w:rsidR="002D6C81"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24CD316A" w14:textId="77777777" w:rsidR="002D6C81" w:rsidRPr="00612C84" w:rsidRDefault="002D6C81"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2D6C81" w:rsidRPr="006B3718" w14:paraId="0A48BC09" w14:textId="77777777" w:rsidTr="00EC4385">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2861FC86" w14:textId="77777777" w:rsidR="002D6C81" w:rsidRDefault="002D6C81" w:rsidP="00EC4385">
            <w:pPr>
              <w:rPr>
                <w:color w:val="FF0000"/>
              </w:rPr>
            </w:pPr>
          </w:p>
        </w:tc>
        <w:tc>
          <w:tcPr>
            <w:tcW w:w="1929" w:type="dxa"/>
          </w:tcPr>
          <w:p w14:paraId="52217606"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68B999BF"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334C1EDC" w14:textId="77777777" w:rsidR="002D6C81" w:rsidRPr="006B3718" w:rsidRDefault="002D6C81" w:rsidP="00EC4385">
            <w:pPr>
              <w:cnfStyle w:val="000000100000" w:firstRow="0" w:lastRow="0" w:firstColumn="0" w:lastColumn="0" w:oddVBand="0" w:evenVBand="0" w:oddHBand="1" w:evenHBand="0" w:firstRowFirstColumn="0" w:firstRowLastColumn="0" w:lastRowFirstColumn="0" w:lastRowLastColumn="0"/>
              <w:rPr>
                <w:color w:val="FF0000"/>
              </w:rPr>
            </w:pPr>
          </w:p>
        </w:tc>
      </w:tr>
    </w:tbl>
    <w:p w14:paraId="23625E24" w14:textId="77777777" w:rsidR="002D6C81" w:rsidRPr="001750D9" w:rsidRDefault="002D6C81" w:rsidP="002D6C81"/>
    <w:p w14:paraId="0FC25FC0" w14:textId="77777777" w:rsidR="002D6C81" w:rsidRDefault="002D6C81" w:rsidP="002D6C81">
      <w:pPr>
        <w:pStyle w:val="Heading4"/>
        <w:numPr>
          <w:ilvl w:val="2"/>
          <w:numId w:val="2"/>
        </w:numPr>
      </w:pPr>
      <w:bookmarkStart w:id="3448" w:name="_Toc475949525"/>
      <w:r>
        <w:t>Wireframes</w:t>
      </w:r>
      <w:bookmarkEnd w:id="3448"/>
    </w:p>
    <w:p w14:paraId="2EE005F8" w14:textId="77777777" w:rsidR="0026567C" w:rsidRPr="0026567C" w:rsidRDefault="0026567C" w:rsidP="0026567C">
      <w:r>
        <w:rPr>
          <w:noProof/>
        </w:rPr>
        <w:lastRenderedPageBreak/>
        <w:drawing>
          <wp:inline distT="0" distB="0" distL="0" distR="0" wp14:anchorId="34F61FB7" wp14:editId="612B7563">
            <wp:extent cx="5943600" cy="7755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ket_Research_Wireframe_1.png"/>
                    <pic:cNvPicPr/>
                  </pic:nvPicPr>
                  <pic:blipFill>
                    <a:blip r:embed="rId36"/>
                    <a:stretch>
                      <a:fillRect/>
                    </a:stretch>
                  </pic:blipFill>
                  <pic:spPr>
                    <a:xfrm>
                      <a:off x="0" y="0"/>
                      <a:ext cx="5943600" cy="7755890"/>
                    </a:xfrm>
                    <a:prstGeom prst="rect">
                      <a:avLst/>
                    </a:prstGeom>
                  </pic:spPr>
                </pic:pic>
              </a:graphicData>
            </a:graphic>
          </wp:inline>
        </w:drawing>
      </w:r>
      <w:r>
        <w:rPr>
          <w:noProof/>
        </w:rPr>
        <w:lastRenderedPageBreak/>
        <w:drawing>
          <wp:inline distT="0" distB="0" distL="0" distR="0" wp14:anchorId="5B4342DC" wp14:editId="3E68E157">
            <wp:extent cx="5753903" cy="742101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ket_Research_Wireframe_2.png"/>
                    <pic:cNvPicPr/>
                  </pic:nvPicPr>
                  <pic:blipFill>
                    <a:blip r:embed="rId37"/>
                    <a:stretch>
                      <a:fillRect/>
                    </a:stretch>
                  </pic:blipFill>
                  <pic:spPr>
                    <a:xfrm>
                      <a:off x="0" y="0"/>
                      <a:ext cx="5753903" cy="7421011"/>
                    </a:xfrm>
                    <a:prstGeom prst="rect">
                      <a:avLst/>
                    </a:prstGeom>
                  </pic:spPr>
                </pic:pic>
              </a:graphicData>
            </a:graphic>
          </wp:inline>
        </w:drawing>
      </w:r>
      <w:r>
        <w:rPr>
          <w:noProof/>
        </w:rPr>
        <w:lastRenderedPageBreak/>
        <w:drawing>
          <wp:inline distT="0" distB="0" distL="0" distR="0" wp14:anchorId="5899A444" wp14:editId="193FA07E">
            <wp:extent cx="6829865" cy="56506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ket_Research_Wireframe_3.png"/>
                    <pic:cNvPicPr/>
                  </pic:nvPicPr>
                  <pic:blipFill>
                    <a:blip r:embed="rId38"/>
                    <a:stretch>
                      <a:fillRect/>
                    </a:stretch>
                  </pic:blipFill>
                  <pic:spPr>
                    <a:xfrm>
                      <a:off x="0" y="0"/>
                      <a:ext cx="6841393" cy="5660230"/>
                    </a:xfrm>
                    <a:prstGeom prst="rect">
                      <a:avLst/>
                    </a:prstGeom>
                  </pic:spPr>
                </pic:pic>
              </a:graphicData>
            </a:graphic>
          </wp:inline>
        </w:drawing>
      </w:r>
    </w:p>
    <w:p w14:paraId="344A1644" w14:textId="02010D82" w:rsidR="00E02110" w:rsidRDefault="00E02110" w:rsidP="00E02110">
      <w:pPr>
        <w:pStyle w:val="Heading3"/>
      </w:pPr>
      <w:del w:id="3449" w:author="Michael Petite" w:date="2017-02-24T11:50:00Z">
        <w:r w:rsidDel="0020358C">
          <w:delText xml:space="preserve">Other Information </w:delText>
        </w:r>
        <w:r w:rsidDel="0020358C">
          <w:rPr>
            <w:color w:val="C00000"/>
          </w:rPr>
          <w:delText>(HIDDEN)</w:delText>
        </w:r>
      </w:del>
      <w:bookmarkStart w:id="3450" w:name="_Toc475949526"/>
      <w:ins w:id="3451" w:author="Michael Petite" w:date="2017-02-24T11:50:00Z">
        <w:r w:rsidR="0020358C">
          <w:t>Grants and Donations</w:t>
        </w:r>
      </w:ins>
      <w:bookmarkEnd w:id="3450"/>
    </w:p>
    <w:p w14:paraId="1945022D" w14:textId="77777777" w:rsidR="00E02110" w:rsidRPr="00B03F42" w:rsidRDefault="00E02110" w:rsidP="00E02110">
      <w:pPr>
        <w:pStyle w:val="Heading4"/>
        <w:numPr>
          <w:ilvl w:val="2"/>
          <w:numId w:val="2"/>
        </w:numPr>
      </w:pPr>
      <w:bookmarkStart w:id="3452" w:name="_Toc475949527"/>
      <w:r>
        <w:t>Business Requirements Changes</w:t>
      </w:r>
      <w:bookmarkEnd w:id="3452"/>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E02110" w:rsidRPr="00612C84" w14:paraId="396D5D15" w14:textId="77777777" w:rsidTr="00AA748F">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0771392A" w14:textId="77777777" w:rsidR="00E02110" w:rsidRPr="00612C84" w:rsidRDefault="00E02110" w:rsidP="00AA748F">
            <w:pPr>
              <w:jc w:val="center"/>
              <w:rPr>
                <w:sz w:val="18"/>
                <w:szCs w:val="28"/>
              </w:rPr>
            </w:pPr>
            <w:r>
              <w:rPr>
                <w:sz w:val="18"/>
                <w:szCs w:val="28"/>
              </w:rPr>
              <w:t>Original BR ID</w:t>
            </w:r>
          </w:p>
        </w:tc>
        <w:tc>
          <w:tcPr>
            <w:tcW w:w="7200" w:type="dxa"/>
            <w:shd w:val="clear" w:color="auto" w:fill="367CC1"/>
            <w:vAlign w:val="center"/>
          </w:tcPr>
          <w:p w14:paraId="1DAAB84E" w14:textId="77777777" w:rsidR="00E02110" w:rsidRPr="00612C84" w:rsidRDefault="00E02110"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E02110" w:rsidRPr="00B66624" w14:paraId="10D500B2" w14:textId="77777777" w:rsidTr="00AA748F">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3398B2D1" w14:textId="77777777" w:rsidR="00E02110" w:rsidRPr="00B66624" w:rsidRDefault="00E02110" w:rsidP="00AA748F">
            <w:pPr>
              <w:rPr>
                <w:color w:val="000000" w:themeColor="text1"/>
              </w:rPr>
            </w:pPr>
            <w:r>
              <w:rPr>
                <w:color w:val="000000" w:themeColor="text1"/>
              </w:rPr>
              <w:t>BR-GD-001</w:t>
            </w:r>
          </w:p>
        </w:tc>
        <w:tc>
          <w:tcPr>
            <w:tcW w:w="7200" w:type="dxa"/>
          </w:tcPr>
          <w:p w14:paraId="0410BAA5" w14:textId="4B241FB2" w:rsidR="00E02110" w:rsidRPr="00B66624" w:rsidRDefault="00E02110" w:rsidP="00AA748F">
            <w:pPr>
              <w:cnfStyle w:val="000000100000" w:firstRow="0" w:lastRow="0" w:firstColumn="0" w:lastColumn="0" w:oddVBand="0" w:evenVBand="0" w:oddHBand="1" w:evenHBand="0" w:firstRowFirstColumn="0" w:firstRowLastColumn="0" w:lastRowFirstColumn="0" w:lastRowLastColumn="0"/>
              <w:rPr>
                <w:color w:val="000000" w:themeColor="text1"/>
              </w:rPr>
            </w:pPr>
            <w:commentRangeStart w:id="3453"/>
            <w:commentRangeStart w:id="3454"/>
            <w:commentRangeStart w:id="3455"/>
            <w:r>
              <w:rPr>
                <w:color w:val="000000" w:themeColor="text1"/>
              </w:rPr>
              <w:t>Section</w:t>
            </w:r>
            <w:commentRangeEnd w:id="3453"/>
            <w:r w:rsidR="002019AC">
              <w:rPr>
                <w:rStyle w:val="CommentReference"/>
                <w:rFonts w:ascii="Calibri" w:eastAsia="Calibri" w:hAnsi="Calibri" w:cs="Times New Roman"/>
              </w:rPr>
              <w:commentReference w:id="3453"/>
            </w:r>
            <w:commentRangeEnd w:id="3454"/>
            <w:r w:rsidR="000A012C">
              <w:rPr>
                <w:rStyle w:val="CommentReference"/>
                <w:rFonts w:ascii="Calibri" w:eastAsia="Calibri" w:hAnsi="Calibri" w:cs="Times New Roman"/>
              </w:rPr>
              <w:commentReference w:id="3454"/>
            </w:r>
            <w:commentRangeEnd w:id="3455"/>
            <w:r w:rsidR="003F30D8">
              <w:rPr>
                <w:rStyle w:val="CommentReference"/>
                <w:rFonts w:ascii="Calibri" w:eastAsia="Calibri" w:hAnsi="Calibri" w:cs="Times New Roman"/>
              </w:rPr>
              <w:commentReference w:id="3455"/>
            </w:r>
            <w:r>
              <w:rPr>
                <w:color w:val="000000" w:themeColor="text1"/>
              </w:rPr>
              <w:t xml:space="preserve"> will be renamed to “</w:t>
            </w:r>
            <w:del w:id="3456" w:author="Michael Petite" w:date="2017-02-24T11:51:00Z">
              <w:r w:rsidDel="0020358C">
                <w:rPr>
                  <w:color w:val="000000" w:themeColor="text1"/>
                </w:rPr>
                <w:delText>Other Information</w:delText>
              </w:r>
            </w:del>
            <w:ins w:id="3457" w:author="Michael Petite" w:date="2017-02-24T11:51:00Z">
              <w:r w:rsidR="0020358C">
                <w:rPr>
                  <w:color w:val="000000" w:themeColor="text1"/>
                </w:rPr>
                <w:t>Activity Category</w:t>
              </w:r>
            </w:ins>
            <w:r>
              <w:rPr>
                <w:color w:val="000000" w:themeColor="text1"/>
              </w:rPr>
              <w:t>” as it will be used for non-grant activities and Teva does not want to confused the users</w:t>
            </w:r>
          </w:p>
        </w:tc>
      </w:tr>
      <w:tr w:rsidR="00E02110" w:rsidRPr="00B66624" w:rsidDel="002D4CCF" w14:paraId="53242423" w14:textId="1036E737" w:rsidTr="00AA748F">
        <w:trPr>
          <w:trHeight w:val="282"/>
          <w:del w:id="3458" w:author="Michael Petite" w:date="2017-02-27T07:25:00Z"/>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56885B58" w14:textId="38D514AC" w:rsidR="00E02110" w:rsidRPr="00B66624" w:rsidDel="002D4CCF" w:rsidRDefault="00E02110" w:rsidP="00AA748F">
            <w:pPr>
              <w:rPr>
                <w:del w:id="3459" w:author="Michael Petite" w:date="2017-02-27T07:25:00Z"/>
                <w:color w:val="000000" w:themeColor="text1"/>
              </w:rPr>
            </w:pPr>
            <w:del w:id="3460" w:author="Michael Petite" w:date="2017-02-27T07:25:00Z">
              <w:r w:rsidDel="002D4CCF">
                <w:rPr>
                  <w:color w:val="000000" w:themeColor="text1"/>
                </w:rPr>
                <w:delText>BR-GD-002</w:delText>
              </w:r>
            </w:del>
          </w:p>
        </w:tc>
        <w:tc>
          <w:tcPr>
            <w:tcW w:w="7200" w:type="dxa"/>
          </w:tcPr>
          <w:p w14:paraId="48251F07" w14:textId="6186ECCA" w:rsidR="00E02110" w:rsidRPr="00B66624" w:rsidDel="002D4CCF" w:rsidRDefault="00E02110" w:rsidP="00AA748F">
            <w:pPr>
              <w:cnfStyle w:val="000000000000" w:firstRow="0" w:lastRow="0" w:firstColumn="0" w:lastColumn="0" w:oddVBand="0" w:evenVBand="0" w:oddHBand="0" w:evenHBand="0" w:firstRowFirstColumn="0" w:firstRowLastColumn="0" w:lastRowFirstColumn="0" w:lastRowLastColumn="0"/>
              <w:rPr>
                <w:del w:id="3461" w:author="Michael Petite" w:date="2017-02-27T07:25:00Z"/>
                <w:color w:val="000000" w:themeColor="text1"/>
              </w:rPr>
            </w:pPr>
            <w:del w:id="3462" w:author="Michael Petite" w:date="2017-02-24T11:51:00Z">
              <w:r w:rsidDel="0020358C">
                <w:rPr>
                  <w:color w:val="000000" w:themeColor="text1"/>
                </w:rPr>
                <w:delText>As page level customizations will remove all fields currently present on the “Grants and Donations” page, it will need to be hidden in the workflow</w:delText>
              </w:r>
            </w:del>
          </w:p>
        </w:tc>
      </w:tr>
    </w:tbl>
    <w:p w14:paraId="2C8B2F54" w14:textId="77777777" w:rsidR="00E02110" w:rsidRPr="001750D9" w:rsidRDefault="00E02110" w:rsidP="00E02110"/>
    <w:p w14:paraId="72A37078" w14:textId="77777777" w:rsidR="00E02110" w:rsidRPr="00B03F42" w:rsidRDefault="00E02110" w:rsidP="00E02110">
      <w:pPr>
        <w:pStyle w:val="Heading4"/>
        <w:numPr>
          <w:ilvl w:val="2"/>
          <w:numId w:val="2"/>
        </w:numPr>
      </w:pPr>
      <w:bookmarkStart w:id="3463" w:name="_Toc475949528"/>
      <w:r>
        <w:t>Technical Customizations</w:t>
      </w:r>
      <w:bookmarkEnd w:id="3463"/>
    </w:p>
    <w:p w14:paraId="031EAC53" w14:textId="77777777" w:rsidR="00E02110" w:rsidRDefault="00E02110" w:rsidP="00E02110">
      <w:pPr>
        <w:pStyle w:val="Heading5"/>
      </w:pPr>
      <w:bookmarkStart w:id="3464" w:name="_Toc475949529"/>
      <w:r>
        <w:lastRenderedPageBreak/>
        <w:t>Page Level Customizations</w:t>
      </w:r>
      <w:bookmarkEnd w:id="3464"/>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1"/>
        <w:gridCol w:w="1640"/>
        <w:gridCol w:w="1773"/>
        <w:gridCol w:w="3080"/>
        <w:gridCol w:w="1456"/>
      </w:tblGrid>
      <w:tr w:rsidR="00E02110" w14:paraId="1948642F" w14:textId="77777777" w:rsidTr="00AA748F">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shd w:val="clear" w:color="auto" w:fill="367CC1"/>
            <w:vAlign w:val="center"/>
          </w:tcPr>
          <w:p w14:paraId="4AC5A207" w14:textId="77777777" w:rsidR="00E02110" w:rsidRPr="00612C84" w:rsidRDefault="00E02110" w:rsidP="00AA748F">
            <w:pPr>
              <w:rPr>
                <w:sz w:val="18"/>
                <w:szCs w:val="28"/>
              </w:rPr>
            </w:pPr>
            <w:r>
              <w:rPr>
                <w:sz w:val="18"/>
                <w:szCs w:val="28"/>
              </w:rPr>
              <w:t>Attribute Type</w:t>
            </w:r>
          </w:p>
        </w:tc>
        <w:tc>
          <w:tcPr>
            <w:tcW w:w="1640" w:type="dxa"/>
            <w:shd w:val="clear" w:color="auto" w:fill="367CC1"/>
            <w:vAlign w:val="center"/>
          </w:tcPr>
          <w:p w14:paraId="1AE5B107" w14:textId="77777777" w:rsidR="00E02110" w:rsidRPr="00612C84" w:rsidRDefault="00E02110"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773" w:type="dxa"/>
            <w:shd w:val="clear" w:color="auto" w:fill="367CC1"/>
            <w:vAlign w:val="center"/>
          </w:tcPr>
          <w:p w14:paraId="78C512C9" w14:textId="77777777" w:rsidR="00E02110" w:rsidRPr="00612C84" w:rsidRDefault="00E02110"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3080" w:type="dxa"/>
            <w:shd w:val="clear" w:color="auto" w:fill="367CC1"/>
            <w:vAlign w:val="center"/>
          </w:tcPr>
          <w:p w14:paraId="3B6EA088" w14:textId="77777777" w:rsidR="00E02110" w:rsidRPr="00612C84" w:rsidRDefault="00E02110"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1E115075" w14:textId="77777777" w:rsidR="00E02110" w:rsidRDefault="00E02110"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E02110" w:rsidRPr="006239F1" w14:paraId="2A33D5A6" w14:textId="77777777" w:rsidTr="00AA748F">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09382416" w14:textId="77777777" w:rsidR="00E02110" w:rsidRPr="006239F1" w:rsidRDefault="00E02110" w:rsidP="00AA748F">
            <w:pPr>
              <w:rPr>
                <w:b w:val="0"/>
                <w:color w:val="000000" w:themeColor="text1"/>
              </w:rPr>
            </w:pPr>
          </w:p>
        </w:tc>
        <w:tc>
          <w:tcPr>
            <w:tcW w:w="1640" w:type="dxa"/>
          </w:tcPr>
          <w:p w14:paraId="49CD1EA2" w14:textId="77777777" w:rsidR="00E02110" w:rsidRPr="006239F1" w:rsidRDefault="00E02110" w:rsidP="00AA748F">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773" w:type="dxa"/>
          </w:tcPr>
          <w:p w14:paraId="5D1D00FF" w14:textId="77777777" w:rsidR="00E02110" w:rsidRPr="006239F1" w:rsidRDefault="00E02110" w:rsidP="00AA748F">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080" w:type="dxa"/>
          </w:tcPr>
          <w:p w14:paraId="3CBC0FCD" w14:textId="77777777" w:rsidR="00E02110" w:rsidRPr="006239F1" w:rsidRDefault="00E02110" w:rsidP="00AA748F">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56" w:type="dxa"/>
            <w:vAlign w:val="center"/>
          </w:tcPr>
          <w:p w14:paraId="15B70B29" w14:textId="77777777" w:rsidR="00E02110" w:rsidRPr="006239F1" w:rsidRDefault="00E02110" w:rsidP="00AA748F">
            <w:p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21980C29" w14:textId="77777777" w:rsidR="00E02110" w:rsidRPr="001750D9" w:rsidRDefault="00E02110" w:rsidP="00E02110"/>
    <w:p w14:paraId="611745FA" w14:textId="77777777" w:rsidR="00E02110" w:rsidRDefault="00E02110" w:rsidP="00E02110">
      <w:pPr>
        <w:pStyle w:val="Heading5"/>
      </w:pPr>
      <w:bookmarkStart w:id="3465" w:name="_Toc475949530"/>
      <w:r>
        <w:t>Technical Specification Changes</w:t>
      </w:r>
      <w:bookmarkEnd w:id="3465"/>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E02110" w:rsidRPr="00612C84" w14:paraId="77BE9FF7" w14:textId="77777777" w:rsidTr="00AA748F">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54E473CB" w14:textId="77777777" w:rsidR="00E02110" w:rsidRDefault="00E02110" w:rsidP="00AA748F">
            <w:pPr>
              <w:jc w:val="center"/>
              <w:rPr>
                <w:sz w:val="18"/>
                <w:szCs w:val="28"/>
              </w:rPr>
            </w:pPr>
            <w:r>
              <w:rPr>
                <w:sz w:val="18"/>
                <w:szCs w:val="28"/>
              </w:rPr>
              <w:t>BR ID</w:t>
            </w:r>
          </w:p>
        </w:tc>
        <w:tc>
          <w:tcPr>
            <w:tcW w:w="1929" w:type="dxa"/>
            <w:shd w:val="clear" w:color="auto" w:fill="367CC1"/>
            <w:vAlign w:val="center"/>
          </w:tcPr>
          <w:p w14:paraId="5B3B02C5" w14:textId="77777777" w:rsidR="00E02110" w:rsidRPr="00612C84" w:rsidRDefault="00E02110"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01E6191C" w14:textId="77777777" w:rsidR="00E02110" w:rsidRDefault="00E02110"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735DFCF8" w14:textId="77777777" w:rsidR="00E02110" w:rsidRPr="00612C84" w:rsidRDefault="00E02110"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E02110" w:rsidRPr="006B3718" w14:paraId="29973DBB" w14:textId="77777777" w:rsidTr="00AA748F">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670BD0D2" w14:textId="77777777" w:rsidR="00E02110" w:rsidRDefault="00E02110" w:rsidP="00AA748F">
            <w:pPr>
              <w:rPr>
                <w:color w:val="FF0000"/>
              </w:rPr>
            </w:pPr>
          </w:p>
        </w:tc>
        <w:tc>
          <w:tcPr>
            <w:tcW w:w="1929" w:type="dxa"/>
          </w:tcPr>
          <w:p w14:paraId="4B56FF80" w14:textId="77777777" w:rsidR="00E02110" w:rsidRPr="006B3718" w:rsidRDefault="00E02110" w:rsidP="00AA748F">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6394AAF6" w14:textId="77777777" w:rsidR="00E02110" w:rsidRPr="006B3718" w:rsidRDefault="00E02110" w:rsidP="00AA748F">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596F9AEC" w14:textId="77777777" w:rsidR="00E02110" w:rsidRPr="006B3718" w:rsidRDefault="00E02110" w:rsidP="00AA748F">
            <w:pPr>
              <w:cnfStyle w:val="000000100000" w:firstRow="0" w:lastRow="0" w:firstColumn="0" w:lastColumn="0" w:oddVBand="0" w:evenVBand="0" w:oddHBand="1" w:evenHBand="0" w:firstRowFirstColumn="0" w:firstRowLastColumn="0" w:lastRowFirstColumn="0" w:lastRowLastColumn="0"/>
              <w:rPr>
                <w:color w:val="FF0000"/>
              </w:rPr>
            </w:pPr>
          </w:p>
        </w:tc>
      </w:tr>
    </w:tbl>
    <w:p w14:paraId="2A27FB4A" w14:textId="77777777" w:rsidR="00E02110" w:rsidRPr="001750D9" w:rsidRDefault="00E02110" w:rsidP="00E02110"/>
    <w:p w14:paraId="6D4D5F33" w14:textId="497D24BE" w:rsidR="00E02110" w:rsidRDefault="00E02110" w:rsidP="00E02110">
      <w:pPr>
        <w:pStyle w:val="Heading4"/>
        <w:numPr>
          <w:ilvl w:val="2"/>
          <w:numId w:val="2"/>
        </w:numPr>
      </w:pPr>
      <w:bookmarkStart w:id="3466" w:name="_Toc475949531"/>
      <w:r>
        <w:t>Wireframes</w:t>
      </w:r>
      <w:bookmarkEnd w:id="3466"/>
    </w:p>
    <w:p w14:paraId="6351BDEE" w14:textId="472B9058" w:rsidR="0019589E" w:rsidRDefault="0019589E" w:rsidP="004A46CC">
      <w:pPr>
        <w:pStyle w:val="Heading3"/>
      </w:pPr>
      <w:bookmarkStart w:id="3467" w:name="_Toc475949532"/>
      <w:r>
        <w:t xml:space="preserve">Activity Category – MSA </w:t>
      </w:r>
      <w:r w:rsidRPr="0019589E">
        <w:rPr>
          <w:color w:val="FF0000"/>
        </w:rPr>
        <w:t>(HIDDEN)</w:t>
      </w:r>
      <w:bookmarkEnd w:id="3467"/>
    </w:p>
    <w:p w14:paraId="51F02E33" w14:textId="77777777" w:rsidR="0019589E" w:rsidRPr="00B03F42" w:rsidRDefault="0019589E" w:rsidP="0019589E">
      <w:pPr>
        <w:pStyle w:val="Heading4"/>
        <w:numPr>
          <w:ilvl w:val="2"/>
          <w:numId w:val="2"/>
        </w:numPr>
      </w:pPr>
      <w:bookmarkStart w:id="3468" w:name="_Toc475949533"/>
      <w:r>
        <w:t>Business Requirements Changes</w:t>
      </w:r>
      <w:bookmarkEnd w:id="3468"/>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19589E" w:rsidRPr="00612C84" w14:paraId="2D4D088A" w14:textId="77777777" w:rsidTr="00AA748F">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06293319" w14:textId="77777777" w:rsidR="0019589E" w:rsidRPr="00612C84" w:rsidRDefault="0019589E" w:rsidP="00AA748F">
            <w:pPr>
              <w:jc w:val="center"/>
              <w:rPr>
                <w:sz w:val="18"/>
                <w:szCs w:val="28"/>
              </w:rPr>
            </w:pPr>
            <w:r>
              <w:rPr>
                <w:sz w:val="18"/>
                <w:szCs w:val="28"/>
              </w:rPr>
              <w:t>Original BR ID</w:t>
            </w:r>
          </w:p>
        </w:tc>
        <w:tc>
          <w:tcPr>
            <w:tcW w:w="7200" w:type="dxa"/>
            <w:shd w:val="clear" w:color="auto" w:fill="367CC1"/>
            <w:vAlign w:val="center"/>
          </w:tcPr>
          <w:p w14:paraId="7599EE04" w14:textId="77777777" w:rsidR="0019589E" w:rsidRPr="00612C84" w:rsidRDefault="0019589E"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19589E" w:rsidRPr="00B66624" w14:paraId="7B1006C4" w14:textId="77777777" w:rsidTr="00AA748F">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7F4D5DFC" w14:textId="77777777" w:rsidR="0019589E" w:rsidRPr="00B66624" w:rsidRDefault="0019589E" w:rsidP="00AA748F">
            <w:pPr>
              <w:rPr>
                <w:color w:val="000000" w:themeColor="text1"/>
              </w:rPr>
            </w:pPr>
            <w:r>
              <w:rPr>
                <w:color w:val="000000" w:themeColor="text1"/>
              </w:rPr>
              <w:t>BR-MSA-001</w:t>
            </w:r>
          </w:p>
        </w:tc>
        <w:tc>
          <w:tcPr>
            <w:tcW w:w="7200" w:type="dxa"/>
          </w:tcPr>
          <w:p w14:paraId="561B942B" w14:textId="77777777" w:rsidR="0019589E" w:rsidRPr="00B66624" w:rsidRDefault="0019589E" w:rsidP="00AA748F">
            <w:pPr>
              <w:cnfStyle w:val="000000100000" w:firstRow="0" w:lastRow="0" w:firstColumn="0" w:lastColumn="0" w:oddVBand="0" w:evenVBand="0" w:oddHBand="1" w:evenHBand="0" w:firstRowFirstColumn="0" w:firstRowLastColumn="0" w:lastRowFirstColumn="0" w:lastRowLastColumn="0"/>
              <w:rPr>
                <w:color w:val="000000" w:themeColor="text1"/>
              </w:rPr>
            </w:pPr>
            <w:r>
              <w:t>MSA Activity Category to be hidden</w:t>
            </w:r>
          </w:p>
        </w:tc>
      </w:tr>
      <w:tr w:rsidR="00AA2A36" w:rsidRPr="00B66624" w14:paraId="0D3948F1" w14:textId="77777777" w:rsidTr="00AA748F">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5C615AA3" w14:textId="7D395C23" w:rsidR="00AA2A36" w:rsidRDefault="00FF20C4" w:rsidP="00AA748F">
            <w:pPr>
              <w:rPr>
                <w:color w:val="000000" w:themeColor="text1"/>
              </w:rPr>
            </w:pPr>
            <w:r>
              <w:rPr>
                <w:color w:val="000000" w:themeColor="text1"/>
              </w:rPr>
              <w:t>BR-MSA-002</w:t>
            </w:r>
          </w:p>
        </w:tc>
        <w:tc>
          <w:tcPr>
            <w:tcW w:w="7200" w:type="dxa"/>
          </w:tcPr>
          <w:p w14:paraId="1DDEF3BD" w14:textId="15C5DB12" w:rsidR="00AA2A36" w:rsidRDefault="00FF20C4" w:rsidP="00AA748F">
            <w:pPr>
              <w:cnfStyle w:val="000000000000" w:firstRow="0" w:lastRow="0" w:firstColumn="0" w:lastColumn="0" w:oddVBand="0" w:evenVBand="0" w:oddHBand="0" w:evenHBand="0" w:firstRowFirstColumn="0" w:firstRowLastColumn="0" w:lastRowFirstColumn="0" w:lastRowLastColumn="0"/>
            </w:pPr>
            <w:r>
              <w:t xml:space="preserve">Remove all mentions of MSA within </w:t>
            </w:r>
            <w:r w:rsidR="00AA2A36">
              <w:t>Admin module, left hand panel and HCP profile.</w:t>
            </w:r>
          </w:p>
        </w:tc>
      </w:tr>
    </w:tbl>
    <w:p w14:paraId="30E0828B" w14:textId="77777777" w:rsidR="0019589E" w:rsidRPr="0019589E" w:rsidRDefault="0019589E" w:rsidP="0019589E"/>
    <w:p w14:paraId="2FFCD35B" w14:textId="49B90BC2" w:rsidR="001750D9" w:rsidRDefault="001750D9" w:rsidP="004A46CC">
      <w:pPr>
        <w:pStyle w:val="Heading3"/>
      </w:pPr>
      <w:bookmarkStart w:id="3469" w:name="_Toc475949534"/>
      <w:r>
        <w:t>Activity Information</w:t>
      </w:r>
      <w:bookmarkEnd w:id="3469"/>
    </w:p>
    <w:p w14:paraId="11452121" w14:textId="13C46C07" w:rsidR="00B03F42" w:rsidRPr="00B03F42" w:rsidRDefault="001750D9" w:rsidP="00B03F42">
      <w:pPr>
        <w:pStyle w:val="Heading4"/>
        <w:numPr>
          <w:ilvl w:val="2"/>
          <w:numId w:val="2"/>
        </w:numPr>
      </w:pPr>
      <w:bookmarkStart w:id="3470" w:name="_Toc475949535"/>
      <w:r>
        <w:t>Business Requirements Changes</w:t>
      </w:r>
      <w:bookmarkEnd w:id="3470"/>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1750D9" w:rsidRPr="00612C84" w14:paraId="151D0798" w14:textId="77777777" w:rsidTr="003F0B9C">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2414A503" w14:textId="77777777" w:rsidR="001750D9" w:rsidRPr="00612C84" w:rsidRDefault="001750D9" w:rsidP="003F0B9C">
            <w:pPr>
              <w:jc w:val="center"/>
              <w:rPr>
                <w:sz w:val="18"/>
                <w:szCs w:val="28"/>
              </w:rPr>
            </w:pPr>
            <w:r>
              <w:rPr>
                <w:sz w:val="18"/>
                <w:szCs w:val="28"/>
              </w:rPr>
              <w:t>Original BR ID</w:t>
            </w:r>
          </w:p>
        </w:tc>
        <w:tc>
          <w:tcPr>
            <w:tcW w:w="7200" w:type="dxa"/>
            <w:shd w:val="clear" w:color="auto" w:fill="367CC1"/>
            <w:vAlign w:val="center"/>
          </w:tcPr>
          <w:p w14:paraId="470B3C81"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1750D9" w:rsidRPr="00B66624" w14:paraId="2D3CA3FE" w14:textId="77777777" w:rsidTr="003F0B9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5B906D2" w14:textId="77777777" w:rsidR="001750D9" w:rsidRPr="00B66624" w:rsidRDefault="00CC741A" w:rsidP="003F0B9C">
            <w:pPr>
              <w:rPr>
                <w:color w:val="000000" w:themeColor="text1"/>
              </w:rPr>
            </w:pPr>
            <w:r>
              <w:rPr>
                <w:color w:val="000000" w:themeColor="text1"/>
              </w:rPr>
              <w:t>BR-ACI-001</w:t>
            </w:r>
          </w:p>
        </w:tc>
        <w:tc>
          <w:tcPr>
            <w:tcW w:w="7200" w:type="dxa"/>
          </w:tcPr>
          <w:p w14:paraId="76476D65" w14:textId="77777777" w:rsidR="001750D9" w:rsidRPr="00B66624" w:rsidRDefault="00CC741A" w:rsidP="003F0B9C">
            <w:pPr>
              <w:cnfStyle w:val="000000100000" w:firstRow="0" w:lastRow="0" w:firstColumn="0" w:lastColumn="0" w:oddVBand="0" w:evenVBand="0" w:oddHBand="1" w:evenHBand="0" w:firstRowFirstColumn="0" w:firstRowLastColumn="0" w:lastRowFirstColumn="0" w:lastRowLastColumn="0"/>
              <w:rPr>
                <w:color w:val="000000" w:themeColor="text1"/>
              </w:rPr>
            </w:pPr>
            <w:commentRangeStart w:id="3471"/>
            <w:r w:rsidRPr="00013CC4">
              <w:t xml:space="preserve">Remove Employee search functionality </w:t>
            </w:r>
            <w:commentRangeEnd w:id="3471"/>
            <w:r w:rsidR="00576502" w:rsidRPr="00013CC4">
              <w:rPr>
                <w:rStyle w:val="CommentReference"/>
                <w:rFonts w:ascii="Calibri" w:eastAsia="Calibri" w:hAnsi="Calibri" w:cs="Times New Roman"/>
              </w:rPr>
              <w:commentReference w:id="3471"/>
            </w:r>
          </w:p>
        </w:tc>
      </w:tr>
      <w:tr w:rsidR="001750D9" w:rsidRPr="00B66624" w14:paraId="28CEDE64" w14:textId="77777777" w:rsidTr="003F0B9C">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0A6C1B1F" w14:textId="77777777" w:rsidR="001750D9" w:rsidRPr="00B66624" w:rsidRDefault="00CC741A" w:rsidP="003F0B9C">
            <w:pPr>
              <w:rPr>
                <w:color w:val="000000" w:themeColor="text1"/>
              </w:rPr>
            </w:pPr>
            <w:r>
              <w:rPr>
                <w:color w:val="000000" w:themeColor="text1"/>
              </w:rPr>
              <w:t>BR-ACI-002</w:t>
            </w:r>
          </w:p>
        </w:tc>
        <w:tc>
          <w:tcPr>
            <w:tcW w:w="7200" w:type="dxa"/>
          </w:tcPr>
          <w:p w14:paraId="7059318D" w14:textId="77777777" w:rsidR="001750D9" w:rsidRPr="00B66624" w:rsidRDefault="00CC741A" w:rsidP="003F0B9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User should be only allowed to add employees. </w:t>
            </w:r>
          </w:p>
        </w:tc>
      </w:tr>
    </w:tbl>
    <w:p w14:paraId="23367906" w14:textId="77777777" w:rsidR="001750D9" w:rsidRPr="001750D9" w:rsidRDefault="001750D9" w:rsidP="001750D9"/>
    <w:p w14:paraId="7BCD94B9" w14:textId="77777777" w:rsidR="00B03F42" w:rsidRPr="00B03F42" w:rsidRDefault="001750D9" w:rsidP="00B03F42">
      <w:pPr>
        <w:pStyle w:val="Heading4"/>
        <w:numPr>
          <w:ilvl w:val="2"/>
          <w:numId w:val="2"/>
        </w:numPr>
      </w:pPr>
      <w:bookmarkStart w:id="3472" w:name="_Toc475949536"/>
      <w:r>
        <w:t>Technical Customizations</w:t>
      </w:r>
      <w:bookmarkEnd w:id="3472"/>
    </w:p>
    <w:p w14:paraId="18CF6A3B" w14:textId="77777777" w:rsidR="001750D9" w:rsidRDefault="001750D9" w:rsidP="00B03F42">
      <w:pPr>
        <w:pStyle w:val="Heading5"/>
      </w:pPr>
      <w:bookmarkStart w:id="3473" w:name="_Toc475949537"/>
      <w:r>
        <w:t>Page Level Customizations</w:t>
      </w:r>
      <w:bookmarkEnd w:id="3473"/>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92"/>
        <w:gridCol w:w="1984"/>
        <w:gridCol w:w="2129"/>
        <w:gridCol w:w="2589"/>
        <w:gridCol w:w="1456"/>
        <w:tblGridChange w:id="3474">
          <w:tblGrid>
            <w:gridCol w:w="1192"/>
            <w:gridCol w:w="1984"/>
            <w:gridCol w:w="2129"/>
            <w:gridCol w:w="2589"/>
            <w:gridCol w:w="1456"/>
          </w:tblGrid>
        </w:tblGridChange>
      </w:tblGrid>
      <w:tr w:rsidR="001750D9" w14:paraId="352EB2F1" w14:textId="77777777" w:rsidTr="008C75AB">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92" w:type="dxa"/>
            <w:shd w:val="clear" w:color="auto" w:fill="367CC1"/>
            <w:vAlign w:val="center"/>
          </w:tcPr>
          <w:p w14:paraId="682B17FF" w14:textId="77777777" w:rsidR="001750D9" w:rsidRPr="00612C84" w:rsidRDefault="001750D9" w:rsidP="003F0B9C">
            <w:pPr>
              <w:rPr>
                <w:sz w:val="18"/>
                <w:szCs w:val="28"/>
              </w:rPr>
            </w:pPr>
            <w:r>
              <w:rPr>
                <w:sz w:val="18"/>
                <w:szCs w:val="28"/>
              </w:rPr>
              <w:lastRenderedPageBreak/>
              <w:t>Attribute Type</w:t>
            </w:r>
          </w:p>
        </w:tc>
        <w:tc>
          <w:tcPr>
            <w:tcW w:w="1984" w:type="dxa"/>
            <w:shd w:val="clear" w:color="auto" w:fill="367CC1"/>
            <w:vAlign w:val="center"/>
          </w:tcPr>
          <w:p w14:paraId="5844852D"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2129" w:type="dxa"/>
            <w:shd w:val="clear" w:color="auto" w:fill="367CC1"/>
            <w:vAlign w:val="center"/>
          </w:tcPr>
          <w:p w14:paraId="57B5ECA2"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2589" w:type="dxa"/>
            <w:shd w:val="clear" w:color="auto" w:fill="367CC1"/>
            <w:vAlign w:val="center"/>
          </w:tcPr>
          <w:p w14:paraId="7943E228"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3C481A88" w14:textId="77777777" w:rsidR="001750D9"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1750D9" w:rsidRPr="006239F1" w14:paraId="369AED76" w14:textId="77777777" w:rsidTr="008C75AB">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92" w:type="dxa"/>
          </w:tcPr>
          <w:p w14:paraId="5B9391BA" w14:textId="77777777" w:rsidR="001750D9" w:rsidRPr="006239F1" w:rsidRDefault="00AD16F8" w:rsidP="003F0B9C">
            <w:pPr>
              <w:rPr>
                <w:b w:val="0"/>
                <w:color w:val="000000" w:themeColor="text1"/>
              </w:rPr>
            </w:pPr>
            <w:r>
              <w:rPr>
                <w:b w:val="0"/>
                <w:color w:val="000000" w:themeColor="text1"/>
              </w:rPr>
              <w:t>Data Capture</w:t>
            </w:r>
          </w:p>
        </w:tc>
        <w:tc>
          <w:tcPr>
            <w:tcW w:w="1984" w:type="dxa"/>
          </w:tcPr>
          <w:p w14:paraId="474A8607" w14:textId="77777777" w:rsidR="001750D9" w:rsidRPr="006239F1" w:rsidRDefault="00AD16F8"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Will you use an agency/vendor to execute this activity?</w:t>
            </w:r>
          </w:p>
        </w:tc>
        <w:tc>
          <w:tcPr>
            <w:tcW w:w="2129" w:type="dxa"/>
          </w:tcPr>
          <w:p w14:paraId="1104A53E" w14:textId="77777777" w:rsidR="0022528C" w:rsidRPr="006239F1" w:rsidRDefault="008E671E"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Rename “Will you use an agency/vendor to execute this meeting?” to “Will you use an agency/vendor to execute this activity?”</w:t>
            </w:r>
          </w:p>
        </w:tc>
        <w:tc>
          <w:tcPr>
            <w:tcW w:w="2589" w:type="dxa"/>
          </w:tcPr>
          <w:p w14:paraId="7A44082C" w14:textId="77777777" w:rsidR="00CC741A" w:rsidRPr="00F33323" w:rsidRDefault="00AD16F8" w:rsidP="009B1C32">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Field Format: Yes/No Radio Button</w:t>
            </w:r>
          </w:p>
          <w:p w14:paraId="1EFA7939" w14:textId="77777777" w:rsidR="00AD16F8" w:rsidRPr="00F33323" w:rsidRDefault="00AD16F8" w:rsidP="009B1C32">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Required: Yes</w:t>
            </w:r>
          </w:p>
          <w:p w14:paraId="0A092F4A" w14:textId="75D0CE2B" w:rsidR="00AD16F8" w:rsidRPr="00F33323" w:rsidRDefault="00AD16F8" w:rsidP="009B1C32">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475" w:author="Michael Petite" w:date="2017-02-27T07:28:00Z">
              <w:r w:rsidR="00F33323" w:rsidRPr="00F33323" w:rsidDel="002D4CCF">
                <w:delText>None</w:delText>
              </w:r>
            </w:del>
            <w:ins w:id="3476" w:author="Michael Petite" w:date="2017-02-27T07:28:00Z">
              <w:r w:rsidR="002D4CCF">
                <w:t>Yes or no button must be selected</w:t>
              </w:r>
            </w:ins>
          </w:p>
        </w:tc>
        <w:tc>
          <w:tcPr>
            <w:tcW w:w="1456" w:type="dxa"/>
            <w:vAlign w:val="center"/>
          </w:tcPr>
          <w:p w14:paraId="1D67EA79" w14:textId="77777777" w:rsidR="001750D9" w:rsidRPr="00F33323" w:rsidRDefault="00AD16F8" w:rsidP="003F0B9C">
            <w:pPr>
              <w:cnfStyle w:val="000000100000" w:firstRow="0" w:lastRow="0" w:firstColumn="0" w:lastColumn="0" w:oddVBand="0" w:evenVBand="0" w:oddHBand="1" w:evenHBand="0" w:firstRowFirstColumn="0" w:firstRowLastColumn="0" w:lastRowFirstColumn="0" w:lastRowLastColumn="0"/>
            </w:pPr>
            <w:r w:rsidRPr="00F33323">
              <w:t>Rename</w:t>
            </w:r>
          </w:p>
        </w:tc>
      </w:tr>
      <w:tr w:rsidR="00AD16F8" w:rsidRPr="006239F1" w14:paraId="60606EE7" w14:textId="77777777" w:rsidTr="00A758D2">
        <w:trPr>
          <w:trHeight w:val="436"/>
        </w:trPr>
        <w:tc>
          <w:tcPr>
            <w:cnfStyle w:val="001000000000" w:firstRow="0" w:lastRow="0" w:firstColumn="1" w:lastColumn="0" w:oddVBand="0" w:evenVBand="0" w:oddHBand="0" w:evenHBand="0" w:firstRowFirstColumn="0" w:firstRowLastColumn="0" w:lastRowFirstColumn="0" w:lastRowLastColumn="0"/>
            <w:tcW w:w="1192" w:type="dxa"/>
          </w:tcPr>
          <w:p w14:paraId="7094A8F9" w14:textId="77777777" w:rsidR="00AD16F8" w:rsidRDefault="00AD16F8" w:rsidP="00AD16F8">
            <w:pPr>
              <w:rPr>
                <w:b w:val="0"/>
                <w:color w:val="000000" w:themeColor="text1"/>
              </w:rPr>
            </w:pPr>
            <w:r>
              <w:rPr>
                <w:b w:val="0"/>
                <w:color w:val="000000" w:themeColor="text1"/>
              </w:rPr>
              <w:t>Data Capture</w:t>
            </w:r>
          </w:p>
        </w:tc>
        <w:tc>
          <w:tcPr>
            <w:tcW w:w="1984" w:type="dxa"/>
          </w:tcPr>
          <w:p w14:paraId="122341E2" w14:textId="77777777" w:rsidR="00AD16F8" w:rsidRPr="006239F1" w:rsidRDefault="00AD16F8" w:rsidP="00A758D2">
            <w:pPr>
              <w:cnfStyle w:val="000000000000" w:firstRow="0" w:lastRow="0" w:firstColumn="0" w:lastColumn="0" w:oddVBand="0" w:evenVBand="0" w:oddHBand="0" w:evenHBand="0" w:firstRowFirstColumn="0" w:firstRowLastColumn="0" w:lastRowFirstColumn="0" w:lastRowLastColumn="0"/>
              <w:rPr>
                <w:color w:val="000000" w:themeColor="text1"/>
              </w:rPr>
            </w:pPr>
            <w:r w:rsidRPr="00AD16F8">
              <w:rPr>
                <w:color w:val="000000" w:themeColor="text1"/>
              </w:rPr>
              <w:t>Vendor Name / English</w:t>
            </w:r>
            <w:r w:rsidR="00A758D2">
              <w:rPr>
                <w:color w:val="000000" w:themeColor="text1"/>
              </w:rPr>
              <w:t xml:space="preserve"> (optional)</w:t>
            </w:r>
          </w:p>
        </w:tc>
        <w:tc>
          <w:tcPr>
            <w:tcW w:w="2129" w:type="dxa"/>
          </w:tcPr>
          <w:p w14:paraId="6DA34474" w14:textId="77777777" w:rsidR="00AD16F8" w:rsidRPr="006239F1" w:rsidRDefault="008C75AB" w:rsidP="00AD16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Vendor Name / English</w:t>
            </w:r>
            <w:r w:rsidR="00A758D2">
              <w:rPr>
                <w:color w:val="000000" w:themeColor="text1"/>
              </w:rPr>
              <w:t xml:space="preserve"> (optional)</w:t>
            </w:r>
          </w:p>
        </w:tc>
        <w:tc>
          <w:tcPr>
            <w:tcW w:w="2589" w:type="dxa"/>
          </w:tcPr>
          <w:p w14:paraId="2B860FAD" w14:textId="77777777" w:rsidR="008C75AB" w:rsidRPr="00F33323" w:rsidRDefault="008C75AB" w:rsidP="00AD16F8">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51142B4D" w14:textId="77777777" w:rsidR="008C75AB" w:rsidRPr="00F33323" w:rsidRDefault="008C75AB" w:rsidP="00AD16F8">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Required: No</w:t>
            </w:r>
          </w:p>
          <w:p w14:paraId="0DCDFF71" w14:textId="77777777" w:rsidR="008C75AB" w:rsidRPr="00F33323" w:rsidRDefault="008C75AB" w:rsidP="00AD16F8">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Position: After “Full Name of Agency/Vendor Contact”</w:t>
            </w:r>
          </w:p>
          <w:p w14:paraId="32CD5D0E" w14:textId="77777777" w:rsidR="00AD16F8" w:rsidRPr="00F33323" w:rsidRDefault="008E671E" w:rsidP="00AD16F8">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Validation: Field will only appear if “Yes” is answered to “Will you use an agency/vendor to execute this activity?”</w:t>
            </w:r>
          </w:p>
          <w:p w14:paraId="0B77B51C" w14:textId="77777777" w:rsidR="00013CC4" w:rsidRPr="00F33323" w:rsidRDefault="00013CC4" w:rsidP="00AD16F8">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1456" w:type="dxa"/>
            <w:vAlign w:val="center"/>
          </w:tcPr>
          <w:p w14:paraId="0A6BB08B" w14:textId="77777777" w:rsidR="00AD16F8" w:rsidRPr="00F33323" w:rsidRDefault="008C75AB" w:rsidP="00AD16F8">
            <w:pPr>
              <w:cnfStyle w:val="000000000000" w:firstRow="0" w:lastRow="0" w:firstColumn="0" w:lastColumn="0" w:oddVBand="0" w:evenVBand="0" w:oddHBand="0" w:evenHBand="0" w:firstRowFirstColumn="0" w:firstRowLastColumn="0" w:lastRowFirstColumn="0" w:lastRowLastColumn="0"/>
            </w:pPr>
            <w:r w:rsidRPr="00F33323">
              <w:t>New</w:t>
            </w:r>
          </w:p>
        </w:tc>
      </w:tr>
      <w:tr w:rsidR="008C75AB" w:rsidRPr="006239F1" w14:paraId="788DA6C3" w14:textId="77777777" w:rsidTr="008C75AB">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92" w:type="dxa"/>
          </w:tcPr>
          <w:p w14:paraId="6E8B8CC6" w14:textId="77777777" w:rsidR="008C75AB" w:rsidRPr="008C75AB" w:rsidRDefault="008C75AB" w:rsidP="00AD16F8">
            <w:pPr>
              <w:rPr>
                <w:b w:val="0"/>
                <w:color w:val="000000" w:themeColor="text1"/>
              </w:rPr>
            </w:pPr>
            <w:r>
              <w:rPr>
                <w:b w:val="0"/>
                <w:color w:val="000000" w:themeColor="text1"/>
              </w:rPr>
              <w:t>Data Capture</w:t>
            </w:r>
          </w:p>
        </w:tc>
        <w:tc>
          <w:tcPr>
            <w:tcW w:w="1984" w:type="dxa"/>
            <w:vAlign w:val="bottom"/>
          </w:tcPr>
          <w:p w14:paraId="7AA4879B" w14:textId="77777777" w:rsidR="008C75AB" w:rsidRPr="00AD16F8" w:rsidRDefault="008C75AB" w:rsidP="00AD16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Agency/Vendor Contact Email</w:t>
            </w:r>
          </w:p>
        </w:tc>
        <w:tc>
          <w:tcPr>
            <w:tcW w:w="2129" w:type="dxa"/>
          </w:tcPr>
          <w:p w14:paraId="14F332EF" w14:textId="77777777" w:rsidR="008C75AB" w:rsidRDefault="008E671E" w:rsidP="00AD16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Remove field</w:t>
            </w:r>
          </w:p>
        </w:tc>
        <w:tc>
          <w:tcPr>
            <w:tcW w:w="2589" w:type="dxa"/>
          </w:tcPr>
          <w:p w14:paraId="50F5A469" w14:textId="77777777" w:rsidR="008C75AB" w:rsidRPr="00F33323" w:rsidRDefault="008E671E" w:rsidP="00AD16F8">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Field Format: Free Text Box</w:t>
            </w:r>
          </w:p>
        </w:tc>
        <w:tc>
          <w:tcPr>
            <w:tcW w:w="1456" w:type="dxa"/>
            <w:vAlign w:val="center"/>
          </w:tcPr>
          <w:p w14:paraId="7AB122B6" w14:textId="77777777" w:rsidR="008C75AB" w:rsidRPr="00F33323" w:rsidRDefault="008E671E" w:rsidP="00AD16F8">
            <w:pPr>
              <w:cnfStyle w:val="000000100000" w:firstRow="0" w:lastRow="0" w:firstColumn="0" w:lastColumn="0" w:oddVBand="0" w:evenVBand="0" w:oddHBand="1" w:evenHBand="0" w:firstRowFirstColumn="0" w:firstRowLastColumn="0" w:lastRowFirstColumn="0" w:lastRowLastColumn="0"/>
            </w:pPr>
            <w:r w:rsidRPr="00F33323">
              <w:t>Remove</w:t>
            </w:r>
          </w:p>
        </w:tc>
      </w:tr>
      <w:tr w:rsidR="008C75AB" w:rsidRPr="006239F1" w14:paraId="51D04804" w14:textId="77777777" w:rsidTr="008C75AB">
        <w:trPr>
          <w:trHeight w:val="436"/>
        </w:trPr>
        <w:tc>
          <w:tcPr>
            <w:cnfStyle w:val="001000000000" w:firstRow="0" w:lastRow="0" w:firstColumn="1" w:lastColumn="0" w:oddVBand="0" w:evenVBand="0" w:oddHBand="0" w:evenHBand="0" w:firstRowFirstColumn="0" w:firstRowLastColumn="0" w:lastRowFirstColumn="0" w:lastRowLastColumn="0"/>
            <w:tcW w:w="1192" w:type="dxa"/>
          </w:tcPr>
          <w:p w14:paraId="6D437069" w14:textId="77777777" w:rsidR="008C75AB" w:rsidRPr="008C75AB" w:rsidRDefault="008C75AB" w:rsidP="00AD16F8">
            <w:pPr>
              <w:rPr>
                <w:b w:val="0"/>
                <w:color w:val="000000" w:themeColor="text1"/>
              </w:rPr>
            </w:pPr>
            <w:r>
              <w:rPr>
                <w:b w:val="0"/>
                <w:color w:val="000000" w:themeColor="text1"/>
              </w:rPr>
              <w:t>Data Capture</w:t>
            </w:r>
          </w:p>
        </w:tc>
        <w:tc>
          <w:tcPr>
            <w:tcW w:w="1984" w:type="dxa"/>
            <w:vAlign w:val="bottom"/>
          </w:tcPr>
          <w:p w14:paraId="4F3C69CC" w14:textId="77777777" w:rsidR="008C75AB" w:rsidRPr="00AD16F8" w:rsidRDefault="008C75AB" w:rsidP="00AD16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Agency/Vendor Phone Number</w:t>
            </w:r>
          </w:p>
        </w:tc>
        <w:tc>
          <w:tcPr>
            <w:tcW w:w="2129" w:type="dxa"/>
          </w:tcPr>
          <w:p w14:paraId="5BB3A879" w14:textId="77777777" w:rsidR="008C75AB" w:rsidRDefault="008E671E" w:rsidP="00AD16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Remove field</w:t>
            </w:r>
          </w:p>
        </w:tc>
        <w:tc>
          <w:tcPr>
            <w:tcW w:w="2589" w:type="dxa"/>
          </w:tcPr>
          <w:p w14:paraId="16532358" w14:textId="77777777" w:rsidR="008C75AB" w:rsidRPr="00F33323" w:rsidRDefault="008E671E" w:rsidP="00AD16F8">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Field Format: Free Text Box</w:t>
            </w:r>
          </w:p>
        </w:tc>
        <w:tc>
          <w:tcPr>
            <w:tcW w:w="1456" w:type="dxa"/>
            <w:vAlign w:val="center"/>
          </w:tcPr>
          <w:p w14:paraId="0E7FA457" w14:textId="77777777" w:rsidR="008C75AB" w:rsidRPr="00F33323" w:rsidRDefault="008E671E" w:rsidP="00AD16F8">
            <w:pPr>
              <w:cnfStyle w:val="000000000000" w:firstRow="0" w:lastRow="0" w:firstColumn="0" w:lastColumn="0" w:oddVBand="0" w:evenVBand="0" w:oddHBand="0" w:evenHBand="0" w:firstRowFirstColumn="0" w:firstRowLastColumn="0" w:lastRowFirstColumn="0" w:lastRowLastColumn="0"/>
            </w:pPr>
            <w:r w:rsidRPr="00F33323">
              <w:t>Remove</w:t>
            </w:r>
            <w:r w:rsidRPr="00F33323">
              <w:br/>
            </w:r>
            <w:r w:rsidRPr="00F33323">
              <w:br/>
            </w:r>
          </w:p>
        </w:tc>
      </w:tr>
      <w:tr w:rsidR="00AD16F8" w:rsidRPr="006239F1" w14:paraId="64747D7F" w14:textId="77777777" w:rsidTr="008C75AB">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92" w:type="dxa"/>
          </w:tcPr>
          <w:p w14:paraId="3E6793F3" w14:textId="77777777" w:rsidR="00AD16F8" w:rsidRDefault="00AD16F8" w:rsidP="00AD16F8">
            <w:pPr>
              <w:rPr>
                <w:b w:val="0"/>
                <w:color w:val="000000" w:themeColor="text1"/>
              </w:rPr>
            </w:pPr>
            <w:r>
              <w:rPr>
                <w:b w:val="0"/>
                <w:color w:val="000000" w:themeColor="text1"/>
              </w:rPr>
              <w:t>Data Capture</w:t>
            </w:r>
          </w:p>
        </w:tc>
        <w:tc>
          <w:tcPr>
            <w:tcW w:w="1984" w:type="dxa"/>
            <w:vAlign w:val="bottom"/>
          </w:tcPr>
          <w:p w14:paraId="26A3AA98" w14:textId="77777777" w:rsidR="00AD16F8" w:rsidRPr="006239F1" w:rsidRDefault="00AD16F8" w:rsidP="00AD16F8">
            <w:pPr>
              <w:cnfStyle w:val="000000100000" w:firstRow="0" w:lastRow="0" w:firstColumn="0" w:lastColumn="0" w:oddVBand="0" w:evenVBand="0" w:oddHBand="1" w:evenHBand="0" w:firstRowFirstColumn="0" w:firstRowLastColumn="0" w:lastRowFirstColumn="0" w:lastRowLastColumn="0"/>
              <w:rPr>
                <w:color w:val="000000" w:themeColor="text1"/>
              </w:rPr>
            </w:pPr>
            <w:r w:rsidRPr="00AD16F8">
              <w:rPr>
                <w:color w:val="000000" w:themeColor="text1"/>
              </w:rPr>
              <w:t>Disclaimer that Agency has been made aware of Teva Policies/Procedures</w:t>
            </w:r>
          </w:p>
        </w:tc>
        <w:tc>
          <w:tcPr>
            <w:tcW w:w="2129" w:type="dxa"/>
          </w:tcPr>
          <w:p w14:paraId="6FD45079" w14:textId="77777777" w:rsidR="00AD16F8" w:rsidRPr="006239F1" w:rsidRDefault="008C75AB" w:rsidP="00AD16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Rename “I hereby certify that the Vendor has been trained on the appropriate Polaris policies and procedures required to conduct engagements with the Service Provider (s)” to “Disclaimer that Agency has been made aware of Teva Policies/Procedures”</w:t>
            </w:r>
          </w:p>
        </w:tc>
        <w:tc>
          <w:tcPr>
            <w:tcW w:w="2589" w:type="dxa"/>
          </w:tcPr>
          <w:p w14:paraId="3F202832" w14:textId="77777777" w:rsidR="008E671E" w:rsidRPr="00F33323" w:rsidRDefault="008E671E" w:rsidP="00AD16F8">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Field Control: Checkbox</w:t>
            </w:r>
          </w:p>
          <w:p w14:paraId="4FB2D1EA" w14:textId="77777777" w:rsidR="008E671E" w:rsidRPr="00F33323" w:rsidRDefault="008E671E" w:rsidP="00AD16F8">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Required: Yes</w:t>
            </w:r>
          </w:p>
          <w:p w14:paraId="1A2BF05A" w14:textId="77777777" w:rsidR="00AD16F8" w:rsidRPr="00F33323" w:rsidRDefault="008E671E" w:rsidP="00AD16F8">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pPr>
            <w:r w:rsidRPr="00F33323">
              <w:t>Validation: Field will only appear if “Yes” is answered to “Will you use an agency/vendor to execute this activity?”</w:t>
            </w:r>
          </w:p>
        </w:tc>
        <w:tc>
          <w:tcPr>
            <w:tcW w:w="1456" w:type="dxa"/>
            <w:vAlign w:val="center"/>
          </w:tcPr>
          <w:p w14:paraId="22B06737" w14:textId="77777777" w:rsidR="00AD16F8" w:rsidRPr="00F33323" w:rsidRDefault="008C75AB" w:rsidP="00AD16F8">
            <w:pPr>
              <w:cnfStyle w:val="000000100000" w:firstRow="0" w:lastRow="0" w:firstColumn="0" w:lastColumn="0" w:oddVBand="0" w:evenVBand="0" w:oddHBand="1" w:evenHBand="0" w:firstRowFirstColumn="0" w:firstRowLastColumn="0" w:lastRowFirstColumn="0" w:lastRowLastColumn="0"/>
            </w:pPr>
            <w:r w:rsidRPr="00F33323">
              <w:t>Rename</w:t>
            </w:r>
          </w:p>
        </w:tc>
      </w:tr>
      <w:tr w:rsidR="00AD16F8" w:rsidRPr="006239F1" w14:paraId="10F07EDA" w14:textId="77777777" w:rsidTr="00E97CDD">
        <w:trPr>
          <w:trHeight w:val="436"/>
        </w:trPr>
        <w:tc>
          <w:tcPr>
            <w:cnfStyle w:val="001000000000" w:firstRow="0" w:lastRow="0" w:firstColumn="1" w:lastColumn="0" w:oddVBand="0" w:evenVBand="0" w:oddHBand="0" w:evenHBand="0" w:firstRowFirstColumn="0" w:firstRowLastColumn="0" w:lastRowFirstColumn="0" w:lastRowLastColumn="0"/>
            <w:tcW w:w="1192" w:type="dxa"/>
          </w:tcPr>
          <w:p w14:paraId="63FF6D24" w14:textId="77777777" w:rsidR="00AD16F8" w:rsidRDefault="00AD16F8" w:rsidP="00AD16F8">
            <w:pPr>
              <w:rPr>
                <w:b w:val="0"/>
                <w:color w:val="000000" w:themeColor="text1"/>
              </w:rPr>
            </w:pPr>
            <w:r>
              <w:rPr>
                <w:b w:val="0"/>
                <w:color w:val="000000" w:themeColor="text1"/>
              </w:rPr>
              <w:t>Data Capture</w:t>
            </w:r>
          </w:p>
        </w:tc>
        <w:tc>
          <w:tcPr>
            <w:tcW w:w="1984" w:type="dxa"/>
          </w:tcPr>
          <w:p w14:paraId="590AEF85" w14:textId="77777777" w:rsidR="00AD16F8" w:rsidRPr="006239F1" w:rsidRDefault="00AD16F8" w:rsidP="00E97CDD">
            <w:pPr>
              <w:cnfStyle w:val="000000000000" w:firstRow="0" w:lastRow="0" w:firstColumn="0" w:lastColumn="0" w:oddVBand="0" w:evenVBand="0" w:oddHBand="0" w:evenHBand="0" w:firstRowFirstColumn="0" w:firstRowLastColumn="0" w:lastRowFirstColumn="0" w:lastRowLastColumn="0"/>
              <w:rPr>
                <w:color w:val="000000" w:themeColor="text1"/>
              </w:rPr>
            </w:pPr>
            <w:r w:rsidRPr="00AD16F8">
              <w:rPr>
                <w:color w:val="000000" w:themeColor="text1"/>
              </w:rPr>
              <w:t>Has an approval been obtained from the Third Party Due Diligence Team?</w:t>
            </w:r>
          </w:p>
        </w:tc>
        <w:tc>
          <w:tcPr>
            <w:tcW w:w="2129" w:type="dxa"/>
          </w:tcPr>
          <w:p w14:paraId="13939B4F" w14:textId="77777777" w:rsidR="00AD16F8" w:rsidRPr="006239F1" w:rsidRDefault="008E671E" w:rsidP="00AD16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Has an approval been obtained from the Third Party Due Diligence Team?</w:t>
            </w:r>
          </w:p>
        </w:tc>
        <w:tc>
          <w:tcPr>
            <w:tcW w:w="2589" w:type="dxa"/>
          </w:tcPr>
          <w:p w14:paraId="20B9DEF2" w14:textId="77777777" w:rsidR="008E671E" w:rsidRPr="00F33323" w:rsidRDefault="008E671E" w:rsidP="00AD16F8">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Field Format: Yes/No Radio Button</w:t>
            </w:r>
          </w:p>
          <w:p w14:paraId="15AABB10" w14:textId="77777777" w:rsidR="008E671E" w:rsidRPr="00F33323" w:rsidRDefault="008E671E" w:rsidP="008E671E">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Required: Yes</w:t>
            </w:r>
          </w:p>
          <w:p w14:paraId="51D723C9" w14:textId="77777777" w:rsidR="00AD16F8" w:rsidRPr="00F33323" w:rsidRDefault="008E671E" w:rsidP="00AD16F8">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pPr>
            <w:r w:rsidRPr="00F33323">
              <w:t xml:space="preserve">Validation: Field will only appear if “Yes” is answered to “Will you use </w:t>
            </w:r>
            <w:r w:rsidRPr="00F33323">
              <w:lastRenderedPageBreak/>
              <w:t>an agency/vendor to execute this activity?”</w:t>
            </w:r>
          </w:p>
        </w:tc>
        <w:tc>
          <w:tcPr>
            <w:tcW w:w="1456" w:type="dxa"/>
            <w:vAlign w:val="center"/>
          </w:tcPr>
          <w:p w14:paraId="4584C118" w14:textId="77777777" w:rsidR="00AD16F8" w:rsidRPr="00F33323" w:rsidRDefault="00546D37" w:rsidP="00AD16F8">
            <w:pPr>
              <w:cnfStyle w:val="000000000000" w:firstRow="0" w:lastRow="0" w:firstColumn="0" w:lastColumn="0" w:oddVBand="0" w:evenVBand="0" w:oddHBand="0" w:evenHBand="0" w:firstRowFirstColumn="0" w:firstRowLastColumn="0" w:lastRowFirstColumn="0" w:lastRowLastColumn="0"/>
            </w:pPr>
            <w:r w:rsidRPr="00F33323">
              <w:lastRenderedPageBreak/>
              <w:t>New</w:t>
            </w:r>
          </w:p>
        </w:tc>
      </w:tr>
      <w:tr w:rsidR="00AD16F8" w:rsidRPr="006239F1" w14:paraId="2FE8B7CB" w14:textId="77777777" w:rsidTr="008C75AB">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92" w:type="dxa"/>
          </w:tcPr>
          <w:p w14:paraId="753F2F75" w14:textId="77777777" w:rsidR="00AD16F8" w:rsidRDefault="00AD16F8" w:rsidP="003F0B9C">
            <w:pPr>
              <w:rPr>
                <w:b w:val="0"/>
                <w:color w:val="000000" w:themeColor="text1"/>
              </w:rPr>
            </w:pPr>
            <w:r>
              <w:rPr>
                <w:b w:val="0"/>
                <w:color w:val="000000" w:themeColor="text1"/>
              </w:rPr>
              <w:t>Data Capture</w:t>
            </w:r>
          </w:p>
        </w:tc>
        <w:tc>
          <w:tcPr>
            <w:tcW w:w="1984" w:type="dxa"/>
          </w:tcPr>
          <w:p w14:paraId="140C9989" w14:textId="77777777" w:rsidR="00AD16F8" w:rsidRPr="006239F1" w:rsidRDefault="008E671E"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Please State Why</w:t>
            </w:r>
          </w:p>
        </w:tc>
        <w:tc>
          <w:tcPr>
            <w:tcW w:w="2129" w:type="dxa"/>
          </w:tcPr>
          <w:p w14:paraId="426AE454" w14:textId="77777777" w:rsidR="00AD16F8" w:rsidRPr="006239F1" w:rsidRDefault="008E671E"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 Please State Why</w:t>
            </w:r>
          </w:p>
        </w:tc>
        <w:tc>
          <w:tcPr>
            <w:tcW w:w="2589" w:type="dxa"/>
          </w:tcPr>
          <w:p w14:paraId="19C62FE7" w14:textId="77777777" w:rsidR="008E671E" w:rsidRPr="00F33323" w:rsidRDefault="008E671E" w:rsidP="00A758D2">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63286C09" w14:textId="77777777" w:rsidR="00A758D2" w:rsidRPr="00F33323" w:rsidRDefault="00A758D2" w:rsidP="00A758D2">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F33323">
              <w:t>Required: Yes, if Yes is selected for “Previous Field”, otherwise no</w:t>
            </w:r>
          </w:p>
          <w:p w14:paraId="20C57B2D" w14:textId="77777777" w:rsidR="00AD16F8" w:rsidRPr="00F33323" w:rsidRDefault="008E671E" w:rsidP="00A758D2">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F33323">
              <w:t>Validation: Field will only appear if “No” is answered to “Has an approval been obtained from the Third Party Due Diligence Team?”</w:t>
            </w:r>
          </w:p>
          <w:p w14:paraId="53132205" w14:textId="77777777" w:rsidR="00013CC4" w:rsidRPr="00F33323" w:rsidRDefault="00013CC4" w:rsidP="00A758D2">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200D0E42" w14:textId="77777777" w:rsidR="00AD16F8" w:rsidRPr="00F33323" w:rsidRDefault="00546D37" w:rsidP="003F0B9C">
            <w:pPr>
              <w:cnfStyle w:val="000000100000" w:firstRow="0" w:lastRow="0" w:firstColumn="0" w:lastColumn="0" w:oddVBand="0" w:evenVBand="0" w:oddHBand="1" w:evenHBand="0" w:firstRowFirstColumn="0" w:firstRowLastColumn="0" w:lastRowFirstColumn="0" w:lastRowLastColumn="0"/>
            </w:pPr>
            <w:r w:rsidRPr="00F33323">
              <w:t>New</w:t>
            </w:r>
          </w:p>
        </w:tc>
      </w:tr>
      <w:tr w:rsidR="00546D37" w:rsidRPr="006239F1" w14:paraId="0EDD6E46" w14:textId="77777777" w:rsidTr="002D4CCF">
        <w:tblPrEx>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Change w:id="3477" w:author="Michael Petite" w:date="2017-02-27T07:31:00Z">
            <w:tblPrEx>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blPrExChange>
        </w:tblPrEx>
        <w:trPr>
          <w:trHeight w:val="436"/>
          <w:trPrChange w:id="3478" w:author="Michael Petite" w:date="2017-02-27T07:31:00Z">
            <w:trPr>
              <w:trHeight w:val="43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3479" w:author="Michael Petite" w:date="2017-02-27T07:31:00Z">
              <w:tcPr>
                <w:tcW w:w="1192" w:type="dxa"/>
                <w:shd w:val="clear" w:color="auto" w:fill="FFFF00"/>
              </w:tcPr>
            </w:tcPrChange>
          </w:tcPr>
          <w:p w14:paraId="0DDFBAF8" w14:textId="77777777" w:rsidR="00546D37" w:rsidRDefault="00546D37" w:rsidP="003F0B9C">
            <w:pPr>
              <w:rPr>
                <w:b w:val="0"/>
                <w:color w:val="000000" w:themeColor="text1"/>
              </w:rPr>
            </w:pPr>
            <w:r>
              <w:rPr>
                <w:b w:val="0"/>
                <w:color w:val="000000" w:themeColor="text1"/>
              </w:rPr>
              <w:t>Data Capture</w:t>
            </w:r>
          </w:p>
        </w:tc>
        <w:tc>
          <w:tcPr>
            <w:tcW w:w="0" w:type="dxa"/>
            <w:shd w:val="clear" w:color="auto" w:fill="auto"/>
            <w:tcPrChange w:id="3480" w:author="Michael Petite" w:date="2017-02-27T07:31:00Z">
              <w:tcPr>
                <w:tcW w:w="1984" w:type="dxa"/>
                <w:shd w:val="clear" w:color="auto" w:fill="FFFF00"/>
              </w:tcPr>
            </w:tcPrChange>
          </w:tcPr>
          <w:p w14:paraId="5B1475DD" w14:textId="77777777" w:rsidR="00546D37" w:rsidRDefault="00546D37" w:rsidP="003F0B9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Please State</w:t>
            </w:r>
          </w:p>
        </w:tc>
        <w:tc>
          <w:tcPr>
            <w:tcW w:w="0" w:type="dxa"/>
            <w:shd w:val="clear" w:color="auto" w:fill="auto"/>
            <w:tcPrChange w:id="3481" w:author="Michael Petite" w:date="2017-02-27T07:31:00Z">
              <w:tcPr>
                <w:tcW w:w="2129" w:type="dxa"/>
                <w:shd w:val="clear" w:color="auto" w:fill="FFFF00"/>
              </w:tcPr>
            </w:tcPrChange>
          </w:tcPr>
          <w:p w14:paraId="3AFA7AD9" w14:textId="77777777" w:rsidR="00546D37" w:rsidRDefault="00546D37" w:rsidP="003F0B9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 Please State</w:t>
            </w:r>
          </w:p>
          <w:p w14:paraId="3647AF53" w14:textId="77777777" w:rsidR="00546D37" w:rsidRDefault="00546D37" w:rsidP="003F0B9C">
            <w:pPr>
              <w:cnfStyle w:val="000000000000" w:firstRow="0" w:lastRow="0" w:firstColumn="0" w:lastColumn="0" w:oddVBand="0" w:evenVBand="0" w:oddHBand="0" w:evenHBand="0" w:firstRowFirstColumn="0" w:firstRowLastColumn="0" w:lastRowFirstColumn="0" w:lastRowLastColumn="0"/>
              <w:rPr>
                <w:color w:val="000000" w:themeColor="text1"/>
              </w:rPr>
            </w:pPr>
          </w:p>
          <w:p w14:paraId="771DCA7B" w14:textId="77777777" w:rsidR="00546D37" w:rsidRDefault="00546D37" w:rsidP="003F0B9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 the Add Venue Pop-up</w:t>
            </w:r>
          </w:p>
        </w:tc>
        <w:tc>
          <w:tcPr>
            <w:tcW w:w="0" w:type="dxa"/>
            <w:shd w:val="clear" w:color="auto" w:fill="auto"/>
            <w:tcPrChange w:id="3482" w:author="Michael Petite" w:date="2017-02-27T07:31:00Z">
              <w:tcPr>
                <w:tcW w:w="2589" w:type="dxa"/>
                <w:shd w:val="clear" w:color="auto" w:fill="FFFF00"/>
              </w:tcPr>
            </w:tcPrChange>
          </w:tcPr>
          <w:p w14:paraId="4CEDCDE3" w14:textId="77777777" w:rsidR="00546D37" w:rsidRPr="00F33323" w:rsidRDefault="00546D37" w:rsidP="002D4CC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Format: Free Text Box</w:t>
            </w:r>
          </w:p>
          <w:p w14:paraId="5A006B62" w14:textId="77777777" w:rsidR="00546D37" w:rsidRPr="00F33323" w:rsidRDefault="00546D37" w:rsidP="002D4CC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Required: Yes</w:t>
            </w:r>
          </w:p>
          <w:p w14:paraId="5D247A59" w14:textId="77777777" w:rsidR="00546D37" w:rsidRPr="00F33323" w:rsidRDefault="00546D37" w:rsidP="002D4CC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Validation: Field will only appear if “Other” is selected for “Venue Type”</w:t>
            </w:r>
          </w:p>
          <w:p w14:paraId="5B7689D0" w14:textId="77777777" w:rsidR="00013CC4" w:rsidRPr="00F33323" w:rsidRDefault="00013CC4" w:rsidP="002D4CC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pPr>
            <w:r w:rsidRPr="00F33323">
              <w:t>Field length: 2000 characters</w:t>
            </w:r>
          </w:p>
        </w:tc>
        <w:tc>
          <w:tcPr>
            <w:tcW w:w="0" w:type="dxa"/>
            <w:shd w:val="clear" w:color="auto" w:fill="auto"/>
            <w:vAlign w:val="center"/>
            <w:tcPrChange w:id="3483" w:author="Michael Petite" w:date="2017-02-27T07:31:00Z">
              <w:tcPr>
                <w:tcW w:w="1456" w:type="dxa"/>
                <w:shd w:val="clear" w:color="auto" w:fill="FFFF00"/>
                <w:vAlign w:val="center"/>
              </w:tcPr>
            </w:tcPrChange>
          </w:tcPr>
          <w:p w14:paraId="6D91D676" w14:textId="77777777" w:rsidR="00546D37" w:rsidRPr="00F33323" w:rsidRDefault="00546D37" w:rsidP="003F0B9C">
            <w:pPr>
              <w:cnfStyle w:val="000000000000" w:firstRow="0" w:lastRow="0" w:firstColumn="0" w:lastColumn="0" w:oddVBand="0" w:evenVBand="0" w:oddHBand="0" w:evenHBand="0" w:firstRowFirstColumn="0" w:firstRowLastColumn="0" w:lastRowFirstColumn="0" w:lastRowLastColumn="0"/>
            </w:pPr>
            <w:r w:rsidRPr="00F33323">
              <w:t>New</w:t>
            </w:r>
          </w:p>
        </w:tc>
      </w:tr>
      <w:tr w:rsidR="00AD16F8" w:rsidRPr="006239F1" w14:paraId="6C71C39B" w14:textId="77777777" w:rsidTr="008C75AB">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92" w:type="dxa"/>
          </w:tcPr>
          <w:p w14:paraId="5FDC1B37" w14:textId="77777777" w:rsidR="00AD16F8" w:rsidRDefault="00AD16F8" w:rsidP="00AD16F8">
            <w:pPr>
              <w:rPr>
                <w:b w:val="0"/>
                <w:color w:val="000000" w:themeColor="text1"/>
              </w:rPr>
            </w:pPr>
            <w:r>
              <w:rPr>
                <w:b w:val="0"/>
                <w:color w:val="000000" w:themeColor="text1"/>
              </w:rPr>
              <w:t>Data Capture</w:t>
            </w:r>
          </w:p>
        </w:tc>
        <w:tc>
          <w:tcPr>
            <w:tcW w:w="1984" w:type="dxa"/>
          </w:tcPr>
          <w:p w14:paraId="1A0CF821" w14:textId="77777777" w:rsidR="00AD16F8" w:rsidRDefault="00AD16F8" w:rsidP="00AD16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How was the location determined? </w:t>
            </w:r>
          </w:p>
        </w:tc>
        <w:tc>
          <w:tcPr>
            <w:tcW w:w="2129" w:type="dxa"/>
          </w:tcPr>
          <w:p w14:paraId="7E97DA15" w14:textId="77777777" w:rsidR="00AD16F8" w:rsidRDefault="00AD16F8" w:rsidP="00AD16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How was the location determined?</w:t>
            </w:r>
          </w:p>
          <w:p w14:paraId="22965E80" w14:textId="77777777" w:rsidR="00AD16F8" w:rsidRDefault="00AD16F8" w:rsidP="00AD16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In the Add Venue pop-up </w:t>
            </w:r>
          </w:p>
        </w:tc>
        <w:tc>
          <w:tcPr>
            <w:tcW w:w="2589" w:type="dxa"/>
          </w:tcPr>
          <w:p w14:paraId="7DB42C8A" w14:textId="77777777" w:rsidR="00AD16F8" w:rsidRPr="00F33323" w:rsidRDefault="00AD16F8" w:rsidP="002D4CC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041D9463" w14:textId="77777777" w:rsidR="00AD16F8" w:rsidRPr="00F33323" w:rsidRDefault="00AD16F8" w:rsidP="002D4CC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 xml:space="preserve">Location: Above Venue </w:t>
            </w:r>
            <w:r w:rsidR="00546D37" w:rsidRPr="00F33323">
              <w:t>Country</w:t>
            </w:r>
          </w:p>
          <w:p w14:paraId="7DD23CF4" w14:textId="77777777" w:rsidR="00AD16F8" w:rsidRPr="00F33323" w:rsidRDefault="00AD16F8" w:rsidP="002D4CC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Character Limit:</w:t>
            </w:r>
          </w:p>
          <w:p w14:paraId="0579562E" w14:textId="77777777" w:rsidR="00AD16F8" w:rsidRPr="00F33323" w:rsidRDefault="00AD16F8" w:rsidP="002D4CC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 xml:space="preserve">Required: Yes </w:t>
            </w:r>
          </w:p>
          <w:p w14:paraId="1AEBC7CE" w14:textId="166535CC" w:rsidR="00AD16F8" w:rsidRPr="00F33323" w:rsidRDefault="00AD16F8" w:rsidP="002D4CC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484" w:author="Michael Petite" w:date="2017-02-27T07:29:00Z">
              <w:r w:rsidR="00F33323" w:rsidRPr="00F33323" w:rsidDel="002D4CCF">
                <w:delText>None</w:delText>
              </w:r>
            </w:del>
            <w:ins w:id="3485" w:author="Michael Petite" w:date="2017-02-27T07:29:00Z">
              <w:r w:rsidR="002D4CCF">
                <w:t>Text must be present in this field</w:t>
              </w:r>
            </w:ins>
          </w:p>
          <w:p w14:paraId="625CD9F0" w14:textId="77777777" w:rsidR="00013CC4" w:rsidRPr="00F33323" w:rsidRDefault="00013CC4" w:rsidP="002D4CC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456" w:type="dxa"/>
            <w:vAlign w:val="center"/>
          </w:tcPr>
          <w:p w14:paraId="1F21BD8E" w14:textId="77777777" w:rsidR="00AD16F8" w:rsidRPr="00F33323" w:rsidRDefault="00AD16F8" w:rsidP="00AD16F8">
            <w:pPr>
              <w:cnfStyle w:val="000000100000" w:firstRow="0" w:lastRow="0" w:firstColumn="0" w:lastColumn="0" w:oddVBand="0" w:evenVBand="0" w:oddHBand="1" w:evenHBand="0" w:firstRowFirstColumn="0" w:firstRowLastColumn="0" w:lastRowFirstColumn="0" w:lastRowLastColumn="0"/>
            </w:pPr>
            <w:r w:rsidRPr="00F33323">
              <w:t>New</w:t>
            </w:r>
          </w:p>
        </w:tc>
      </w:tr>
      <w:tr w:rsidR="00501E81" w:rsidRPr="006239F1" w14:paraId="28A9D6A9" w14:textId="77777777" w:rsidTr="008C75AB">
        <w:trPr>
          <w:trHeight w:val="436"/>
        </w:trPr>
        <w:tc>
          <w:tcPr>
            <w:cnfStyle w:val="001000000000" w:firstRow="0" w:lastRow="0" w:firstColumn="1" w:lastColumn="0" w:oddVBand="0" w:evenVBand="0" w:oddHBand="0" w:evenHBand="0" w:firstRowFirstColumn="0" w:firstRowLastColumn="0" w:lastRowFirstColumn="0" w:lastRowLastColumn="0"/>
            <w:tcW w:w="1192" w:type="dxa"/>
          </w:tcPr>
          <w:p w14:paraId="6369F509" w14:textId="77777777" w:rsidR="00501E81" w:rsidRDefault="00501E81" w:rsidP="00AD16F8">
            <w:pPr>
              <w:rPr>
                <w:b w:val="0"/>
                <w:color w:val="000000" w:themeColor="text1"/>
              </w:rPr>
            </w:pPr>
            <w:r>
              <w:rPr>
                <w:b w:val="0"/>
                <w:color w:val="000000" w:themeColor="text1"/>
              </w:rPr>
              <w:t>Data Capture</w:t>
            </w:r>
          </w:p>
        </w:tc>
        <w:tc>
          <w:tcPr>
            <w:tcW w:w="1984" w:type="dxa"/>
          </w:tcPr>
          <w:p w14:paraId="72EA517A" w14:textId="77777777" w:rsidR="00501E81" w:rsidRDefault="00501E81" w:rsidP="00AD16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Venue Country</w:t>
            </w:r>
          </w:p>
        </w:tc>
        <w:tc>
          <w:tcPr>
            <w:tcW w:w="2129" w:type="dxa"/>
          </w:tcPr>
          <w:p w14:paraId="2244B526" w14:textId="77777777" w:rsidR="00501E81" w:rsidRDefault="00501E81" w:rsidP="00AD16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Rename “Meeting Country” to “Venue Country”</w:t>
            </w:r>
          </w:p>
        </w:tc>
        <w:tc>
          <w:tcPr>
            <w:tcW w:w="2589" w:type="dxa"/>
          </w:tcPr>
          <w:p w14:paraId="40E64826" w14:textId="77777777" w:rsidR="00501E81" w:rsidRDefault="00501E81" w:rsidP="002D4CC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Dropdown</w:t>
            </w:r>
          </w:p>
          <w:p w14:paraId="1BFF554D" w14:textId="77777777" w:rsidR="00501E81" w:rsidRDefault="00501E81" w:rsidP="002D4CC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rPr>
                <w:ins w:id="3486" w:author="Michael Petite" w:date="2017-02-27T07:29:00Z"/>
                <w:color w:val="000000" w:themeColor="text1"/>
              </w:rPr>
            </w:pPr>
            <w:r>
              <w:rPr>
                <w:color w:val="000000" w:themeColor="text1"/>
              </w:rPr>
              <w:t>Required: Yes</w:t>
            </w:r>
          </w:p>
          <w:p w14:paraId="5D6AAF5F" w14:textId="35ECC9F5" w:rsidR="002D4CCF" w:rsidRDefault="002D4CCF" w:rsidP="002D4CC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rPr>
                <w:color w:val="000000" w:themeColor="text1"/>
              </w:rPr>
            </w:pPr>
            <w:ins w:id="3487" w:author="Michael Petite" w:date="2017-02-27T07:29:00Z">
              <w:r>
                <w:rPr>
                  <w:color w:val="000000" w:themeColor="text1"/>
                </w:rPr>
                <w:t xml:space="preserve">Validation: </w:t>
              </w:r>
            </w:ins>
            <w:ins w:id="3488" w:author="Michael Petite" w:date="2017-02-27T07:32:00Z">
              <w:r>
                <w:rPr>
                  <w:color w:val="000000" w:themeColor="text1"/>
                </w:rPr>
                <w:t>A non-blank value must be selected from the list</w:t>
              </w:r>
            </w:ins>
          </w:p>
        </w:tc>
        <w:tc>
          <w:tcPr>
            <w:tcW w:w="1456" w:type="dxa"/>
            <w:vAlign w:val="center"/>
          </w:tcPr>
          <w:p w14:paraId="60D6B9FC" w14:textId="77777777" w:rsidR="00501E81" w:rsidRDefault="00501E81" w:rsidP="00AD16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Rename</w:t>
            </w:r>
          </w:p>
        </w:tc>
      </w:tr>
      <w:tr w:rsidR="00501E81" w:rsidRPr="006239F1" w14:paraId="587B86E7" w14:textId="77777777" w:rsidTr="008C75AB">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92" w:type="dxa"/>
          </w:tcPr>
          <w:p w14:paraId="169CCA45" w14:textId="77777777" w:rsidR="00501E81" w:rsidRDefault="00501E81" w:rsidP="00AD16F8">
            <w:pPr>
              <w:rPr>
                <w:b w:val="0"/>
                <w:color w:val="000000" w:themeColor="text1"/>
              </w:rPr>
            </w:pPr>
            <w:r>
              <w:rPr>
                <w:b w:val="0"/>
                <w:color w:val="000000" w:themeColor="text1"/>
              </w:rPr>
              <w:t>Data Capture</w:t>
            </w:r>
          </w:p>
        </w:tc>
        <w:tc>
          <w:tcPr>
            <w:tcW w:w="1984" w:type="dxa"/>
          </w:tcPr>
          <w:p w14:paraId="18086760" w14:textId="77777777" w:rsidR="00501E81" w:rsidRDefault="00501E81" w:rsidP="00AD16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Venue State</w:t>
            </w:r>
          </w:p>
        </w:tc>
        <w:tc>
          <w:tcPr>
            <w:tcW w:w="2129" w:type="dxa"/>
          </w:tcPr>
          <w:p w14:paraId="15728B18" w14:textId="77777777" w:rsidR="00501E81" w:rsidRDefault="00501E81" w:rsidP="00AD16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Rename “Meeting State” to “Venue State”</w:t>
            </w:r>
          </w:p>
        </w:tc>
        <w:tc>
          <w:tcPr>
            <w:tcW w:w="2589" w:type="dxa"/>
          </w:tcPr>
          <w:p w14:paraId="664EDA8E" w14:textId="77777777" w:rsidR="00501E81" w:rsidRDefault="00501E81" w:rsidP="002D4CC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Dropdown</w:t>
            </w:r>
          </w:p>
          <w:p w14:paraId="7A235452" w14:textId="77777777" w:rsidR="00501E81" w:rsidRDefault="00501E81" w:rsidP="002D4CC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Yes</w:t>
            </w:r>
          </w:p>
          <w:p w14:paraId="3866CCB8" w14:textId="77777777" w:rsidR="00501E81" w:rsidRDefault="00501E81" w:rsidP="002D4CC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 Field will only appear if “United States” is selected for “Venue Country”</w:t>
            </w:r>
          </w:p>
        </w:tc>
        <w:tc>
          <w:tcPr>
            <w:tcW w:w="1456" w:type="dxa"/>
            <w:vAlign w:val="center"/>
          </w:tcPr>
          <w:p w14:paraId="5AC87D4B" w14:textId="77777777" w:rsidR="00501E81" w:rsidRDefault="00501E81" w:rsidP="00AD16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Rename</w:t>
            </w:r>
          </w:p>
        </w:tc>
      </w:tr>
      <w:tr w:rsidR="00501E81" w:rsidRPr="006239F1" w14:paraId="227491F1" w14:textId="77777777" w:rsidTr="008C75AB">
        <w:trPr>
          <w:trHeight w:val="436"/>
        </w:trPr>
        <w:tc>
          <w:tcPr>
            <w:cnfStyle w:val="001000000000" w:firstRow="0" w:lastRow="0" w:firstColumn="1" w:lastColumn="0" w:oddVBand="0" w:evenVBand="0" w:oddHBand="0" w:evenHBand="0" w:firstRowFirstColumn="0" w:firstRowLastColumn="0" w:lastRowFirstColumn="0" w:lastRowLastColumn="0"/>
            <w:tcW w:w="1192" w:type="dxa"/>
          </w:tcPr>
          <w:p w14:paraId="15F331E6" w14:textId="77777777" w:rsidR="00501E81" w:rsidRDefault="00501E81" w:rsidP="00AD16F8">
            <w:pPr>
              <w:rPr>
                <w:b w:val="0"/>
                <w:color w:val="000000" w:themeColor="text1"/>
              </w:rPr>
            </w:pPr>
            <w:r>
              <w:rPr>
                <w:b w:val="0"/>
                <w:color w:val="000000" w:themeColor="text1"/>
              </w:rPr>
              <w:t>Data Capture</w:t>
            </w:r>
          </w:p>
        </w:tc>
        <w:tc>
          <w:tcPr>
            <w:tcW w:w="1984" w:type="dxa"/>
          </w:tcPr>
          <w:p w14:paraId="2DCE0033" w14:textId="77777777" w:rsidR="00501E81" w:rsidRDefault="00501E81" w:rsidP="00AD16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Venue Zip/Postal Code</w:t>
            </w:r>
          </w:p>
        </w:tc>
        <w:tc>
          <w:tcPr>
            <w:tcW w:w="2129" w:type="dxa"/>
          </w:tcPr>
          <w:p w14:paraId="52EA6E7B" w14:textId="77777777" w:rsidR="00501E81" w:rsidRDefault="00501E81" w:rsidP="00AD16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Rename “Meeting Zip/Postal Code” to “Venue Zip/Postal Code”</w:t>
            </w:r>
          </w:p>
        </w:tc>
        <w:tc>
          <w:tcPr>
            <w:tcW w:w="2589" w:type="dxa"/>
          </w:tcPr>
          <w:p w14:paraId="069D493E" w14:textId="77777777" w:rsidR="00501E81" w:rsidRDefault="00501E81" w:rsidP="002D4CC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Numeric Text Box</w:t>
            </w:r>
          </w:p>
          <w:p w14:paraId="5B0F79DB" w14:textId="77777777" w:rsidR="00501E81" w:rsidRDefault="00501E81" w:rsidP="002D4CC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7BC2B872" w14:textId="69D40A1F" w:rsidR="00501E81" w:rsidRPr="00501E81" w:rsidRDefault="00501E81" w:rsidP="002D4CC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w:t>
            </w:r>
            <w:ins w:id="3489" w:author="Michael Petite" w:date="2017-02-27T07:33:00Z">
              <w:r w:rsidR="002D4CCF">
                <w:rPr>
                  <w:color w:val="000000" w:themeColor="text1"/>
                </w:rPr>
                <w:t xml:space="preserve"> </w:t>
              </w:r>
            </w:ins>
          </w:p>
        </w:tc>
        <w:tc>
          <w:tcPr>
            <w:tcW w:w="1456" w:type="dxa"/>
            <w:vAlign w:val="center"/>
          </w:tcPr>
          <w:p w14:paraId="782AF136" w14:textId="77777777" w:rsidR="00501E81" w:rsidRDefault="00501E81" w:rsidP="00AD16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Rename</w:t>
            </w:r>
          </w:p>
        </w:tc>
      </w:tr>
      <w:tr w:rsidR="00AD16F8" w:rsidRPr="006239F1" w14:paraId="1FE39A41" w14:textId="77777777" w:rsidTr="008C75AB">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92" w:type="dxa"/>
          </w:tcPr>
          <w:p w14:paraId="6D0F7EA0" w14:textId="77777777" w:rsidR="00AD16F8" w:rsidRDefault="00AD16F8" w:rsidP="00AD16F8">
            <w:pPr>
              <w:rPr>
                <w:b w:val="0"/>
                <w:color w:val="000000" w:themeColor="text1"/>
              </w:rPr>
            </w:pPr>
            <w:r>
              <w:rPr>
                <w:b w:val="0"/>
                <w:color w:val="000000" w:themeColor="text1"/>
              </w:rPr>
              <w:lastRenderedPageBreak/>
              <w:t xml:space="preserve">Action </w:t>
            </w:r>
          </w:p>
        </w:tc>
        <w:tc>
          <w:tcPr>
            <w:tcW w:w="1984" w:type="dxa"/>
          </w:tcPr>
          <w:p w14:paraId="0679A32F" w14:textId="77777777" w:rsidR="00AD16F8" w:rsidRDefault="00AD16F8" w:rsidP="00AD16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Search Employee</w:t>
            </w:r>
          </w:p>
        </w:tc>
        <w:tc>
          <w:tcPr>
            <w:tcW w:w="2129" w:type="dxa"/>
          </w:tcPr>
          <w:p w14:paraId="0375FAA6" w14:textId="77777777" w:rsidR="00AD16F8" w:rsidRDefault="00AD16F8" w:rsidP="00AD16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Remove employee search functionality </w:t>
            </w:r>
          </w:p>
          <w:p w14:paraId="601D6B19" w14:textId="77777777" w:rsidR="00AD16F8" w:rsidRDefault="00AD16F8" w:rsidP="00AD16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i.e Employee name and Search button </w:t>
            </w:r>
          </w:p>
        </w:tc>
        <w:tc>
          <w:tcPr>
            <w:tcW w:w="2589" w:type="dxa"/>
          </w:tcPr>
          <w:p w14:paraId="63A29225" w14:textId="77777777" w:rsidR="00AD16F8" w:rsidRDefault="00AD16F8" w:rsidP="002D4CC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Field Format: Text box </w:t>
            </w:r>
          </w:p>
          <w:p w14:paraId="6ECD7D24" w14:textId="77777777" w:rsidR="00AD16F8" w:rsidRDefault="00AD16F8" w:rsidP="002D4CCF">
            <w:pPr>
              <w:pStyle w:val="ListParagraph"/>
              <w:numPr>
                <w:ilvl w:val="0"/>
                <w:numId w:val="25"/>
              </w:numPr>
              <w:ind w:left="34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Action Type: Button </w:t>
            </w:r>
          </w:p>
        </w:tc>
        <w:tc>
          <w:tcPr>
            <w:tcW w:w="1456" w:type="dxa"/>
            <w:vAlign w:val="center"/>
          </w:tcPr>
          <w:p w14:paraId="5C46B6E7" w14:textId="77777777" w:rsidR="00AD16F8" w:rsidRDefault="00AD16F8" w:rsidP="00AD16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Remove</w:t>
            </w:r>
          </w:p>
        </w:tc>
      </w:tr>
      <w:tr w:rsidR="00AD16F8" w:rsidRPr="006239F1" w14:paraId="441FB33A" w14:textId="77777777" w:rsidTr="008C75AB">
        <w:trPr>
          <w:trHeight w:val="436"/>
        </w:trPr>
        <w:tc>
          <w:tcPr>
            <w:cnfStyle w:val="001000000000" w:firstRow="0" w:lastRow="0" w:firstColumn="1" w:lastColumn="0" w:oddVBand="0" w:evenVBand="0" w:oddHBand="0" w:evenHBand="0" w:firstRowFirstColumn="0" w:firstRowLastColumn="0" w:lastRowFirstColumn="0" w:lastRowLastColumn="0"/>
            <w:tcW w:w="1192" w:type="dxa"/>
          </w:tcPr>
          <w:p w14:paraId="79A17D63" w14:textId="77777777" w:rsidR="00AD16F8" w:rsidRDefault="00AD16F8" w:rsidP="00AD16F8">
            <w:pPr>
              <w:rPr>
                <w:b w:val="0"/>
                <w:color w:val="000000" w:themeColor="text1"/>
              </w:rPr>
            </w:pPr>
            <w:r>
              <w:rPr>
                <w:b w:val="0"/>
                <w:color w:val="000000" w:themeColor="text1"/>
              </w:rPr>
              <w:t xml:space="preserve">Page Element  </w:t>
            </w:r>
          </w:p>
        </w:tc>
        <w:tc>
          <w:tcPr>
            <w:tcW w:w="1984" w:type="dxa"/>
          </w:tcPr>
          <w:p w14:paraId="43542DA2" w14:textId="77777777" w:rsidR="00AD16F8" w:rsidRDefault="00AD16F8" w:rsidP="00AD16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Search for an HCP/ Add Employee</w:t>
            </w:r>
          </w:p>
        </w:tc>
        <w:tc>
          <w:tcPr>
            <w:tcW w:w="2129" w:type="dxa"/>
          </w:tcPr>
          <w:p w14:paraId="0F6784A2" w14:textId="77777777" w:rsidR="00AD16F8" w:rsidRDefault="00AD16F8" w:rsidP="00AD16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Rename the title in the Service provider &amp; Attendee sub-tab to “Search for an HCP/Add Employee</w:t>
            </w:r>
          </w:p>
        </w:tc>
        <w:tc>
          <w:tcPr>
            <w:tcW w:w="2589" w:type="dxa"/>
          </w:tcPr>
          <w:p w14:paraId="1157FA18" w14:textId="77777777" w:rsidR="00AD16F8" w:rsidRDefault="00AD16F8" w:rsidP="002D4CC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Field Type: Header </w:t>
            </w:r>
          </w:p>
          <w:p w14:paraId="772229E1" w14:textId="77777777" w:rsidR="00AD16F8" w:rsidRDefault="00AD16F8" w:rsidP="00AD16F8">
            <w:pPr>
              <w:pStyle w:val="ListParagraph"/>
              <w:ind w:left="740"/>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56" w:type="dxa"/>
            <w:vAlign w:val="center"/>
          </w:tcPr>
          <w:p w14:paraId="74ADA1A8" w14:textId="77777777" w:rsidR="00AD16F8" w:rsidRDefault="00AD16F8" w:rsidP="00AD16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Rename </w:t>
            </w:r>
          </w:p>
        </w:tc>
      </w:tr>
      <w:tr w:rsidR="00AD16F8" w:rsidRPr="006239F1" w:rsidDel="00C62C68" w14:paraId="57878297" w14:textId="660ACB9D" w:rsidTr="008C75AB">
        <w:trPr>
          <w:cnfStyle w:val="000000100000" w:firstRow="0" w:lastRow="0" w:firstColumn="0" w:lastColumn="0" w:oddVBand="0" w:evenVBand="0" w:oddHBand="1" w:evenHBand="0" w:firstRowFirstColumn="0" w:firstRowLastColumn="0" w:lastRowFirstColumn="0" w:lastRowLastColumn="0"/>
          <w:trHeight w:val="436"/>
          <w:del w:id="3490" w:author="Shawn Stickney" w:date="2017-02-23T12:13:00Z"/>
        </w:trPr>
        <w:tc>
          <w:tcPr>
            <w:cnfStyle w:val="001000000000" w:firstRow="0" w:lastRow="0" w:firstColumn="1" w:lastColumn="0" w:oddVBand="0" w:evenVBand="0" w:oddHBand="0" w:evenHBand="0" w:firstRowFirstColumn="0" w:firstRowLastColumn="0" w:lastRowFirstColumn="0" w:lastRowLastColumn="0"/>
            <w:tcW w:w="1192" w:type="dxa"/>
          </w:tcPr>
          <w:p w14:paraId="0F2B8207" w14:textId="0EB34A40" w:rsidR="00AD16F8" w:rsidDel="00C62C68" w:rsidRDefault="00AD16F8" w:rsidP="00AD16F8">
            <w:pPr>
              <w:rPr>
                <w:del w:id="3491" w:author="Shawn Stickney" w:date="2017-02-23T12:13:00Z"/>
                <w:b w:val="0"/>
                <w:color w:val="000000" w:themeColor="text1"/>
              </w:rPr>
            </w:pPr>
            <w:del w:id="3492" w:author="Shawn Stickney" w:date="2017-02-23T12:13:00Z">
              <w:r w:rsidDel="00C62C68">
                <w:rPr>
                  <w:b w:val="0"/>
                  <w:color w:val="000000" w:themeColor="text1"/>
                </w:rPr>
                <w:delText xml:space="preserve">Data Capture </w:delText>
              </w:r>
            </w:del>
          </w:p>
        </w:tc>
        <w:tc>
          <w:tcPr>
            <w:tcW w:w="1984" w:type="dxa"/>
          </w:tcPr>
          <w:p w14:paraId="132804BD" w14:textId="0F3421CA" w:rsidR="00AD16F8" w:rsidDel="00C62C68" w:rsidRDefault="00AD16F8" w:rsidP="00AD16F8">
            <w:pPr>
              <w:cnfStyle w:val="000000100000" w:firstRow="0" w:lastRow="0" w:firstColumn="0" w:lastColumn="0" w:oddVBand="0" w:evenVBand="0" w:oddHBand="1" w:evenHBand="0" w:firstRowFirstColumn="0" w:firstRowLastColumn="0" w:lastRowFirstColumn="0" w:lastRowLastColumn="0"/>
              <w:rPr>
                <w:del w:id="3493" w:author="Shawn Stickney" w:date="2017-02-23T12:13:00Z"/>
                <w:color w:val="000000" w:themeColor="text1"/>
              </w:rPr>
            </w:pPr>
            <w:del w:id="3494" w:author="Shawn Stickney" w:date="2017-02-23T12:13:00Z">
              <w:r w:rsidDel="00C62C68">
                <w:rPr>
                  <w:color w:val="000000" w:themeColor="text1"/>
                </w:rPr>
                <w:delText>Employee</w:delText>
              </w:r>
            </w:del>
          </w:p>
        </w:tc>
        <w:tc>
          <w:tcPr>
            <w:tcW w:w="2129" w:type="dxa"/>
          </w:tcPr>
          <w:p w14:paraId="014A7100" w14:textId="5E01001F" w:rsidR="00AD16F8" w:rsidDel="00C62C68" w:rsidRDefault="00AD16F8" w:rsidP="00AD16F8">
            <w:pPr>
              <w:cnfStyle w:val="000000100000" w:firstRow="0" w:lastRow="0" w:firstColumn="0" w:lastColumn="0" w:oddVBand="0" w:evenVBand="0" w:oddHBand="1" w:evenHBand="0" w:firstRowFirstColumn="0" w:firstRowLastColumn="0" w:lastRowFirstColumn="0" w:lastRowLastColumn="0"/>
              <w:rPr>
                <w:del w:id="3495" w:author="Shawn Stickney" w:date="2017-02-23T12:13:00Z"/>
                <w:color w:val="000000" w:themeColor="text1"/>
              </w:rPr>
            </w:pPr>
            <w:del w:id="3496" w:author="Shawn Stickney" w:date="2017-02-23T12:13:00Z">
              <w:r w:rsidDel="00C62C68">
                <w:rPr>
                  <w:color w:val="000000" w:themeColor="text1"/>
                </w:rPr>
                <w:delText xml:space="preserve">Selecting the Check box “Employee” </w:delText>
              </w:r>
            </w:del>
          </w:p>
          <w:p w14:paraId="1FDDB22B" w14:textId="676E98E0" w:rsidR="00AD16F8" w:rsidDel="00C62C68" w:rsidRDefault="00AD16F8" w:rsidP="00AD16F8">
            <w:pPr>
              <w:cnfStyle w:val="000000100000" w:firstRow="0" w:lastRow="0" w:firstColumn="0" w:lastColumn="0" w:oddVBand="0" w:evenVBand="0" w:oddHBand="1" w:evenHBand="0" w:firstRowFirstColumn="0" w:firstRowLastColumn="0" w:lastRowFirstColumn="0" w:lastRowLastColumn="0"/>
              <w:rPr>
                <w:del w:id="3497" w:author="Shawn Stickney" w:date="2017-02-23T12:13:00Z"/>
                <w:color w:val="000000" w:themeColor="text1"/>
              </w:rPr>
            </w:pPr>
            <w:del w:id="3498" w:author="Shawn Stickney" w:date="2017-02-23T12:13:00Z">
              <w:r w:rsidDel="00C62C68">
                <w:rPr>
                  <w:color w:val="000000" w:themeColor="text1"/>
                </w:rPr>
                <w:delText>Add employee fields should be displayed</w:delText>
              </w:r>
            </w:del>
          </w:p>
        </w:tc>
        <w:tc>
          <w:tcPr>
            <w:tcW w:w="2589" w:type="dxa"/>
          </w:tcPr>
          <w:p w14:paraId="1708D2B3" w14:textId="18EBADA2" w:rsidR="00AD16F8" w:rsidDel="00C62C68" w:rsidRDefault="00AD16F8" w:rsidP="00AD16F8">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del w:id="3499" w:author="Shawn Stickney" w:date="2017-02-23T12:13:00Z"/>
                <w:color w:val="000000" w:themeColor="text1"/>
              </w:rPr>
            </w:pPr>
            <w:del w:id="3500" w:author="Shawn Stickney" w:date="2017-02-23T12:13:00Z">
              <w:r w:rsidDel="00C62C68">
                <w:rPr>
                  <w:color w:val="000000" w:themeColor="text1"/>
                </w:rPr>
                <w:delText xml:space="preserve">Field Format: Check box </w:delText>
              </w:r>
            </w:del>
          </w:p>
          <w:p w14:paraId="4887C90C" w14:textId="2470D4AE" w:rsidR="00AD16F8" w:rsidDel="00C62C68" w:rsidRDefault="00AD16F8" w:rsidP="00AD16F8">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del w:id="3501" w:author="Shawn Stickney" w:date="2017-02-23T12:13:00Z"/>
                <w:color w:val="000000" w:themeColor="text1"/>
              </w:rPr>
            </w:pPr>
            <w:del w:id="3502" w:author="Shawn Stickney" w:date="2017-02-23T12:13:00Z">
              <w:r w:rsidDel="00C62C68">
                <w:rPr>
                  <w:color w:val="000000" w:themeColor="text1"/>
                </w:rPr>
                <w:delText>Required:</w:delText>
              </w:r>
            </w:del>
          </w:p>
          <w:p w14:paraId="1C38B368" w14:textId="179BCCDD" w:rsidR="00AD16F8" w:rsidDel="00C62C68" w:rsidRDefault="00AD16F8" w:rsidP="00AD16F8">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del w:id="3503" w:author="Shawn Stickney" w:date="2017-02-23T12:13:00Z"/>
                <w:color w:val="000000" w:themeColor="text1"/>
              </w:rPr>
            </w:pPr>
            <w:del w:id="3504" w:author="Shawn Stickney" w:date="2017-02-23T12:13:00Z">
              <w:r w:rsidDel="00C62C68">
                <w:rPr>
                  <w:color w:val="000000" w:themeColor="text1"/>
                </w:rPr>
                <w:delText>Validation: Selecting this check box should display the following Add employee fields</w:delText>
              </w:r>
            </w:del>
          </w:p>
          <w:p w14:paraId="46475713" w14:textId="4F0EEFDC" w:rsidR="00AD16F8" w:rsidDel="00C62C68" w:rsidRDefault="00AD16F8" w:rsidP="00AD16F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del w:id="3505" w:author="Shawn Stickney" w:date="2017-02-23T12:13:00Z"/>
                <w:color w:val="000000" w:themeColor="text1"/>
              </w:rPr>
            </w:pPr>
            <w:del w:id="3506" w:author="Shawn Stickney" w:date="2017-02-23T12:13:00Z">
              <w:r w:rsidDel="00C62C68">
                <w:rPr>
                  <w:color w:val="000000" w:themeColor="text1"/>
                </w:rPr>
                <w:delText xml:space="preserve">Name </w:delText>
              </w:r>
            </w:del>
          </w:p>
          <w:p w14:paraId="39E459E1" w14:textId="3146C6EB" w:rsidR="00AD16F8" w:rsidDel="00C62C68" w:rsidRDefault="00AD16F8" w:rsidP="00AD16F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del w:id="3507" w:author="Shawn Stickney" w:date="2017-02-23T12:13:00Z"/>
                <w:color w:val="000000" w:themeColor="text1"/>
              </w:rPr>
            </w:pPr>
            <w:del w:id="3508" w:author="Shawn Stickney" w:date="2017-02-23T12:13:00Z">
              <w:r w:rsidDel="00C62C68">
                <w:rPr>
                  <w:color w:val="000000" w:themeColor="text1"/>
                </w:rPr>
                <w:delText xml:space="preserve">Role </w:delText>
              </w:r>
            </w:del>
          </w:p>
          <w:p w14:paraId="0858EEC0" w14:textId="0349FE17" w:rsidR="00AD16F8" w:rsidDel="00C62C68" w:rsidRDefault="00AD16F8" w:rsidP="00AD16F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del w:id="3509" w:author="Shawn Stickney" w:date="2017-02-23T12:13:00Z"/>
                <w:color w:val="000000" w:themeColor="text1"/>
              </w:rPr>
            </w:pPr>
            <w:del w:id="3510" w:author="Shawn Stickney" w:date="2017-02-23T12:13:00Z">
              <w:r w:rsidDel="00C62C68">
                <w:rPr>
                  <w:color w:val="000000" w:themeColor="text1"/>
                </w:rPr>
                <w:delText xml:space="preserve">Department </w:delText>
              </w:r>
            </w:del>
          </w:p>
          <w:p w14:paraId="56CBDF57" w14:textId="48A56E3B" w:rsidR="00AD16F8" w:rsidDel="00C62C68" w:rsidRDefault="00AD16F8" w:rsidP="00AD16F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del w:id="3511" w:author="Shawn Stickney" w:date="2017-02-23T12:13:00Z"/>
                <w:color w:val="000000" w:themeColor="text1"/>
              </w:rPr>
            </w:pPr>
            <w:del w:id="3512" w:author="Shawn Stickney" w:date="2017-02-23T12:13:00Z">
              <w:r w:rsidDel="00C62C68">
                <w:rPr>
                  <w:color w:val="000000" w:themeColor="text1"/>
                </w:rPr>
                <w:delText>Add Employee (Button)</w:delText>
              </w:r>
            </w:del>
          </w:p>
        </w:tc>
        <w:tc>
          <w:tcPr>
            <w:tcW w:w="1456" w:type="dxa"/>
            <w:vAlign w:val="center"/>
          </w:tcPr>
          <w:p w14:paraId="6643F128" w14:textId="0D8297EB" w:rsidR="00AD16F8" w:rsidDel="00C62C68" w:rsidRDefault="00AD16F8" w:rsidP="00AD16F8">
            <w:pPr>
              <w:cnfStyle w:val="000000100000" w:firstRow="0" w:lastRow="0" w:firstColumn="0" w:lastColumn="0" w:oddVBand="0" w:evenVBand="0" w:oddHBand="1" w:evenHBand="0" w:firstRowFirstColumn="0" w:firstRowLastColumn="0" w:lastRowFirstColumn="0" w:lastRowLastColumn="0"/>
              <w:rPr>
                <w:del w:id="3513" w:author="Shawn Stickney" w:date="2017-02-23T12:13:00Z"/>
                <w:color w:val="000000" w:themeColor="text1"/>
              </w:rPr>
            </w:pPr>
            <w:del w:id="3514" w:author="Shawn Stickney" w:date="2017-02-23T12:13:00Z">
              <w:r w:rsidDel="00C62C68">
                <w:rPr>
                  <w:color w:val="000000" w:themeColor="text1"/>
                </w:rPr>
                <w:delText xml:space="preserve">Modify </w:delText>
              </w:r>
            </w:del>
          </w:p>
        </w:tc>
      </w:tr>
      <w:tr w:rsidR="00C62C68" w:rsidRPr="006239F1" w14:paraId="1A436F95" w14:textId="77777777" w:rsidTr="000206F9">
        <w:tblPrEx>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Change w:id="3515" w:author="Shawn Stickney" w:date="2017-02-23T12:09:00Z">
            <w:tblPrEx>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blPrExChange>
        </w:tblPrEx>
        <w:trPr>
          <w:trHeight w:val="436"/>
          <w:ins w:id="3516" w:author="Shawn Stickney" w:date="2017-02-23T12:09:00Z"/>
          <w:trPrChange w:id="3517" w:author="Shawn Stickney" w:date="2017-02-23T12:09:00Z">
            <w:trPr>
              <w:trHeight w:val="436"/>
            </w:trPr>
          </w:trPrChange>
        </w:trPr>
        <w:tc>
          <w:tcPr>
            <w:cnfStyle w:val="001000000000" w:firstRow="0" w:lastRow="0" w:firstColumn="1" w:lastColumn="0" w:oddVBand="0" w:evenVBand="0" w:oddHBand="0" w:evenHBand="0" w:firstRowFirstColumn="0" w:firstRowLastColumn="0" w:lastRowFirstColumn="0" w:lastRowLastColumn="0"/>
            <w:tcW w:w="0" w:type="dxa"/>
            <w:tcPrChange w:id="3518" w:author="Shawn Stickney" w:date="2017-02-23T12:09:00Z">
              <w:tcPr>
                <w:tcW w:w="1192" w:type="dxa"/>
              </w:tcPr>
            </w:tcPrChange>
          </w:tcPr>
          <w:p w14:paraId="331C2EE6" w14:textId="7F388EB5" w:rsidR="00C62C68" w:rsidRPr="00C62C68" w:rsidRDefault="00C62C68" w:rsidP="00C62C68">
            <w:pPr>
              <w:rPr>
                <w:ins w:id="3519" w:author="Shawn Stickney" w:date="2017-02-23T12:09:00Z"/>
                <w:b w:val="0"/>
                <w:color w:val="000000" w:themeColor="text1"/>
              </w:rPr>
            </w:pPr>
            <w:ins w:id="3520" w:author="Shawn Stickney" w:date="2017-02-23T12:12:00Z">
              <w:r w:rsidRPr="00C62C68">
                <w:t xml:space="preserve">Data Capture </w:t>
              </w:r>
            </w:ins>
            <w:ins w:id="3521" w:author="Shawn Stickney" w:date="2017-02-23T12:09:00Z">
              <w:r w:rsidRPr="00C62C68">
                <w:t>Employee Table</w:t>
              </w:r>
            </w:ins>
          </w:p>
        </w:tc>
        <w:tc>
          <w:tcPr>
            <w:tcW w:w="0" w:type="dxa"/>
            <w:tcPrChange w:id="3522" w:author="Shawn Stickney" w:date="2017-02-23T12:09:00Z">
              <w:tcPr>
                <w:tcW w:w="1984" w:type="dxa"/>
              </w:tcPr>
            </w:tcPrChange>
          </w:tcPr>
          <w:p w14:paraId="5B3FEC45" w14:textId="5EC593FB" w:rsidR="00C62C68" w:rsidRDefault="00C62C68" w:rsidP="00C62C68">
            <w:pPr>
              <w:cnfStyle w:val="000000000000" w:firstRow="0" w:lastRow="0" w:firstColumn="0" w:lastColumn="0" w:oddVBand="0" w:evenVBand="0" w:oddHBand="0" w:evenHBand="0" w:firstRowFirstColumn="0" w:firstRowLastColumn="0" w:lastRowFirstColumn="0" w:lastRowLastColumn="0"/>
              <w:rPr>
                <w:ins w:id="3523" w:author="Shawn Stickney" w:date="2017-02-23T12:09:00Z"/>
                <w:color w:val="000000" w:themeColor="text1"/>
              </w:rPr>
            </w:pPr>
            <w:ins w:id="3524" w:author="Shawn Stickney" w:date="2017-02-23T12:09:00Z">
              <w:r>
                <w:t>Employee(s)</w:t>
              </w:r>
            </w:ins>
          </w:p>
        </w:tc>
        <w:tc>
          <w:tcPr>
            <w:tcW w:w="0" w:type="dxa"/>
            <w:tcPrChange w:id="3525" w:author="Shawn Stickney" w:date="2017-02-23T12:09:00Z">
              <w:tcPr>
                <w:tcW w:w="2129" w:type="dxa"/>
              </w:tcPr>
            </w:tcPrChange>
          </w:tcPr>
          <w:p w14:paraId="3E57EE2E" w14:textId="5CCADE9F" w:rsidR="00C62C68" w:rsidRDefault="00C62C68" w:rsidP="00C62C68">
            <w:pPr>
              <w:cnfStyle w:val="000000000000" w:firstRow="0" w:lastRow="0" w:firstColumn="0" w:lastColumn="0" w:oddVBand="0" w:evenVBand="0" w:oddHBand="0" w:evenHBand="0" w:firstRowFirstColumn="0" w:firstRowLastColumn="0" w:lastRowFirstColumn="0" w:lastRowLastColumn="0"/>
              <w:rPr>
                <w:ins w:id="3526" w:author="Shawn Stickney" w:date="2017-02-23T12:09:00Z"/>
                <w:color w:val="000000" w:themeColor="text1"/>
              </w:rPr>
            </w:pPr>
            <w:ins w:id="3527" w:author="Shawn Stickney" w:date="2017-02-23T12:09:00Z">
              <w:r>
                <w:t>Allows the user to view and add employees to the activity</w:t>
              </w:r>
            </w:ins>
          </w:p>
        </w:tc>
        <w:tc>
          <w:tcPr>
            <w:tcW w:w="0" w:type="dxa"/>
            <w:tcPrChange w:id="3528" w:author="Shawn Stickney" w:date="2017-02-23T12:09:00Z">
              <w:tcPr>
                <w:tcW w:w="2589" w:type="dxa"/>
              </w:tcPr>
            </w:tcPrChange>
          </w:tcPr>
          <w:p w14:paraId="6DCB5CD0" w14:textId="77777777" w:rsidR="00C62C68" w:rsidRDefault="00C62C68" w:rsidP="002D4CCF">
            <w:pPr>
              <w:pStyle w:val="ListParagraph"/>
              <w:numPr>
                <w:ilvl w:val="0"/>
                <w:numId w:val="20"/>
              </w:numPr>
              <w:tabs>
                <w:tab w:val="left" w:pos="346"/>
              </w:tabs>
              <w:ind w:left="346"/>
              <w:cnfStyle w:val="000000000000" w:firstRow="0" w:lastRow="0" w:firstColumn="0" w:lastColumn="0" w:oddVBand="0" w:evenVBand="0" w:oddHBand="0" w:evenHBand="0" w:firstRowFirstColumn="0" w:firstRowLastColumn="0" w:lastRowFirstColumn="0" w:lastRowLastColumn="0"/>
              <w:rPr>
                <w:ins w:id="3529" w:author="Shawn Stickney" w:date="2017-02-23T12:09:00Z"/>
              </w:rPr>
            </w:pPr>
            <w:ins w:id="3530" w:author="Shawn Stickney" w:date="2017-02-23T12:09:00Z">
              <w:r>
                <w:t>Field Control: Table</w:t>
              </w:r>
            </w:ins>
          </w:p>
          <w:p w14:paraId="2DB49CB6" w14:textId="2BCB3F25" w:rsidR="00C62C68" w:rsidRDefault="00C62C68" w:rsidP="002D4CCF">
            <w:pPr>
              <w:pStyle w:val="ListParagraph"/>
              <w:numPr>
                <w:ilvl w:val="0"/>
                <w:numId w:val="20"/>
              </w:numPr>
              <w:tabs>
                <w:tab w:val="left" w:pos="346"/>
              </w:tabs>
              <w:ind w:left="346"/>
              <w:cnfStyle w:val="000000000000" w:firstRow="0" w:lastRow="0" w:firstColumn="0" w:lastColumn="0" w:oddVBand="0" w:evenVBand="0" w:oddHBand="0" w:evenHBand="0" w:firstRowFirstColumn="0" w:firstRowLastColumn="0" w:lastRowFirstColumn="0" w:lastRowLastColumn="0"/>
              <w:rPr>
                <w:ins w:id="3531" w:author="Shawn Stickney" w:date="2017-02-23T12:09:00Z"/>
              </w:rPr>
            </w:pPr>
            <w:ins w:id="3532" w:author="Shawn Stickney" w:date="2017-02-23T12:09:00Z">
              <w:r>
                <w:t>Columns: “</w:t>
              </w:r>
            </w:ins>
            <w:ins w:id="3533" w:author="Shawn Stickney" w:date="2017-02-23T12:10:00Z">
              <w:r>
                <w:t>Name”, “Role”, “Department”</w:t>
              </w:r>
            </w:ins>
          </w:p>
          <w:p w14:paraId="4E592FC1" w14:textId="04ECC36B" w:rsidR="00C62C68" w:rsidRDefault="00C62C68" w:rsidP="002D4CCF">
            <w:pPr>
              <w:pStyle w:val="ListParagraph"/>
              <w:numPr>
                <w:ilvl w:val="0"/>
                <w:numId w:val="25"/>
              </w:numPr>
              <w:ind w:left="346"/>
              <w:cnfStyle w:val="000000000000" w:firstRow="0" w:lastRow="0" w:firstColumn="0" w:lastColumn="0" w:oddVBand="0" w:evenVBand="0" w:oddHBand="0" w:evenHBand="0" w:firstRowFirstColumn="0" w:firstRowLastColumn="0" w:lastRowFirstColumn="0" w:lastRowLastColumn="0"/>
              <w:rPr>
                <w:ins w:id="3534" w:author="Shawn Stickney" w:date="2017-02-23T12:09:00Z"/>
                <w:color w:val="000000" w:themeColor="text1"/>
              </w:rPr>
            </w:pPr>
            <w:ins w:id="3535" w:author="Shawn Stickney" w:date="2017-02-23T12:09:00Z">
              <w:r>
                <w:t>Only visible if the user selects the “Employee” radio button</w:t>
              </w:r>
            </w:ins>
          </w:p>
        </w:tc>
        <w:tc>
          <w:tcPr>
            <w:tcW w:w="0" w:type="dxa"/>
            <w:tcPrChange w:id="3536" w:author="Shawn Stickney" w:date="2017-02-23T12:09:00Z">
              <w:tcPr>
                <w:tcW w:w="1456" w:type="dxa"/>
                <w:vAlign w:val="center"/>
              </w:tcPr>
            </w:tcPrChange>
          </w:tcPr>
          <w:p w14:paraId="4E89DF2C" w14:textId="0A11966C" w:rsidR="00C62C68" w:rsidRDefault="00C62C68" w:rsidP="00C62C68">
            <w:pPr>
              <w:cnfStyle w:val="000000000000" w:firstRow="0" w:lastRow="0" w:firstColumn="0" w:lastColumn="0" w:oddVBand="0" w:evenVBand="0" w:oddHBand="0" w:evenHBand="0" w:firstRowFirstColumn="0" w:firstRowLastColumn="0" w:lastRowFirstColumn="0" w:lastRowLastColumn="0"/>
              <w:rPr>
                <w:ins w:id="3537" w:author="Shawn Stickney" w:date="2017-02-23T12:09:00Z"/>
                <w:color w:val="000000" w:themeColor="text1"/>
              </w:rPr>
            </w:pPr>
            <w:ins w:id="3538" w:author="Shawn Stickney" w:date="2017-02-23T12:09:00Z">
              <w:r>
                <w:t>New</w:t>
              </w:r>
            </w:ins>
          </w:p>
        </w:tc>
      </w:tr>
      <w:tr w:rsidR="00C62C68" w:rsidRPr="006239F1" w14:paraId="7F61FED4" w14:textId="77777777" w:rsidTr="000206F9">
        <w:trPr>
          <w:cnfStyle w:val="000000100000" w:firstRow="0" w:lastRow="0" w:firstColumn="0" w:lastColumn="0" w:oddVBand="0" w:evenVBand="0" w:oddHBand="1" w:evenHBand="0" w:firstRowFirstColumn="0" w:firstRowLastColumn="0" w:lastRowFirstColumn="0" w:lastRowLastColumn="0"/>
          <w:trHeight w:val="436"/>
          <w:ins w:id="3539" w:author="Shawn Stickney" w:date="2017-02-23T12:09:00Z"/>
        </w:trPr>
        <w:tc>
          <w:tcPr>
            <w:cnfStyle w:val="001000000000" w:firstRow="0" w:lastRow="0" w:firstColumn="1" w:lastColumn="0" w:oddVBand="0" w:evenVBand="0" w:oddHBand="0" w:evenHBand="0" w:firstRowFirstColumn="0" w:firstRowLastColumn="0" w:lastRowFirstColumn="0" w:lastRowLastColumn="0"/>
            <w:tcW w:w="1192" w:type="dxa"/>
          </w:tcPr>
          <w:p w14:paraId="1ED28246" w14:textId="6D79FD6E" w:rsidR="00C62C68" w:rsidRPr="00C62C68" w:rsidRDefault="00C62C68" w:rsidP="00C62C68">
            <w:pPr>
              <w:rPr>
                <w:ins w:id="3540" w:author="Shawn Stickney" w:date="2017-02-23T12:09:00Z"/>
                <w:b w:val="0"/>
                <w:rPrChange w:id="3541" w:author="Shawn Stickney" w:date="2017-02-23T12:12:00Z">
                  <w:rPr>
                    <w:ins w:id="3542" w:author="Shawn Stickney" w:date="2017-02-23T12:09:00Z"/>
                  </w:rPr>
                </w:rPrChange>
              </w:rPr>
            </w:pPr>
            <w:ins w:id="3543" w:author="Shawn Stickney" w:date="2017-02-23T12:09:00Z">
              <w:r w:rsidRPr="00C62C68">
                <w:t>Column in Employee Table</w:t>
              </w:r>
            </w:ins>
          </w:p>
        </w:tc>
        <w:tc>
          <w:tcPr>
            <w:tcW w:w="1984" w:type="dxa"/>
          </w:tcPr>
          <w:p w14:paraId="0CDC6CB5" w14:textId="27285E0B" w:rsidR="00C62C68" w:rsidRDefault="00C62C68" w:rsidP="00C62C68">
            <w:pPr>
              <w:cnfStyle w:val="000000100000" w:firstRow="0" w:lastRow="0" w:firstColumn="0" w:lastColumn="0" w:oddVBand="0" w:evenVBand="0" w:oddHBand="1" w:evenHBand="0" w:firstRowFirstColumn="0" w:firstRowLastColumn="0" w:lastRowFirstColumn="0" w:lastRowLastColumn="0"/>
              <w:rPr>
                <w:ins w:id="3544" w:author="Shawn Stickney" w:date="2017-02-23T12:09:00Z"/>
              </w:rPr>
            </w:pPr>
            <w:ins w:id="3545" w:author="Shawn Stickney" w:date="2017-02-23T12:10:00Z">
              <w:r>
                <w:t>Name</w:t>
              </w:r>
            </w:ins>
          </w:p>
        </w:tc>
        <w:tc>
          <w:tcPr>
            <w:tcW w:w="2129" w:type="dxa"/>
          </w:tcPr>
          <w:p w14:paraId="7F4314D9" w14:textId="6F5911BF" w:rsidR="00C62C68" w:rsidRDefault="00C62C68" w:rsidP="00C62C68">
            <w:pPr>
              <w:cnfStyle w:val="000000100000" w:firstRow="0" w:lastRow="0" w:firstColumn="0" w:lastColumn="0" w:oddVBand="0" w:evenVBand="0" w:oddHBand="1" w:evenHBand="0" w:firstRowFirstColumn="0" w:firstRowLastColumn="0" w:lastRowFirstColumn="0" w:lastRowLastColumn="0"/>
              <w:rPr>
                <w:ins w:id="3546" w:author="Shawn Stickney" w:date="2017-02-23T12:09:00Z"/>
              </w:rPr>
            </w:pPr>
            <w:ins w:id="3547" w:author="Shawn Stickney" w:date="2017-02-23T12:11:00Z">
              <w:r>
                <w:t>Entire name of the employee being added</w:t>
              </w:r>
            </w:ins>
          </w:p>
        </w:tc>
        <w:tc>
          <w:tcPr>
            <w:tcW w:w="2589" w:type="dxa"/>
          </w:tcPr>
          <w:p w14:paraId="40EAD839" w14:textId="77777777" w:rsidR="00C62C68" w:rsidRPr="0067775B" w:rsidRDefault="00C62C68" w:rsidP="002D4CCF">
            <w:pPr>
              <w:pStyle w:val="ListParagraph"/>
              <w:numPr>
                <w:ilvl w:val="0"/>
                <w:numId w:val="20"/>
              </w:numPr>
              <w:tabs>
                <w:tab w:val="left" w:pos="346"/>
              </w:tabs>
              <w:ind w:left="346"/>
              <w:cnfStyle w:val="000000100000" w:firstRow="0" w:lastRow="0" w:firstColumn="0" w:lastColumn="0" w:oddVBand="0" w:evenVBand="0" w:oddHBand="1" w:evenHBand="0" w:firstRowFirstColumn="0" w:firstRowLastColumn="0" w:lastRowFirstColumn="0" w:lastRowLastColumn="0"/>
              <w:rPr>
                <w:ins w:id="3548" w:author="Shawn Stickney" w:date="2017-02-23T12:09:00Z"/>
              </w:rPr>
            </w:pPr>
            <w:ins w:id="3549" w:author="Shawn Stickney" w:date="2017-02-23T12:09:00Z">
              <w:r w:rsidRPr="0067775B">
                <w:t>Field control: Text Box</w:t>
              </w:r>
            </w:ins>
          </w:p>
          <w:p w14:paraId="4A51D6E7" w14:textId="64B791D2" w:rsidR="00C62C68" w:rsidRDefault="00C62C68">
            <w:pPr>
              <w:pStyle w:val="ListParagraph"/>
              <w:numPr>
                <w:ilvl w:val="0"/>
                <w:numId w:val="20"/>
              </w:numPr>
              <w:tabs>
                <w:tab w:val="left" w:pos="346"/>
              </w:tabs>
              <w:ind w:left="346"/>
              <w:cnfStyle w:val="000000100000" w:firstRow="0" w:lastRow="0" w:firstColumn="0" w:lastColumn="0" w:oddVBand="0" w:evenVBand="0" w:oddHBand="1" w:evenHBand="0" w:firstRowFirstColumn="0" w:firstRowLastColumn="0" w:lastRowFirstColumn="0" w:lastRowLastColumn="0"/>
              <w:rPr>
                <w:ins w:id="3550" w:author="Michael Petite" w:date="2017-02-27T07:35:00Z"/>
              </w:rPr>
              <w:pPrChange w:id="3551" w:author="Shawn Stickney" w:date="2017-02-23T12:13:00Z">
                <w:pPr>
                  <w:framePr w:hSpace="180" w:wrap="around" w:vAnchor="text" w:hAnchor="margin" w:xAlign="center" w:y="390"/>
                  <w:numPr>
                    <w:numId w:val="20"/>
                  </w:numPr>
                  <w:tabs>
                    <w:tab w:val="left" w:pos="162"/>
                  </w:tabs>
                  <w:ind w:left="720" w:hanging="360"/>
                  <w:cnfStyle w:val="000000100000" w:firstRow="0" w:lastRow="0" w:firstColumn="0" w:lastColumn="0" w:oddVBand="0" w:evenVBand="0" w:oddHBand="1" w:evenHBand="0" w:firstRowFirstColumn="0" w:firstRowLastColumn="0" w:lastRowFirstColumn="0" w:lastRowLastColumn="0"/>
                </w:pPr>
              </w:pPrChange>
            </w:pPr>
            <w:ins w:id="3552" w:author="Shawn Stickney" w:date="2017-02-23T12:09:00Z">
              <w:r w:rsidRPr="0067775B">
                <w:t>Field Format: Free Text</w:t>
              </w:r>
            </w:ins>
          </w:p>
          <w:p w14:paraId="71620EDC" w14:textId="5B406807" w:rsidR="002D4CCF" w:rsidDel="002D4CCF" w:rsidRDefault="002D4CCF">
            <w:pPr>
              <w:tabs>
                <w:tab w:val="left" w:pos="346"/>
              </w:tabs>
              <w:cnfStyle w:val="000000100000" w:firstRow="0" w:lastRow="0" w:firstColumn="0" w:lastColumn="0" w:oddVBand="0" w:evenVBand="0" w:oddHBand="1" w:evenHBand="0" w:firstRowFirstColumn="0" w:firstRowLastColumn="0" w:lastRowFirstColumn="0" w:lastRowLastColumn="0"/>
              <w:rPr>
                <w:ins w:id="3553" w:author="Shawn Stickney" w:date="2017-02-23T12:13:00Z"/>
                <w:del w:id="3554" w:author="Michael Petite" w:date="2017-02-27T07:35:00Z"/>
              </w:rPr>
              <w:pPrChange w:id="3555" w:author="Michael Petite" w:date="2017-02-27T07:35:00Z">
                <w:pPr>
                  <w:framePr w:hSpace="180" w:wrap="around" w:vAnchor="text" w:hAnchor="margin" w:xAlign="center" w:y="390"/>
                  <w:numPr>
                    <w:numId w:val="20"/>
                  </w:numPr>
                  <w:tabs>
                    <w:tab w:val="left" w:pos="162"/>
                  </w:tabs>
                  <w:ind w:left="720" w:hanging="360"/>
                  <w:cnfStyle w:val="000000100000" w:firstRow="0" w:lastRow="0" w:firstColumn="0" w:lastColumn="0" w:oddVBand="0" w:evenVBand="0" w:oddHBand="1" w:evenHBand="0" w:firstRowFirstColumn="0" w:firstRowLastColumn="0" w:lastRowFirstColumn="0" w:lastRowLastColumn="0"/>
                </w:pPr>
              </w:pPrChange>
            </w:pPr>
          </w:p>
          <w:p w14:paraId="4B83B268" w14:textId="14D4FF46" w:rsidR="00C62C68" w:rsidRPr="00C62C68" w:rsidRDefault="00C62C68">
            <w:pPr>
              <w:cnfStyle w:val="000000100000" w:firstRow="0" w:lastRow="0" w:firstColumn="0" w:lastColumn="0" w:oddVBand="0" w:evenVBand="0" w:oddHBand="1" w:evenHBand="0" w:firstRowFirstColumn="0" w:firstRowLastColumn="0" w:lastRowFirstColumn="0" w:lastRowLastColumn="0"/>
              <w:rPr>
                <w:ins w:id="3556" w:author="Shawn Stickney" w:date="2017-02-23T12:09:00Z"/>
              </w:rPr>
              <w:pPrChange w:id="3557" w:author="Michael Petite" w:date="2017-02-27T07:35:00Z">
                <w:pPr>
                  <w:framePr w:hSpace="180" w:wrap="around" w:vAnchor="text" w:hAnchor="margin" w:xAlign="center" w:y="390"/>
                  <w:numPr>
                    <w:numId w:val="20"/>
                  </w:numPr>
                  <w:tabs>
                    <w:tab w:val="left" w:pos="162"/>
                  </w:tabs>
                  <w:ind w:left="720" w:hanging="360"/>
                  <w:cnfStyle w:val="000000100000" w:firstRow="0" w:lastRow="0" w:firstColumn="0" w:lastColumn="0" w:oddVBand="0" w:evenVBand="0" w:oddHBand="1" w:evenHBand="0" w:firstRowFirstColumn="0" w:firstRowLastColumn="0" w:lastRowFirstColumn="0" w:lastRowLastColumn="0"/>
                </w:pPr>
              </w:pPrChange>
            </w:pPr>
          </w:p>
        </w:tc>
        <w:tc>
          <w:tcPr>
            <w:tcW w:w="1456" w:type="dxa"/>
          </w:tcPr>
          <w:p w14:paraId="16601713" w14:textId="555CEEC5" w:rsidR="00C62C68" w:rsidRDefault="00C62C68" w:rsidP="00C62C68">
            <w:pPr>
              <w:cnfStyle w:val="000000100000" w:firstRow="0" w:lastRow="0" w:firstColumn="0" w:lastColumn="0" w:oddVBand="0" w:evenVBand="0" w:oddHBand="1" w:evenHBand="0" w:firstRowFirstColumn="0" w:firstRowLastColumn="0" w:lastRowFirstColumn="0" w:lastRowLastColumn="0"/>
              <w:rPr>
                <w:ins w:id="3558" w:author="Shawn Stickney" w:date="2017-02-23T12:09:00Z"/>
              </w:rPr>
            </w:pPr>
            <w:ins w:id="3559" w:author="Shawn Stickney" w:date="2017-02-23T12:09:00Z">
              <w:r w:rsidRPr="0067775B">
                <w:t>New</w:t>
              </w:r>
            </w:ins>
          </w:p>
        </w:tc>
      </w:tr>
      <w:tr w:rsidR="00C62C68" w:rsidRPr="006239F1" w14:paraId="394908DA" w14:textId="77777777" w:rsidTr="000206F9">
        <w:trPr>
          <w:trHeight w:val="436"/>
          <w:ins w:id="3560" w:author="Shawn Stickney" w:date="2017-02-23T12:09:00Z"/>
        </w:trPr>
        <w:tc>
          <w:tcPr>
            <w:cnfStyle w:val="001000000000" w:firstRow="0" w:lastRow="0" w:firstColumn="1" w:lastColumn="0" w:oddVBand="0" w:evenVBand="0" w:oddHBand="0" w:evenHBand="0" w:firstRowFirstColumn="0" w:firstRowLastColumn="0" w:lastRowFirstColumn="0" w:lastRowLastColumn="0"/>
            <w:tcW w:w="1192" w:type="dxa"/>
          </w:tcPr>
          <w:p w14:paraId="24429500" w14:textId="41E55B94" w:rsidR="00C62C68" w:rsidRPr="00C62C68" w:rsidRDefault="00C62C68" w:rsidP="00C62C68">
            <w:pPr>
              <w:rPr>
                <w:ins w:id="3561" w:author="Shawn Stickney" w:date="2017-02-23T12:09:00Z"/>
                <w:b w:val="0"/>
                <w:rPrChange w:id="3562" w:author="Shawn Stickney" w:date="2017-02-23T12:12:00Z">
                  <w:rPr>
                    <w:ins w:id="3563" w:author="Shawn Stickney" w:date="2017-02-23T12:09:00Z"/>
                  </w:rPr>
                </w:rPrChange>
              </w:rPr>
            </w:pPr>
            <w:ins w:id="3564" w:author="Shawn Stickney" w:date="2017-02-23T12:09:00Z">
              <w:r w:rsidRPr="00C62C68">
                <w:t>Column in Employee Table</w:t>
              </w:r>
            </w:ins>
          </w:p>
        </w:tc>
        <w:tc>
          <w:tcPr>
            <w:tcW w:w="1984" w:type="dxa"/>
          </w:tcPr>
          <w:p w14:paraId="295AE9AF" w14:textId="18C1E6FC" w:rsidR="00C62C68" w:rsidRPr="0067775B" w:rsidRDefault="00C62C68" w:rsidP="00C62C68">
            <w:pPr>
              <w:cnfStyle w:val="000000000000" w:firstRow="0" w:lastRow="0" w:firstColumn="0" w:lastColumn="0" w:oddVBand="0" w:evenVBand="0" w:oddHBand="0" w:evenHBand="0" w:firstRowFirstColumn="0" w:firstRowLastColumn="0" w:lastRowFirstColumn="0" w:lastRowLastColumn="0"/>
              <w:rPr>
                <w:ins w:id="3565" w:author="Shawn Stickney" w:date="2017-02-23T12:09:00Z"/>
              </w:rPr>
            </w:pPr>
            <w:ins w:id="3566" w:author="Shawn Stickney" w:date="2017-02-23T12:09:00Z">
              <w:r>
                <w:t>Role</w:t>
              </w:r>
            </w:ins>
          </w:p>
        </w:tc>
        <w:tc>
          <w:tcPr>
            <w:tcW w:w="2129" w:type="dxa"/>
          </w:tcPr>
          <w:p w14:paraId="1FC3A4E6" w14:textId="3C596630" w:rsidR="00C62C68" w:rsidRPr="0067775B" w:rsidRDefault="00C62C68" w:rsidP="00C62C68">
            <w:pPr>
              <w:cnfStyle w:val="000000000000" w:firstRow="0" w:lastRow="0" w:firstColumn="0" w:lastColumn="0" w:oddVBand="0" w:evenVBand="0" w:oddHBand="0" w:evenHBand="0" w:firstRowFirstColumn="0" w:firstRowLastColumn="0" w:lastRowFirstColumn="0" w:lastRowLastColumn="0"/>
              <w:rPr>
                <w:ins w:id="3567" w:author="Shawn Stickney" w:date="2017-02-23T12:09:00Z"/>
              </w:rPr>
            </w:pPr>
            <w:ins w:id="3568" w:author="Shawn Stickney" w:date="2017-02-23T12:11:00Z">
              <w:r>
                <w:t>Role of the employee being added</w:t>
              </w:r>
            </w:ins>
          </w:p>
        </w:tc>
        <w:tc>
          <w:tcPr>
            <w:tcW w:w="2589" w:type="dxa"/>
          </w:tcPr>
          <w:p w14:paraId="26CD6589" w14:textId="77777777" w:rsidR="00C62C68" w:rsidRPr="0067775B" w:rsidRDefault="00C62C68" w:rsidP="00C62C68">
            <w:pPr>
              <w:pStyle w:val="ListParagraph"/>
              <w:numPr>
                <w:ilvl w:val="0"/>
                <w:numId w:val="20"/>
              </w:numPr>
              <w:tabs>
                <w:tab w:val="left" w:pos="162"/>
              </w:tabs>
              <w:cnfStyle w:val="000000000000" w:firstRow="0" w:lastRow="0" w:firstColumn="0" w:lastColumn="0" w:oddVBand="0" w:evenVBand="0" w:oddHBand="0" w:evenHBand="0" w:firstRowFirstColumn="0" w:firstRowLastColumn="0" w:lastRowFirstColumn="0" w:lastRowLastColumn="0"/>
              <w:rPr>
                <w:ins w:id="3569" w:author="Shawn Stickney" w:date="2017-02-23T12:09:00Z"/>
              </w:rPr>
            </w:pPr>
            <w:ins w:id="3570" w:author="Shawn Stickney" w:date="2017-02-23T12:09:00Z">
              <w:r w:rsidRPr="0067775B">
                <w:t>Field control: Text Box</w:t>
              </w:r>
            </w:ins>
          </w:p>
          <w:p w14:paraId="30BCED12" w14:textId="77777777" w:rsidR="00C62C68" w:rsidRPr="0067775B" w:rsidRDefault="00C62C68" w:rsidP="00C62C68">
            <w:pPr>
              <w:pStyle w:val="ListParagraph"/>
              <w:numPr>
                <w:ilvl w:val="0"/>
                <w:numId w:val="20"/>
              </w:numPr>
              <w:tabs>
                <w:tab w:val="left" w:pos="162"/>
              </w:tabs>
              <w:cnfStyle w:val="000000000000" w:firstRow="0" w:lastRow="0" w:firstColumn="0" w:lastColumn="0" w:oddVBand="0" w:evenVBand="0" w:oddHBand="0" w:evenHBand="0" w:firstRowFirstColumn="0" w:firstRowLastColumn="0" w:lastRowFirstColumn="0" w:lastRowLastColumn="0"/>
              <w:rPr>
                <w:ins w:id="3571" w:author="Shawn Stickney" w:date="2017-02-23T12:09:00Z"/>
              </w:rPr>
            </w:pPr>
            <w:ins w:id="3572" w:author="Shawn Stickney" w:date="2017-02-23T12:09:00Z">
              <w:r w:rsidRPr="0067775B">
                <w:t>Field Format: Free Text</w:t>
              </w:r>
            </w:ins>
          </w:p>
          <w:p w14:paraId="2F99BDDF" w14:textId="069AEAF0" w:rsidR="00C62C68" w:rsidRPr="0067775B" w:rsidRDefault="00C62C68">
            <w:pPr>
              <w:tabs>
                <w:tab w:val="left" w:pos="162"/>
              </w:tabs>
              <w:ind w:left="360"/>
              <w:cnfStyle w:val="000000000000" w:firstRow="0" w:lastRow="0" w:firstColumn="0" w:lastColumn="0" w:oddVBand="0" w:evenVBand="0" w:oddHBand="0" w:evenHBand="0" w:firstRowFirstColumn="0" w:firstRowLastColumn="0" w:lastRowFirstColumn="0" w:lastRowLastColumn="0"/>
              <w:rPr>
                <w:ins w:id="3573" w:author="Shawn Stickney" w:date="2017-02-23T12:09:00Z"/>
              </w:rPr>
              <w:pPrChange w:id="3574" w:author="Shawn Stickney" w:date="2017-02-23T12:13:00Z">
                <w:pPr>
                  <w:framePr w:hSpace="180" w:wrap="around" w:vAnchor="text" w:hAnchor="margin" w:xAlign="center" w:y="390"/>
                  <w:numPr>
                    <w:numId w:val="20"/>
                  </w:numPr>
                  <w:tabs>
                    <w:tab w:val="left" w:pos="162"/>
                  </w:tabs>
                  <w:ind w:left="720" w:hanging="360"/>
                  <w:cnfStyle w:val="000000000000" w:firstRow="0" w:lastRow="0" w:firstColumn="0" w:lastColumn="0" w:oddVBand="0" w:evenVBand="0" w:oddHBand="0" w:evenHBand="0" w:firstRowFirstColumn="0" w:firstRowLastColumn="0" w:lastRowFirstColumn="0" w:lastRowLastColumn="0"/>
                </w:pPr>
              </w:pPrChange>
            </w:pPr>
          </w:p>
        </w:tc>
        <w:tc>
          <w:tcPr>
            <w:tcW w:w="1456" w:type="dxa"/>
          </w:tcPr>
          <w:p w14:paraId="3815D995" w14:textId="4F9C1A23" w:rsidR="00C62C68" w:rsidRPr="0067775B" w:rsidRDefault="00C62C68" w:rsidP="00C62C68">
            <w:pPr>
              <w:cnfStyle w:val="000000000000" w:firstRow="0" w:lastRow="0" w:firstColumn="0" w:lastColumn="0" w:oddVBand="0" w:evenVBand="0" w:oddHBand="0" w:evenHBand="0" w:firstRowFirstColumn="0" w:firstRowLastColumn="0" w:lastRowFirstColumn="0" w:lastRowLastColumn="0"/>
              <w:rPr>
                <w:ins w:id="3575" w:author="Shawn Stickney" w:date="2017-02-23T12:09:00Z"/>
              </w:rPr>
            </w:pPr>
            <w:ins w:id="3576" w:author="Shawn Stickney" w:date="2017-02-23T12:09:00Z">
              <w:r w:rsidRPr="0067775B">
                <w:t>New</w:t>
              </w:r>
            </w:ins>
          </w:p>
        </w:tc>
      </w:tr>
      <w:tr w:rsidR="00C62C68" w:rsidRPr="006239F1" w14:paraId="547D2477" w14:textId="77777777" w:rsidTr="000206F9">
        <w:trPr>
          <w:cnfStyle w:val="000000100000" w:firstRow="0" w:lastRow="0" w:firstColumn="0" w:lastColumn="0" w:oddVBand="0" w:evenVBand="0" w:oddHBand="1" w:evenHBand="0" w:firstRowFirstColumn="0" w:firstRowLastColumn="0" w:lastRowFirstColumn="0" w:lastRowLastColumn="0"/>
          <w:trHeight w:val="436"/>
          <w:ins w:id="3577" w:author="Shawn Stickney" w:date="2017-02-23T12:09:00Z"/>
        </w:trPr>
        <w:tc>
          <w:tcPr>
            <w:cnfStyle w:val="001000000000" w:firstRow="0" w:lastRow="0" w:firstColumn="1" w:lastColumn="0" w:oddVBand="0" w:evenVBand="0" w:oddHBand="0" w:evenHBand="0" w:firstRowFirstColumn="0" w:firstRowLastColumn="0" w:lastRowFirstColumn="0" w:lastRowLastColumn="0"/>
            <w:tcW w:w="1192" w:type="dxa"/>
          </w:tcPr>
          <w:p w14:paraId="4B155FD2" w14:textId="5FECC038" w:rsidR="00C62C68" w:rsidRPr="00C62C68" w:rsidRDefault="00C62C68" w:rsidP="00C62C68">
            <w:pPr>
              <w:rPr>
                <w:ins w:id="3578" w:author="Shawn Stickney" w:date="2017-02-23T12:09:00Z"/>
                <w:b w:val="0"/>
                <w:rPrChange w:id="3579" w:author="Shawn Stickney" w:date="2017-02-23T12:12:00Z">
                  <w:rPr>
                    <w:ins w:id="3580" w:author="Shawn Stickney" w:date="2017-02-23T12:09:00Z"/>
                  </w:rPr>
                </w:rPrChange>
              </w:rPr>
            </w:pPr>
            <w:ins w:id="3581" w:author="Shawn Stickney" w:date="2017-02-23T12:09:00Z">
              <w:r w:rsidRPr="00C62C68">
                <w:t>Column in Employee Table</w:t>
              </w:r>
            </w:ins>
          </w:p>
        </w:tc>
        <w:tc>
          <w:tcPr>
            <w:tcW w:w="1984" w:type="dxa"/>
          </w:tcPr>
          <w:p w14:paraId="0E09E0AC" w14:textId="18972021" w:rsidR="00C62C68" w:rsidRPr="0067775B" w:rsidRDefault="00C62C68" w:rsidP="00C62C68">
            <w:pPr>
              <w:cnfStyle w:val="000000100000" w:firstRow="0" w:lastRow="0" w:firstColumn="0" w:lastColumn="0" w:oddVBand="0" w:evenVBand="0" w:oddHBand="1" w:evenHBand="0" w:firstRowFirstColumn="0" w:firstRowLastColumn="0" w:lastRowFirstColumn="0" w:lastRowLastColumn="0"/>
              <w:rPr>
                <w:ins w:id="3582" w:author="Shawn Stickney" w:date="2017-02-23T12:09:00Z"/>
              </w:rPr>
            </w:pPr>
            <w:ins w:id="3583" w:author="Shawn Stickney" w:date="2017-02-23T12:09:00Z">
              <w:r w:rsidRPr="0067775B">
                <w:t>Department</w:t>
              </w:r>
            </w:ins>
          </w:p>
        </w:tc>
        <w:tc>
          <w:tcPr>
            <w:tcW w:w="2129" w:type="dxa"/>
          </w:tcPr>
          <w:p w14:paraId="2BFCD0BF" w14:textId="71D78E7E" w:rsidR="00C62C68" w:rsidRPr="0067775B" w:rsidRDefault="00C62C68" w:rsidP="00C62C68">
            <w:pPr>
              <w:cnfStyle w:val="000000100000" w:firstRow="0" w:lastRow="0" w:firstColumn="0" w:lastColumn="0" w:oddVBand="0" w:evenVBand="0" w:oddHBand="1" w:evenHBand="0" w:firstRowFirstColumn="0" w:firstRowLastColumn="0" w:lastRowFirstColumn="0" w:lastRowLastColumn="0"/>
              <w:rPr>
                <w:ins w:id="3584" w:author="Shawn Stickney" w:date="2017-02-23T12:09:00Z"/>
              </w:rPr>
            </w:pPr>
            <w:ins w:id="3585" w:author="Shawn Stickney" w:date="2017-02-23T12:11:00Z">
              <w:r>
                <w:t>Department of the employee being added</w:t>
              </w:r>
            </w:ins>
          </w:p>
        </w:tc>
        <w:tc>
          <w:tcPr>
            <w:tcW w:w="2589" w:type="dxa"/>
          </w:tcPr>
          <w:p w14:paraId="50B5333F" w14:textId="2A2E5571" w:rsidR="00C62C68" w:rsidRDefault="00C62C68" w:rsidP="00C62C68">
            <w:pPr>
              <w:pStyle w:val="ListParagraph"/>
              <w:numPr>
                <w:ilvl w:val="0"/>
                <w:numId w:val="20"/>
              </w:numPr>
              <w:tabs>
                <w:tab w:val="left" w:pos="162"/>
              </w:tabs>
              <w:cnfStyle w:val="000000100000" w:firstRow="0" w:lastRow="0" w:firstColumn="0" w:lastColumn="0" w:oddVBand="0" w:evenVBand="0" w:oddHBand="1" w:evenHBand="0" w:firstRowFirstColumn="0" w:firstRowLastColumn="0" w:lastRowFirstColumn="0" w:lastRowLastColumn="0"/>
              <w:rPr>
                <w:ins w:id="3586" w:author="Shawn Stickney" w:date="2017-02-23T12:11:00Z"/>
              </w:rPr>
            </w:pPr>
            <w:ins w:id="3587" w:author="Shawn Stickney" w:date="2017-02-23T12:09:00Z">
              <w:r w:rsidRPr="0067775B">
                <w:t xml:space="preserve">Field control: </w:t>
              </w:r>
            </w:ins>
            <w:ins w:id="3588" w:author="Shawn Stickney" w:date="2017-02-23T12:10:00Z">
              <w:r>
                <w:t>Text box</w:t>
              </w:r>
            </w:ins>
          </w:p>
          <w:p w14:paraId="4E909FC6" w14:textId="375C8CFC" w:rsidR="00C62C68" w:rsidRPr="0067775B" w:rsidRDefault="00C62C68" w:rsidP="0029053D">
            <w:pPr>
              <w:pStyle w:val="ListParagraph"/>
              <w:numPr>
                <w:ilvl w:val="0"/>
                <w:numId w:val="20"/>
              </w:numPr>
              <w:tabs>
                <w:tab w:val="left" w:pos="162"/>
              </w:tabs>
              <w:cnfStyle w:val="000000100000" w:firstRow="0" w:lastRow="0" w:firstColumn="0" w:lastColumn="0" w:oddVBand="0" w:evenVBand="0" w:oddHBand="1" w:evenHBand="0" w:firstRowFirstColumn="0" w:firstRowLastColumn="0" w:lastRowFirstColumn="0" w:lastRowLastColumn="0"/>
              <w:rPr>
                <w:ins w:id="3589" w:author="Shawn Stickney" w:date="2017-02-23T12:09:00Z"/>
              </w:rPr>
            </w:pPr>
            <w:ins w:id="3590" w:author="Shawn Stickney" w:date="2017-02-23T12:11:00Z">
              <w:r w:rsidRPr="0067775B">
                <w:t>Field Format: Free Text</w:t>
              </w:r>
            </w:ins>
          </w:p>
          <w:p w14:paraId="1CE0F3F3" w14:textId="5019068F" w:rsidR="00C62C68" w:rsidRPr="0067775B" w:rsidRDefault="00C62C68">
            <w:pPr>
              <w:tabs>
                <w:tab w:val="left" w:pos="162"/>
              </w:tabs>
              <w:ind w:left="720"/>
              <w:cnfStyle w:val="000000100000" w:firstRow="0" w:lastRow="0" w:firstColumn="0" w:lastColumn="0" w:oddVBand="0" w:evenVBand="0" w:oddHBand="1" w:evenHBand="0" w:firstRowFirstColumn="0" w:firstRowLastColumn="0" w:lastRowFirstColumn="0" w:lastRowLastColumn="0"/>
              <w:rPr>
                <w:ins w:id="3591" w:author="Shawn Stickney" w:date="2017-02-23T12:09:00Z"/>
              </w:rPr>
              <w:pPrChange w:id="3592" w:author="Shawn Stickney" w:date="2017-02-23T12:13:00Z">
                <w:pPr>
                  <w:framePr w:hSpace="180" w:wrap="around" w:vAnchor="text" w:hAnchor="margin" w:xAlign="center" w:y="390"/>
                  <w:numPr>
                    <w:numId w:val="20"/>
                  </w:numPr>
                  <w:tabs>
                    <w:tab w:val="left" w:pos="162"/>
                  </w:tabs>
                  <w:ind w:left="720" w:hanging="360"/>
                  <w:cnfStyle w:val="000000100000" w:firstRow="0" w:lastRow="0" w:firstColumn="0" w:lastColumn="0" w:oddVBand="0" w:evenVBand="0" w:oddHBand="1" w:evenHBand="0" w:firstRowFirstColumn="0" w:firstRowLastColumn="0" w:lastRowFirstColumn="0" w:lastRowLastColumn="0"/>
                </w:pPr>
              </w:pPrChange>
            </w:pPr>
          </w:p>
        </w:tc>
        <w:tc>
          <w:tcPr>
            <w:tcW w:w="1456" w:type="dxa"/>
          </w:tcPr>
          <w:p w14:paraId="7CFB6C78" w14:textId="304302EB" w:rsidR="00C62C68" w:rsidRPr="0067775B" w:rsidRDefault="00C62C68" w:rsidP="00C62C68">
            <w:pPr>
              <w:cnfStyle w:val="000000100000" w:firstRow="0" w:lastRow="0" w:firstColumn="0" w:lastColumn="0" w:oddVBand="0" w:evenVBand="0" w:oddHBand="1" w:evenHBand="0" w:firstRowFirstColumn="0" w:firstRowLastColumn="0" w:lastRowFirstColumn="0" w:lastRowLastColumn="0"/>
              <w:rPr>
                <w:ins w:id="3593" w:author="Shawn Stickney" w:date="2017-02-23T12:09:00Z"/>
              </w:rPr>
            </w:pPr>
            <w:ins w:id="3594" w:author="Shawn Stickney" w:date="2017-02-23T12:09:00Z">
              <w:r w:rsidRPr="0067775B">
                <w:t>New</w:t>
              </w:r>
            </w:ins>
          </w:p>
        </w:tc>
      </w:tr>
      <w:tr w:rsidR="00C62C68" w:rsidRPr="006239F1" w14:paraId="326CC2A5" w14:textId="77777777" w:rsidTr="000206F9">
        <w:trPr>
          <w:trHeight w:val="436"/>
          <w:ins w:id="3595" w:author="Shawn Stickney" w:date="2017-02-23T12:09:00Z"/>
        </w:trPr>
        <w:tc>
          <w:tcPr>
            <w:cnfStyle w:val="001000000000" w:firstRow="0" w:lastRow="0" w:firstColumn="1" w:lastColumn="0" w:oddVBand="0" w:evenVBand="0" w:oddHBand="0" w:evenHBand="0" w:firstRowFirstColumn="0" w:firstRowLastColumn="0" w:lastRowFirstColumn="0" w:lastRowLastColumn="0"/>
            <w:tcW w:w="1192" w:type="dxa"/>
          </w:tcPr>
          <w:p w14:paraId="6F112059" w14:textId="11740145" w:rsidR="00C62C68" w:rsidRPr="00C62C68" w:rsidRDefault="00C62C68" w:rsidP="00C62C68">
            <w:pPr>
              <w:rPr>
                <w:ins w:id="3596" w:author="Shawn Stickney" w:date="2017-02-23T12:09:00Z"/>
                <w:b w:val="0"/>
                <w:rPrChange w:id="3597" w:author="Shawn Stickney" w:date="2017-02-23T12:12:00Z">
                  <w:rPr>
                    <w:ins w:id="3598" w:author="Shawn Stickney" w:date="2017-02-23T12:09:00Z"/>
                  </w:rPr>
                </w:rPrChange>
              </w:rPr>
            </w:pPr>
            <w:ins w:id="3599" w:author="Shawn Stickney" w:date="2017-02-23T12:09:00Z">
              <w:r w:rsidRPr="00C62C68">
                <w:t>Column in Employee Table</w:t>
              </w:r>
            </w:ins>
          </w:p>
        </w:tc>
        <w:tc>
          <w:tcPr>
            <w:tcW w:w="1984" w:type="dxa"/>
          </w:tcPr>
          <w:p w14:paraId="7F12F03D" w14:textId="2A6178ED" w:rsidR="00C62C68" w:rsidRPr="0067775B" w:rsidRDefault="00C62C68" w:rsidP="00C62C68">
            <w:pPr>
              <w:cnfStyle w:val="000000000000" w:firstRow="0" w:lastRow="0" w:firstColumn="0" w:lastColumn="0" w:oddVBand="0" w:evenVBand="0" w:oddHBand="0" w:evenHBand="0" w:firstRowFirstColumn="0" w:firstRowLastColumn="0" w:lastRowFirstColumn="0" w:lastRowLastColumn="0"/>
              <w:rPr>
                <w:ins w:id="3600" w:author="Shawn Stickney" w:date="2017-02-23T12:09:00Z"/>
              </w:rPr>
            </w:pPr>
            <w:ins w:id="3601" w:author="Shawn Stickney" w:date="2017-02-23T12:09:00Z">
              <w:r>
                <w:t>Delete</w:t>
              </w:r>
            </w:ins>
          </w:p>
        </w:tc>
        <w:tc>
          <w:tcPr>
            <w:tcW w:w="2129" w:type="dxa"/>
          </w:tcPr>
          <w:p w14:paraId="14974262" w14:textId="7868F329" w:rsidR="00C62C68" w:rsidRPr="0067775B" w:rsidRDefault="00C62C68" w:rsidP="00C62C68">
            <w:pPr>
              <w:cnfStyle w:val="000000000000" w:firstRow="0" w:lastRow="0" w:firstColumn="0" w:lastColumn="0" w:oddVBand="0" w:evenVBand="0" w:oddHBand="0" w:evenHBand="0" w:firstRowFirstColumn="0" w:firstRowLastColumn="0" w:lastRowFirstColumn="0" w:lastRowLastColumn="0"/>
              <w:rPr>
                <w:ins w:id="3602" w:author="Shawn Stickney" w:date="2017-02-23T12:09:00Z"/>
              </w:rPr>
            </w:pPr>
            <w:ins w:id="3603" w:author="Shawn Stickney" w:date="2017-02-23T12:09:00Z">
              <w:r>
                <w:t>Allows the user to delete a row in the Employee Table</w:t>
              </w:r>
            </w:ins>
          </w:p>
        </w:tc>
        <w:tc>
          <w:tcPr>
            <w:tcW w:w="2589" w:type="dxa"/>
          </w:tcPr>
          <w:p w14:paraId="6D456EA4" w14:textId="77777777" w:rsidR="00C62C68" w:rsidRDefault="00C62C68" w:rsidP="00C62C68">
            <w:pPr>
              <w:pStyle w:val="ListParagraph"/>
              <w:numPr>
                <w:ilvl w:val="0"/>
                <w:numId w:val="20"/>
              </w:numPr>
              <w:tabs>
                <w:tab w:val="left" w:pos="162"/>
              </w:tabs>
              <w:cnfStyle w:val="000000000000" w:firstRow="0" w:lastRow="0" w:firstColumn="0" w:lastColumn="0" w:oddVBand="0" w:evenVBand="0" w:oddHBand="0" w:evenHBand="0" w:firstRowFirstColumn="0" w:firstRowLastColumn="0" w:lastRowFirstColumn="0" w:lastRowLastColumn="0"/>
              <w:rPr>
                <w:ins w:id="3604" w:author="Shawn Stickney" w:date="2017-02-23T12:09:00Z"/>
              </w:rPr>
            </w:pPr>
            <w:ins w:id="3605" w:author="Shawn Stickney" w:date="2017-02-23T12:09:00Z">
              <w:r>
                <w:t>Field control: Text link</w:t>
              </w:r>
            </w:ins>
          </w:p>
          <w:p w14:paraId="1BB2886F" w14:textId="77777777" w:rsidR="00C62C68" w:rsidRDefault="00C62C68" w:rsidP="00C62C68">
            <w:pPr>
              <w:pStyle w:val="ListParagraph"/>
              <w:numPr>
                <w:ilvl w:val="0"/>
                <w:numId w:val="20"/>
              </w:numPr>
              <w:tabs>
                <w:tab w:val="left" w:pos="162"/>
              </w:tabs>
              <w:cnfStyle w:val="000000000000" w:firstRow="0" w:lastRow="0" w:firstColumn="0" w:lastColumn="0" w:oddVBand="0" w:evenVBand="0" w:oddHBand="0" w:evenHBand="0" w:firstRowFirstColumn="0" w:firstRowLastColumn="0" w:lastRowFirstColumn="0" w:lastRowLastColumn="0"/>
              <w:rPr>
                <w:ins w:id="3606" w:author="Shawn Stickney" w:date="2017-02-23T12:09:00Z"/>
              </w:rPr>
            </w:pPr>
            <w:ins w:id="3607" w:author="Shawn Stickney" w:date="2017-02-23T12:09:00Z">
              <w:r>
                <w:t>Color: “Red”</w:t>
              </w:r>
            </w:ins>
          </w:p>
          <w:p w14:paraId="09DA6493" w14:textId="2B28D1BC" w:rsidR="00C62C68" w:rsidRPr="0067775B" w:rsidRDefault="00C62C68" w:rsidP="00C62C68">
            <w:pPr>
              <w:numPr>
                <w:ilvl w:val="0"/>
                <w:numId w:val="20"/>
              </w:numPr>
              <w:tabs>
                <w:tab w:val="left" w:pos="162"/>
              </w:tabs>
              <w:cnfStyle w:val="000000000000" w:firstRow="0" w:lastRow="0" w:firstColumn="0" w:lastColumn="0" w:oddVBand="0" w:evenVBand="0" w:oddHBand="0" w:evenHBand="0" w:firstRowFirstColumn="0" w:firstRowLastColumn="0" w:lastRowFirstColumn="0" w:lastRowLastColumn="0"/>
              <w:rPr>
                <w:ins w:id="3608" w:author="Shawn Stickney" w:date="2017-02-23T12:09:00Z"/>
              </w:rPr>
            </w:pPr>
            <w:ins w:id="3609" w:author="Shawn Stickney" w:date="2017-02-23T12:09:00Z">
              <w:r>
                <w:t>If the user clicks this delete link the system will delete the entire row associated</w:t>
              </w:r>
            </w:ins>
          </w:p>
        </w:tc>
        <w:tc>
          <w:tcPr>
            <w:tcW w:w="1456" w:type="dxa"/>
          </w:tcPr>
          <w:p w14:paraId="1A510D02" w14:textId="5802D0BE" w:rsidR="00C62C68" w:rsidRPr="0067775B" w:rsidRDefault="00C62C68" w:rsidP="00C62C68">
            <w:pPr>
              <w:cnfStyle w:val="000000000000" w:firstRow="0" w:lastRow="0" w:firstColumn="0" w:lastColumn="0" w:oddVBand="0" w:evenVBand="0" w:oddHBand="0" w:evenHBand="0" w:firstRowFirstColumn="0" w:firstRowLastColumn="0" w:lastRowFirstColumn="0" w:lastRowLastColumn="0"/>
              <w:rPr>
                <w:ins w:id="3610" w:author="Shawn Stickney" w:date="2017-02-23T12:09:00Z"/>
              </w:rPr>
            </w:pPr>
            <w:ins w:id="3611" w:author="Shawn Stickney" w:date="2017-02-23T12:09:00Z">
              <w:r>
                <w:t>New</w:t>
              </w:r>
            </w:ins>
          </w:p>
        </w:tc>
      </w:tr>
      <w:tr w:rsidR="00C62C68" w:rsidRPr="006239F1" w14:paraId="36B4EC67" w14:textId="77777777" w:rsidTr="000206F9">
        <w:trPr>
          <w:cnfStyle w:val="000000100000" w:firstRow="0" w:lastRow="0" w:firstColumn="0" w:lastColumn="0" w:oddVBand="0" w:evenVBand="0" w:oddHBand="1" w:evenHBand="0" w:firstRowFirstColumn="0" w:firstRowLastColumn="0" w:lastRowFirstColumn="0" w:lastRowLastColumn="0"/>
          <w:trHeight w:val="436"/>
          <w:ins w:id="3612" w:author="Shawn Stickney" w:date="2017-02-23T12:09:00Z"/>
        </w:trPr>
        <w:tc>
          <w:tcPr>
            <w:cnfStyle w:val="001000000000" w:firstRow="0" w:lastRow="0" w:firstColumn="1" w:lastColumn="0" w:oddVBand="0" w:evenVBand="0" w:oddHBand="0" w:evenHBand="0" w:firstRowFirstColumn="0" w:firstRowLastColumn="0" w:lastRowFirstColumn="0" w:lastRowLastColumn="0"/>
            <w:tcW w:w="1192" w:type="dxa"/>
          </w:tcPr>
          <w:p w14:paraId="258599F0" w14:textId="55DE00FC" w:rsidR="00C62C68" w:rsidRPr="00C62C68" w:rsidRDefault="00C62C68" w:rsidP="00C62C68">
            <w:pPr>
              <w:rPr>
                <w:ins w:id="3613" w:author="Shawn Stickney" w:date="2017-02-23T12:09:00Z"/>
                <w:b w:val="0"/>
                <w:rPrChange w:id="3614" w:author="Shawn Stickney" w:date="2017-02-23T12:12:00Z">
                  <w:rPr>
                    <w:ins w:id="3615" w:author="Shawn Stickney" w:date="2017-02-23T12:09:00Z"/>
                  </w:rPr>
                </w:rPrChange>
              </w:rPr>
            </w:pPr>
            <w:ins w:id="3616" w:author="Shawn Stickney" w:date="2017-02-23T12:09:00Z">
              <w:r w:rsidRPr="00C62C68">
                <w:t>Button</w:t>
              </w:r>
            </w:ins>
          </w:p>
        </w:tc>
        <w:tc>
          <w:tcPr>
            <w:tcW w:w="1984" w:type="dxa"/>
          </w:tcPr>
          <w:p w14:paraId="116F4968" w14:textId="40D8AE05" w:rsidR="00C62C68" w:rsidRDefault="00C62C68" w:rsidP="00C62C68">
            <w:pPr>
              <w:cnfStyle w:val="000000100000" w:firstRow="0" w:lastRow="0" w:firstColumn="0" w:lastColumn="0" w:oddVBand="0" w:evenVBand="0" w:oddHBand="1" w:evenHBand="0" w:firstRowFirstColumn="0" w:firstRowLastColumn="0" w:lastRowFirstColumn="0" w:lastRowLastColumn="0"/>
              <w:rPr>
                <w:ins w:id="3617" w:author="Shawn Stickney" w:date="2017-02-23T12:09:00Z"/>
              </w:rPr>
            </w:pPr>
            <w:ins w:id="3618" w:author="Shawn Stickney" w:date="2017-02-23T12:09:00Z">
              <w:r>
                <w:t>Add New Employee</w:t>
              </w:r>
            </w:ins>
          </w:p>
        </w:tc>
        <w:tc>
          <w:tcPr>
            <w:tcW w:w="2129" w:type="dxa"/>
          </w:tcPr>
          <w:p w14:paraId="755FDD9D" w14:textId="5398D3ED" w:rsidR="00C62C68" w:rsidRDefault="00C62C68" w:rsidP="00C62C68">
            <w:pPr>
              <w:cnfStyle w:val="000000100000" w:firstRow="0" w:lastRow="0" w:firstColumn="0" w:lastColumn="0" w:oddVBand="0" w:evenVBand="0" w:oddHBand="1" w:evenHBand="0" w:firstRowFirstColumn="0" w:firstRowLastColumn="0" w:lastRowFirstColumn="0" w:lastRowLastColumn="0"/>
              <w:rPr>
                <w:ins w:id="3619" w:author="Shawn Stickney" w:date="2017-02-23T12:09:00Z"/>
              </w:rPr>
            </w:pPr>
            <w:ins w:id="3620" w:author="Shawn Stickney" w:date="2017-02-23T12:09:00Z">
              <w:r>
                <w:t>Allows the user to create another row in the Employee Table</w:t>
              </w:r>
            </w:ins>
          </w:p>
        </w:tc>
        <w:tc>
          <w:tcPr>
            <w:tcW w:w="2589" w:type="dxa"/>
          </w:tcPr>
          <w:p w14:paraId="29070A55" w14:textId="77777777" w:rsidR="00C62C68" w:rsidRDefault="00C62C68" w:rsidP="00C62C68">
            <w:pPr>
              <w:pStyle w:val="ListParagraph"/>
              <w:numPr>
                <w:ilvl w:val="0"/>
                <w:numId w:val="20"/>
              </w:numPr>
              <w:tabs>
                <w:tab w:val="left" w:pos="162"/>
              </w:tabs>
              <w:cnfStyle w:val="000000100000" w:firstRow="0" w:lastRow="0" w:firstColumn="0" w:lastColumn="0" w:oddVBand="0" w:evenVBand="0" w:oddHBand="1" w:evenHBand="0" w:firstRowFirstColumn="0" w:firstRowLastColumn="0" w:lastRowFirstColumn="0" w:lastRowLastColumn="0"/>
              <w:rPr>
                <w:ins w:id="3621" w:author="Shawn Stickney" w:date="2017-02-23T12:09:00Z"/>
              </w:rPr>
            </w:pPr>
            <w:ins w:id="3622" w:author="Shawn Stickney" w:date="2017-02-23T12:09:00Z">
              <w:r>
                <w:t>Field Control: Button</w:t>
              </w:r>
            </w:ins>
          </w:p>
          <w:p w14:paraId="79C5D122" w14:textId="0E24338D" w:rsidR="00C62C68" w:rsidRDefault="00C62C68" w:rsidP="00C62C68">
            <w:pPr>
              <w:numPr>
                <w:ilvl w:val="0"/>
                <w:numId w:val="20"/>
              </w:numPr>
              <w:tabs>
                <w:tab w:val="left" w:pos="162"/>
              </w:tabs>
              <w:cnfStyle w:val="000000100000" w:firstRow="0" w:lastRow="0" w:firstColumn="0" w:lastColumn="0" w:oddVBand="0" w:evenVBand="0" w:oddHBand="1" w:evenHBand="0" w:firstRowFirstColumn="0" w:firstRowLastColumn="0" w:lastRowFirstColumn="0" w:lastRowLastColumn="0"/>
              <w:rPr>
                <w:ins w:id="3623" w:author="Shawn Stickney" w:date="2017-02-23T12:09:00Z"/>
              </w:rPr>
            </w:pPr>
            <w:ins w:id="3624" w:author="Shawn Stickney" w:date="2017-02-23T12:09:00Z">
              <w:r>
                <w:t>This button will allow the user to add a new row to the employee table</w:t>
              </w:r>
            </w:ins>
          </w:p>
        </w:tc>
        <w:tc>
          <w:tcPr>
            <w:tcW w:w="1456" w:type="dxa"/>
          </w:tcPr>
          <w:p w14:paraId="34F5045B" w14:textId="1DDA6571" w:rsidR="00C62C68" w:rsidRDefault="00C62C68" w:rsidP="00C62C68">
            <w:pPr>
              <w:cnfStyle w:val="000000100000" w:firstRow="0" w:lastRow="0" w:firstColumn="0" w:lastColumn="0" w:oddVBand="0" w:evenVBand="0" w:oddHBand="1" w:evenHBand="0" w:firstRowFirstColumn="0" w:firstRowLastColumn="0" w:lastRowFirstColumn="0" w:lastRowLastColumn="0"/>
              <w:rPr>
                <w:ins w:id="3625" w:author="Shawn Stickney" w:date="2017-02-23T12:09:00Z"/>
              </w:rPr>
            </w:pPr>
            <w:ins w:id="3626" w:author="Shawn Stickney" w:date="2017-02-23T12:09:00Z">
              <w:r>
                <w:t>New</w:t>
              </w:r>
            </w:ins>
          </w:p>
        </w:tc>
      </w:tr>
    </w:tbl>
    <w:p w14:paraId="04A9CCC0" w14:textId="77777777" w:rsidR="001750D9" w:rsidRPr="001750D9" w:rsidRDefault="001750D9" w:rsidP="001750D9"/>
    <w:p w14:paraId="012098D4" w14:textId="77777777" w:rsidR="001750D9" w:rsidRDefault="001750D9" w:rsidP="00B03F42">
      <w:pPr>
        <w:pStyle w:val="Heading5"/>
      </w:pPr>
      <w:bookmarkStart w:id="3627" w:name="_Toc475949538"/>
      <w:r>
        <w:t>Technical Specification Changes</w:t>
      </w:r>
      <w:bookmarkEnd w:id="3627"/>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1750D9" w:rsidRPr="00612C84" w14:paraId="78CD6859" w14:textId="77777777" w:rsidTr="003F0B9C">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5A939D89" w14:textId="77777777" w:rsidR="001750D9" w:rsidRDefault="001750D9" w:rsidP="003F0B9C">
            <w:pPr>
              <w:jc w:val="center"/>
              <w:rPr>
                <w:sz w:val="18"/>
                <w:szCs w:val="28"/>
              </w:rPr>
            </w:pPr>
            <w:r>
              <w:rPr>
                <w:sz w:val="18"/>
                <w:szCs w:val="28"/>
              </w:rPr>
              <w:t>BR ID</w:t>
            </w:r>
          </w:p>
        </w:tc>
        <w:tc>
          <w:tcPr>
            <w:tcW w:w="1929" w:type="dxa"/>
            <w:shd w:val="clear" w:color="auto" w:fill="367CC1"/>
            <w:vAlign w:val="center"/>
          </w:tcPr>
          <w:p w14:paraId="6C0F642A"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25828AEF" w14:textId="77777777" w:rsidR="001750D9"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1C18A70D"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1750D9" w:rsidRPr="006B3718" w14:paraId="73BFF145" w14:textId="77777777" w:rsidTr="003F0B9C">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7B291B3C" w14:textId="77777777" w:rsidR="001750D9" w:rsidRDefault="001750D9" w:rsidP="003F0B9C">
            <w:pPr>
              <w:rPr>
                <w:color w:val="FF0000"/>
              </w:rPr>
            </w:pPr>
          </w:p>
        </w:tc>
        <w:tc>
          <w:tcPr>
            <w:tcW w:w="1929" w:type="dxa"/>
          </w:tcPr>
          <w:p w14:paraId="7306C534"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65C85832"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51EC5D31"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r>
    </w:tbl>
    <w:p w14:paraId="2597E76B" w14:textId="043B1E3E" w:rsidR="001750D9" w:rsidDel="00D9464D" w:rsidRDefault="001750D9" w:rsidP="001750D9">
      <w:pPr>
        <w:rPr>
          <w:ins w:id="3628" w:author="Shawn Stickney" w:date="2017-02-23T11:59:00Z"/>
          <w:del w:id="3629" w:author="Michael Petite" w:date="2017-02-27T10:03:00Z"/>
        </w:rPr>
      </w:pPr>
    </w:p>
    <w:p w14:paraId="38D1B579" w14:textId="67A739E7" w:rsidR="003C0E49" w:rsidDel="00D9464D" w:rsidRDefault="003C0E49" w:rsidP="001750D9">
      <w:pPr>
        <w:rPr>
          <w:ins w:id="3630" w:author="Shawn Stickney" w:date="2017-02-23T11:59:00Z"/>
          <w:del w:id="3631" w:author="Michael Petite" w:date="2017-02-27T10:03:00Z"/>
        </w:rPr>
      </w:pPr>
    </w:p>
    <w:p w14:paraId="38249A6C" w14:textId="1FC67504" w:rsidR="003C0E49" w:rsidDel="00D9464D" w:rsidRDefault="003C0E49" w:rsidP="001750D9">
      <w:pPr>
        <w:rPr>
          <w:ins w:id="3632" w:author="Shawn Stickney" w:date="2017-02-23T11:59:00Z"/>
          <w:del w:id="3633" w:author="Michael Petite" w:date="2017-02-27T10:03:00Z"/>
        </w:rPr>
      </w:pPr>
    </w:p>
    <w:p w14:paraId="39A9F680" w14:textId="680692B3" w:rsidR="003C0E49" w:rsidDel="00D9464D" w:rsidRDefault="003C0E49" w:rsidP="001750D9">
      <w:pPr>
        <w:rPr>
          <w:ins w:id="3634" w:author="Shawn Stickney" w:date="2017-02-23T11:59:00Z"/>
          <w:del w:id="3635" w:author="Michael Petite" w:date="2017-02-27T10:03:00Z"/>
        </w:rPr>
      </w:pPr>
    </w:p>
    <w:p w14:paraId="5C5C526B" w14:textId="2F0CD083" w:rsidR="003C0E49" w:rsidDel="00D9464D" w:rsidRDefault="003C0E49" w:rsidP="001750D9">
      <w:pPr>
        <w:rPr>
          <w:ins w:id="3636" w:author="Shawn Stickney" w:date="2017-02-23T11:59:00Z"/>
          <w:del w:id="3637" w:author="Michael Petite" w:date="2017-02-27T10:03:00Z"/>
        </w:rPr>
      </w:pPr>
    </w:p>
    <w:p w14:paraId="780561F1" w14:textId="5FD34E5B" w:rsidR="003C0E49" w:rsidDel="00D9464D" w:rsidRDefault="003C0E49" w:rsidP="001750D9">
      <w:pPr>
        <w:rPr>
          <w:ins w:id="3638" w:author="Shawn Stickney" w:date="2017-02-23T11:59:00Z"/>
          <w:del w:id="3639" w:author="Michael Petite" w:date="2017-02-27T10:03:00Z"/>
        </w:rPr>
      </w:pPr>
    </w:p>
    <w:p w14:paraId="1C33E26A" w14:textId="35347427" w:rsidR="003C0E49" w:rsidDel="00D9464D" w:rsidRDefault="003C0E49" w:rsidP="001750D9">
      <w:pPr>
        <w:rPr>
          <w:ins w:id="3640" w:author="Shawn Stickney" w:date="2017-02-23T11:59:00Z"/>
          <w:del w:id="3641" w:author="Michael Petite" w:date="2017-02-27T10:03:00Z"/>
        </w:rPr>
      </w:pPr>
    </w:p>
    <w:p w14:paraId="2CBC41C0" w14:textId="5292AEB3" w:rsidR="003C0E49" w:rsidDel="00D9464D" w:rsidRDefault="003C0E49" w:rsidP="001750D9">
      <w:pPr>
        <w:rPr>
          <w:ins w:id="3642" w:author="Shawn Stickney" w:date="2017-02-23T11:59:00Z"/>
          <w:del w:id="3643" w:author="Michael Petite" w:date="2017-02-27T10:03:00Z"/>
        </w:rPr>
      </w:pPr>
    </w:p>
    <w:p w14:paraId="1664EB56" w14:textId="48C6CF92" w:rsidR="003C0E49" w:rsidDel="00D9464D" w:rsidRDefault="003C0E49" w:rsidP="001750D9">
      <w:pPr>
        <w:rPr>
          <w:ins w:id="3644" w:author="Shawn Stickney" w:date="2017-02-23T11:59:00Z"/>
          <w:del w:id="3645" w:author="Michael Petite" w:date="2017-02-27T10:03:00Z"/>
        </w:rPr>
      </w:pPr>
    </w:p>
    <w:p w14:paraId="709C49A9" w14:textId="682F83EF" w:rsidR="003C0E49" w:rsidDel="00D9464D" w:rsidRDefault="003C0E49" w:rsidP="001750D9">
      <w:pPr>
        <w:rPr>
          <w:ins w:id="3646" w:author="Shawn Stickney" w:date="2017-02-23T11:59:00Z"/>
          <w:del w:id="3647" w:author="Michael Petite" w:date="2017-02-27T10:03:00Z"/>
        </w:rPr>
      </w:pPr>
    </w:p>
    <w:p w14:paraId="31429DC8" w14:textId="7CCCB6FC" w:rsidR="003C0E49" w:rsidRPr="001750D9" w:rsidDel="00D9464D" w:rsidRDefault="003C0E49" w:rsidP="001750D9">
      <w:pPr>
        <w:rPr>
          <w:del w:id="3648" w:author="Michael Petite" w:date="2017-02-27T10:03:00Z"/>
        </w:rPr>
      </w:pPr>
    </w:p>
    <w:p w14:paraId="100C6492" w14:textId="30B4DCD8" w:rsidR="003C0E49" w:rsidRDefault="001750D9">
      <w:pPr>
        <w:pStyle w:val="Heading4"/>
        <w:numPr>
          <w:ilvl w:val="2"/>
          <w:numId w:val="2"/>
        </w:numPr>
        <w:rPr>
          <w:ins w:id="3649" w:author="Shawn Stickney" w:date="2017-02-23T11:58:00Z"/>
        </w:rPr>
      </w:pPr>
      <w:bookmarkStart w:id="3650" w:name="_Toc475949539"/>
      <w:commentRangeStart w:id="3651"/>
      <w:commentRangeStart w:id="3652"/>
      <w:commentRangeStart w:id="3653"/>
      <w:r>
        <w:t>Wireframes</w:t>
      </w:r>
      <w:commentRangeEnd w:id="3651"/>
      <w:r w:rsidR="0036365D">
        <w:rPr>
          <w:rStyle w:val="CommentReference"/>
          <w:rFonts w:ascii="Calibri" w:eastAsia="Calibri" w:hAnsi="Calibri" w:cs="Times New Roman"/>
          <w:b w:val="0"/>
          <w:bCs w:val="0"/>
          <w:color w:val="auto"/>
        </w:rPr>
        <w:commentReference w:id="3651"/>
      </w:r>
      <w:bookmarkEnd w:id="3650"/>
      <w:commentRangeEnd w:id="3652"/>
    </w:p>
    <w:p w14:paraId="37BD6992" w14:textId="77777777" w:rsidR="003C0E49" w:rsidRDefault="003C0E49">
      <w:pPr>
        <w:rPr>
          <w:ins w:id="3654" w:author="Shawn Stickney" w:date="2017-02-23T11:59:00Z"/>
        </w:rPr>
        <w:pPrChange w:id="3655" w:author="Shawn Stickney" w:date="2017-02-23T11:58:00Z">
          <w:pPr>
            <w:pStyle w:val="Heading4"/>
            <w:numPr>
              <w:ilvl w:val="2"/>
              <w:numId w:val="2"/>
            </w:numPr>
            <w:ind w:left="1080" w:hanging="720"/>
          </w:pPr>
        </w:pPrChange>
      </w:pPr>
      <w:ins w:id="3656" w:author="Shawn Stickney" w:date="2017-02-23T11:59:00Z">
        <w:r>
          <w:t>Activity Information:</w:t>
        </w:r>
      </w:ins>
    </w:p>
    <w:p w14:paraId="271995FF" w14:textId="77777777" w:rsidR="003C0E49" w:rsidRDefault="003C0E49">
      <w:pPr>
        <w:rPr>
          <w:ins w:id="3657" w:author="Shawn Stickney" w:date="2017-02-23T11:59:00Z"/>
        </w:rPr>
        <w:pPrChange w:id="3658" w:author="Shawn Stickney" w:date="2017-02-23T11:58:00Z">
          <w:pPr>
            <w:pStyle w:val="Heading4"/>
            <w:numPr>
              <w:ilvl w:val="2"/>
              <w:numId w:val="2"/>
            </w:numPr>
            <w:ind w:left="1080" w:hanging="720"/>
          </w:pPr>
        </w:pPrChange>
      </w:pPr>
      <w:ins w:id="3659" w:author="Shawn Stickney" w:date="2017-02-23T11:59:00Z">
        <w:r>
          <w:rPr>
            <w:rFonts w:ascii="Calibri" w:eastAsia="Calibri" w:hAnsi="Calibri" w:cs="Times New Roman"/>
            <w:b/>
            <w:bCs/>
            <w:noProof/>
            <w:sz w:val="16"/>
            <w:szCs w:val="16"/>
          </w:rPr>
          <w:drawing>
            <wp:inline distT="0" distB="0" distL="0" distR="0" wp14:anchorId="06A6B061" wp14:editId="5AB36150">
              <wp:extent cx="5943600" cy="5927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7-02-23_1158.png"/>
                      <pic:cNvPicPr/>
                    </pic:nvPicPr>
                    <pic:blipFill>
                      <a:blip r:embed="rId39"/>
                      <a:stretch>
                        <a:fillRect/>
                      </a:stretch>
                    </pic:blipFill>
                    <pic:spPr>
                      <a:xfrm>
                        <a:off x="0" y="0"/>
                        <a:ext cx="5943600" cy="5927090"/>
                      </a:xfrm>
                      <a:prstGeom prst="rect">
                        <a:avLst/>
                      </a:prstGeom>
                    </pic:spPr>
                  </pic:pic>
                </a:graphicData>
              </a:graphic>
            </wp:inline>
          </w:drawing>
        </w:r>
      </w:ins>
      <w:r w:rsidR="00197D93">
        <w:rPr>
          <w:rStyle w:val="CommentReference"/>
          <w:rFonts w:ascii="Calibri" w:eastAsia="Calibri" w:hAnsi="Calibri" w:cs="Times New Roman"/>
          <w:b/>
          <w:bCs/>
        </w:rPr>
        <w:commentReference w:id="3652"/>
      </w:r>
      <w:commentRangeEnd w:id="3653"/>
    </w:p>
    <w:p w14:paraId="7EB35382" w14:textId="77777777" w:rsidR="003C0E49" w:rsidRDefault="003C0E49">
      <w:pPr>
        <w:rPr>
          <w:ins w:id="3660" w:author="Shawn Stickney" w:date="2017-02-23T11:59:00Z"/>
        </w:rPr>
        <w:pPrChange w:id="3661" w:author="Shawn Stickney" w:date="2017-02-23T11:58:00Z">
          <w:pPr>
            <w:pStyle w:val="Heading4"/>
            <w:numPr>
              <w:ilvl w:val="2"/>
              <w:numId w:val="2"/>
            </w:numPr>
            <w:ind w:left="1080" w:hanging="720"/>
          </w:pPr>
        </w:pPrChange>
      </w:pPr>
      <w:ins w:id="3662" w:author="Shawn Stickney" w:date="2017-02-23T11:59:00Z">
        <w:r>
          <w:t>Add venue pop out:</w:t>
        </w:r>
      </w:ins>
    </w:p>
    <w:p w14:paraId="067C33D4" w14:textId="2ECA21A6" w:rsidR="008A5596" w:rsidRDefault="003344AF">
      <w:pPr>
        <w:rPr>
          <w:ins w:id="3663" w:author="Shawn Stickney" w:date="2017-02-23T12:14:00Z"/>
        </w:rPr>
        <w:pPrChange w:id="3664" w:author="Shawn Stickney" w:date="2017-02-23T11:58:00Z">
          <w:pPr>
            <w:pStyle w:val="Heading4"/>
            <w:numPr>
              <w:ilvl w:val="2"/>
              <w:numId w:val="2"/>
            </w:numPr>
            <w:ind w:left="1080" w:hanging="720"/>
          </w:pPr>
        </w:pPrChange>
      </w:pPr>
      <w:r>
        <w:rPr>
          <w:rStyle w:val="CommentReference"/>
          <w:rFonts w:ascii="Calibri" w:eastAsia="Calibri" w:hAnsi="Calibri" w:cs="Times New Roman"/>
          <w:b/>
          <w:bCs/>
        </w:rPr>
        <w:lastRenderedPageBreak/>
        <w:commentReference w:id="3653"/>
      </w:r>
      <w:ins w:id="3665" w:author="Shawn Stickney" w:date="2017-02-23T12:00:00Z">
        <w:r w:rsidR="003C0E49">
          <w:rPr>
            <w:noProof/>
          </w:rPr>
          <w:drawing>
            <wp:inline distT="0" distB="0" distL="0" distR="0" wp14:anchorId="0C04E1BE" wp14:editId="24465561">
              <wp:extent cx="4105848" cy="4077269"/>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7-02-23 11_59_58-Activity Information - Vendor Yes and 7 more pages ‎- Microsoft Edge.png"/>
                      <pic:cNvPicPr/>
                    </pic:nvPicPr>
                    <pic:blipFill>
                      <a:blip r:embed="rId40"/>
                      <a:stretch>
                        <a:fillRect/>
                      </a:stretch>
                    </pic:blipFill>
                    <pic:spPr>
                      <a:xfrm>
                        <a:off x="0" y="0"/>
                        <a:ext cx="4105848" cy="4077269"/>
                      </a:xfrm>
                      <a:prstGeom prst="rect">
                        <a:avLst/>
                      </a:prstGeom>
                    </pic:spPr>
                  </pic:pic>
                </a:graphicData>
              </a:graphic>
            </wp:inline>
          </w:drawing>
        </w:r>
      </w:ins>
    </w:p>
    <w:p w14:paraId="1B79BBB8" w14:textId="414C7908" w:rsidR="00C62C68" w:rsidRDefault="00C62C68">
      <w:pPr>
        <w:rPr>
          <w:ins w:id="3666" w:author="Shawn Stickney" w:date="2017-02-23T12:14:00Z"/>
        </w:rPr>
        <w:pPrChange w:id="3667" w:author="Shawn Stickney" w:date="2017-02-23T11:58:00Z">
          <w:pPr>
            <w:pStyle w:val="Heading4"/>
            <w:numPr>
              <w:ilvl w:val="2"/>
              <w:numId w:val="2"/>
            </w:numPr>
            <w:ind w:left="1080" w:hanging="720"/>
          </w:pPr>
        </w:pPrChange>
      </w:pPr>
      <w:ins w:id="3668" w:author="Shawn Stickney" w:date="2017-02-23T12:14:00Z">
        <w:r>
          <w:t>Add New Employee Table:</w:t>
        </w:r>
      </w:ins>
    </w:p>
    <w:p w14:paraId="2DCBF96E" w14:textId="689E2029" w:rsidR="00C62C68" w:rsidRPr="008A5596" w:rsidRDefault="00C62C68">
      <w:pPr>
        <w:pPrChange w:id="3669" w:author="Shawn Stickney" w:date="2017-02-23T11:58:00Z">
          <w:pPr>
            <w:pStyle w:val="Heading4"/>
            <w:numPr>
              <w:ilvl w:val="2"/>
              <w:numId w:val="2"/>
            </w:numPr>
            <w:ind w:left="1080" w:hanging="720"/>
          </w:pPr>
        </w:pPrChange>
      </w:pPr>
      <w:ins w:id="3670" w:author="Shawn Stickney" w:date="2017-02-23T12:17:00Z">
        <w:r>
          <w:rPr>
            <w:noProof/>
          </w:rPr>
          <w:lastRenderedPageBreak/>
          <w:drawing>
            <wp:inline distT="0" distB="0" distL="0" distR="0" wp14:anchorId="1544B896" wp14:editId="610E5FF6">
              <wp:extent cx="5943600" cy="3894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7-02-23_1216.png"/>
                      <pic:cNvPicPr/>
                    </pic:nvPicPr>
                    <pic:blipFill>
                      <a:blip r:embed="rId41"/>
                      <a:stretch>
                        <a:fillRect/>
                      </a:stretch>
                    </pic:blipFill>
                    <pic:spPr>
                      <a:xfrm>
                        <a:off x="0" y="0"/>
                        <a:ext cx="5943600" cy="3894455"/>
                      </a:xfrm>
                      <a:prstGeom prst="rect">
                        <a:avLst/>
                      </a:prstGeom>
                    </pic:spPr>
                  </pic:pic>
                </a:graphicData>
              </a:graphic>
            </wp:inline>
          </w:drawing>
        </w:r>
      </w:ins>
    </w:p>
    <w:p w14:paraId="65DD081B" w14:textId="77777777" w:rsidR="001750D9" w:rsidRDefault="001750D9" w:rsidP="004A46CC">
      <w:pPr>
        <w:pStyle w:val="Heading3"/>
      </w:pPr>
      <w:bookmarkStart w:id="3671" w:name="_Toc475949540"/>
      <w:commentRangeStart w:id="3672"/>
      <w:r>
        <w:t>Nominations</w:t>
      </w:r>
      <w:commentRangeEnd w:id="3672"/>
      <w:r w:rsidR="00EF0E56">
        <w:rPr>
          <w:rStyle w:val="CommentReference"/>
          <w:rFonts w:ascii="Calibri" w:eastAsia="Calibri" w:hAnsi="Calibri" w:cs="Times New Roman"/>
          <w:b w:val="0"/>
          <w:bCs w:val="0"/>
          <w:color w:val="auto"/>
          <w:spacing w:val="0"/>
        </w:rPr>
        <w:commentReference w:id="3672"/>
      </w:r>
      <w:bookmarkEnd w:id="3671"/>
    </w:p>
    <w:p w14:paraId="6B8CF311" w14:textId="5C2615F8" w:rsidR="00B03F42" w:rsidRPr="00B03F42" w:rsidRDefault="001750D9" w:rsidP="00B03F42">
      <w:pPr>
        <w:pStyle w:val="Heading4"/>
        <w:numPr>
          <w:ilvl w:val="2"/>
          <w:numId w:val="2"/>
        </w:numPr>
      </w:pPr>
      <w:bookmarkStart w:id="3673" w:name="_Toc475949541"/>
      <w:r>
        <w:t>Business Requirements Changes</w:t>
      </w:r>
      <w:bookmarkEnd w:id="3673"/>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1750D9" w:rsidRPr="00612C84" w14:paraId="221668F2" w14:textId="77777777" w:rsidTr="003F0B9C">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1955CC6A" w14:textId="77777777" w:rsidR="001750D9" w:rsidRPr="00612C84" w:rsidRDefault="001750D9" w:rsidP="003F0B9C">
            <w:pPr>
              <w:jc w:val="center"/>
              <w:rPr>
                <w:sz w:val="18"/>
                <w:szCs w:val="28"/>
              </w:rPr>
            </w:pPr>
            <w:r>
              <w:rPr>
                <w:sz w:val="18"/>
                <w:szCs w:val="28"/>
              </w:rPr>
              <w:t>Original BR ID</w:t>
            </w:r>
          </w:p>
        </w:tc>
        <w:tc>
          <w:tcPr>
            <w:tcW w:w="7200" w:type="dxa"/>
            <w:shd w:val="clear" w:color="auto" w:fill="367CC1"/>
            <w:vAlign w:val="center"/>
          </w:tcPr>
          <w:p w14:paraId="0B8FAE17"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1750D9" w:rsidRPr="00B66624" w14:paraId="6615423E" w14:textId="77777777" w:rsidTr="003F0B9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50C4D56B" w14:textId="77777777" w:rsidR="001750D9" w:rsidRPr="00B66624" w:rsidRDefault="001750D9" w:rsidP="003F0B9C">
            <w:pPr>
              <w:rPr>
                <w:color w:val="000000" w:themeColor="text1"/>
              </w:rPr>
            </w:pPr>
          </w:p>
        </w:tc>
        <w:tc>
          <w:tcPr>
            <w:tcW w:w="7200" w:type="dxa"/>
          </w:tcPr>
          <w:p w14:paraId="2A3C4AFB" w14:textId="77777777" w:rsidR="001750D9" w:rsidRPr="00B66624" w:rsidRDefault="001750D9" w:rsidP="003F0B9C">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1750D9" w:rsidRPr="00B66624" w14:paraId="3F776B14" w14:textId="77777777" w:rsidTr="003F0B9C">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589B342A" w14:textId="77777777" w:rsidR="001750D9" w:rsidRPr="00B66624" w:rsidRDefault="001750D9" w:rsidP="003F0B9C">
            <w:pPr>
              <w:rPr>
                <w:color w:val="000000" w:themeColor="text1"/>
              </w:rPr>
            </w:pPr>
          </w:p>
        </w:tc>
        <w:tc>
          <w:tcPr>
            <w:tcW w:w="7200" w:type="dxa"/>
          </w:tcPr>
          <w:p w14:paraId="552D21D2" w14:textId="77777777" w:rsidR="001750D9" w:rsidRPr="00B66624" w:rsidRDefault="001750D9" w:rsidP="003F0B9C">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6353A66B" w14:textId="77777777" w:rsidR="001750D9" w:rsidRPr="001750D9" w:rsidRDefault="001750D9" w:rsidP="001750D9"/>
    <w:p w14:paraId="1B245401" w14:textId="77777777" w:rsidR="00B03F42" w:rsidRPr="00B03F42" w:rsidRDefault="001750D9" w:rsidP="00B03F42">
      <w:pPr>
        <w:pStyle w:val="Heading4"/>
        <w:numPr>
          <w:ilvl w:val="2"/>
          <w:numId w:val="2"/>
        </w:numPr>
      </w:pPr>
      <w:bookmarkStart w:id="3674" w:name="_Toc475949542"/>
      <w:r>
        <w:t>Technical Customizations</w:t>
      </w:r>
      <w:bookmarkEnd w:id="3674"/>
    </w:p>
    <w:p w14:paraId="5BB76AE0" w14:textId="77777777" w:rsidR="001750D9" w:rsidRDefault="001750D9" w:rsidP="00B03F42">
      <w:pPr>
        <w:pStyle w:val="Heading5"/>
      </w:pPr>
      <w:bookmarkStart w:id="3675" w:name="_Toc475949543"/>
      <w:r>
        <w:t>Page Level Customizations</w:t>
      </w:r>
      <w:bookmarkEnd w:id="3675"/>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74"/>
        <w:gridCol w:w="1940"/>
        <w:gridCol w:w="1940"/>
        <w:gridCol w:w="2779"/>
        <w:gridCol w:w="1617"/>
      </w:tblGrid>
      <w:tr w:rsidR="001750D9" w14:paraId="59C77D1E" w14:textId="77777777" w:rsidTr="00013CC4">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074" w:type="dxa"/>
            <w:shd w:val="clear" w:color="auto" w:fill="367CC1"/>
            <w:vAlign w:val="center"/>
          </w:tcPr>
          <w:p w14:paraId="268BFC47" w14:textId="77777777" w:rsidR="001750D9" w:rsidRPr="00612C84" w:rsidRDefault="001750D9" w:rsidP="003F0B9C">
            <w:pPr>
              <w:rPr>
                <w:sz w:val="18"/>
                <w:szCs w:val="28"/>
              </w:rPr>
            </w:pPr>
            <w:r>
              <w:rPr>
                <w:sz w:val="18"/>
                <w:szCs w:val="28"/>
              </w:rPr>
              <w:t>Attribute Type</w:t>
            </w:r>
          </w:p>
        </w:tc>
        <w:tc>
          <w:tcPr>
            <w:tcW w:w="1940" w:type="dxa"/>
            <w:shd w:val="clear" w:color="auto" w:fill="367CC1"/>
            <w:vAlign w:val="center"/>
          </w:tcPr>
          <w:p w14:paraId="6359EEA8"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940" w:type="dxa"/>
            <w:shd w:val="clear" w:color="auto" w:fill="367CC1"/>
            <w:vAlign w:val="center"/>
          </w:tcPr>
          <w:p w14:paraId="0C258C16"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2779" w:type="dxa"/>
            <w:shd w:val="clear" w:color="auto" w:fill="367CC1"/>
            <w:vAlign w:val="center"/>
          </w:tcPr>
          <w:p w14:paraId="177BCE6F"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617" w:type="dxa"/>
            <w:shd w:val="clear" w:color="auto" w:fill="367CC1"/>
            <w:vAlign w:val="center"/>
          </w:tcPr>
          <w:p w14:paraId="03AB32C6" w14:textId="77777777" w:rsidR="001750D9"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691821" w:rsidRPr="006239F1" w14:paraId="79B3B9F0" w14:textId="77777777" w:rsidTr="00013CC4">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074" w:type="dxa"/>
          </w:tcPr>
          <w:p w14:paraId="5517C1A9" w14:textId="77777777" w:rsidR="00691821" w:rsidRPr="006239F1" w:rsidRDefault="00691821" w:rsidP="00691821">
            <w:pPr>
              <w:rPr>
                <w:b w:val="0"/>
                <w:color w:val="000000" w:themeColor="text1"/>
              </w:rPr>
            </w:pPr>
            <w:r>
              <w:rPr>
                <w:b w:val="0"/>
                <w:color w:val="000000" w:themeColor="text1"/>
              </w:rPr>
              <w:t>Data Capture</w:t>
            </w:r>
          </w:p>
        </w:tc>
        <w:tc>
          <w:tcPr>
            <w:tcW w:w="1940" w:type="dxa"/>
          </w:tcPr>
          <w:p w14:paraId="0B6D6177" w14:textId="77777777" w:rsidR="00691821" w:rsidRPr="006239F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 this service provider an alternate</w:t>
            </w:r>
          </w:p>
        </w:tc>
        <w:tc>
          <w:tcPr>
            <w:tcW w:w="1940" w:type="dxa"/>
          </w:tcPr>
          <w:p w14:paraId="7E40C960" w14:textId="77777777" w:rsidR="00691821" w:rsidRPr="006239F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Remove field- </w:t>
            </w:r>
          </w:p>
        </w:tc>
        <w:tc>
          <w:tcPr>
            <w:tcW w:w="2779" w:type="dxa"/>
          </w:tcPr>
          <w:p w14:paraId="167A5C17" w14:textId="77777777" w:rsidR="00691821" w:rsidRPr="00F33323"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Field Format: Yes/No Radio button</w:t>
            </w:r>
          </w:p>
        </w:tc>
        <w:tc>
          <w:tcPr>
            <w:tcW w:w="1617" w:type="dxa"/>
            <w:vAlign w:val="center"/>
          </w:tcPr>
          <w:p w14:paraId="6F2BADB4" w14:textId="77777777" w:rsidR="00691821" w:rsidRPr="00F33323" w:rsidRDefault="00691821" w:rsidP="00691821">
            <w:pPr>
              <w:cnfStyle w:val="000000100000" w:firstRow="0" w:lastRow="0" w:firstColumn="0" w:lastColumn="0" w:oddVBand="0" w:evenVBand="0" w:oddHBand="1" w:evenHBand="0" w:firstRowFirstColumn="0" w:firstRowLastColumn="0" w:lastRowFirstColumn="0" w:lastRowLastColumn="0"/>
            </w:pPr>
            <w:r w:rsidRPr="00F33323">
              <w:t>Remove</w:t>
            </w:r>
          </w:p>
        </w:tc>
      </w:tr>
      <w:tr w:rsidR="00691821" w:rsidRPr="006239F1" w14:paraId="1F84D3A9" w14:textId="77777777" w:rsidTr="00013CC4">
        <w:trPr>
          <w:trHeight w:val="436"/>
        </w:trPr>
        <w:tc>
          <w:tcPr>
            <w:cnfStyle w:val="001000000000" w:firstRow="0" w:lastRow="0" w:firstColumn="1" w:lastColumn="0" w:oddVBand="0" w:evenVBand="0" w:oddHBand="0" w:evenHBand="0" w:firstRowFirstColumn="0" w:firstRowLastColumn="0" w:lastRowFirstColumn="0" w:lastRowLastColumn="0"/>
            <w:tcW w:w="1074" w:type="dxa"/>
          </w:tcPr>
          <w:p w14:paraId="7EF12D96" w14:textId="77777777" w:rsidR="00691821" w:rsidRPr="006239F1" w:rsidRDefault="00691821" w:rsidP="00691821">
            <w:pPr>
              <w:rPr>
                <w:b w:val="0"/>
                <w:color w:val="000000" w:themeColor="text1"/>
              </w:rPr>
            </w:pPr>
            <w:r w:rsidRPr="00706F16">
              <w:rPr>
                <w:b w:val="0"/>
                <w:color w:val="000000" w:themeColor="text1"/>
              </w:rPr>
              <w:t>Data Capture</w:t>
            </w:r>
          </w:p>
        </w:tc>
        <w:tc>
          <w:tcPr>
            <w:tcW w:w="1940" w:type="dxa"/>
          </w:tcPr>
          <w:p w14:paraId="056EC802" w14:textId="77777777" w:rsidR="00691821" w:rsidRPr="006239F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HCP Email</w:t>
            </w:r>
          </w:p>
        </w:tc>
        <w:tc>
          <w:tcPr>
            <w:tcW w:w="1940" w:type="dxa"/>
          </w:tcPr>
          <w:p w14:paraId="05FBB997" w14:textId="77777777" w:rsidR="00691821" w:rsidRPr="006239F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Remove field- </w:t>
            </w:r>
          </w:p>
        </w:tc>
        <w:tc>
          <w:tcPr>
            <w:tcW w:w="2779" w:type="dxa"/>
          </w:tcPr>
          <w:p w14:paraId="250B8690" w14:textId="77777777" w:rsidR="00691821" w:rsidRPr="00F33323" w:rsidRDefault="00691821"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r w:rsidRPr="00F33323">
              <w:t xml:space="preserve">Field Format: Alpha numeric text box </w:t>
            </w:r>
          </w:p>
        </w:tc>
        <w:tc>
          <w:tcPr>
            <w:tcW w:w="1617" w:type="dxa"/>
            <w:vAlign w:val="center"/>
          </w:tcPr>
          <w:p w14:paraId="4635F856" w14:textId="77777777" w:rsidR="00691821" w:rsidRPr="00F33323" w:rsidRDefault="00691821" w:rsidP="00691821">
            <w:pPr>
              <w:cnfStyle w:val="000000000000" w:firstRow="0" w:lastRow="0" w:firstColumn="0" w:lastColumn="0" w:oddVBand="0" w:evenVBand="0" w:oddHBand="0" w:evenHBand="0" w:firstRowFirstColumn="0" w:firstRowLastColumn="0" w:lastRowFirstColumn="0" w:lastRowLastColumn="0"/>
            </w:pPr>
            <w:r w:rsidRPr="00F33323">
              <w:t>Remove</w:t>
            </w:r>
          </w:p>
        </w:tc>
      </w:tr>
      <w:tr w:rsidR="00691821" w:rsidRPr="006239F1" w14:paraId="7A4BA46F" w14:textId="77777777" w:rsidTr="00013CC4">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074" w:type="dxa"/>
          </w:tcPr>
          <w:p w14:paraId="45B8BAC2" w14:textId="77777777" w:rsidR="00691821" w:rsidRPr="006239F1" w:rsidRDefault="00691821" w:rsidP="00691821">
            <w:pPr>
              <w:rPr>
                <w:b w:val="0"/>
                <w:color w:val="000000" w:themeColor="text1"/>
              </w:rPr>
            </w:pPr>
            <w:r w:rsidRPr="00706F16">
              <w:rPr>
                <w:b w:val="0"/>
                <w:color w:val="000000" w:themeColor="text1"/>
              </w:rPr>
              <w:lastRenderedPageBreak/>
              <w:t>Data Capture</w:t>
            </w:r>
          </w:p>
        </w:tc>
        <w:tc>
          <w:tcPr>
            <w:tcW w:w="1940" w:type="dxa"/>
          </w:tcPr>
          <w:p w14:paraId="5AE17F70" w14:textId="77777777" w:rsidR="00691821" w:rsidRPr="006239F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Supplier Section</w:t>
            </w:r>
          </w:p>
        </w:tc>
        <w:tc>
          <w:tcPr>
            <w:tcW w:w="1940" w:type="dxa"/>
          </w:tcPr>
          <w:p w14:paraId="17E2D929" w14:textId="77777777" w:rsidR="00691821" w:rsidRPr="006239F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Hide the Supplier section</w:t>
            </w:r>
          </w:p>
        </w:tc>
        <w:tc>
          <w:tcPr>
            <w:tcW w:w="2779" w:type="dxa"/>
          </w:tcPr>
          <w:p w14:paraId="74B1BBD4" w14:textId="77777777" w:rsidR="00691821" w:rsidRPr="00F33323"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 xml:space="preserve">Field Format: Text box </w:t>
            </w:r>
          </w:p>
        </w:tc>
        <w:tc>
          <w:tcPr>
            <w:tcW w:w="1617" w:type="dxa"/>
            <w:vAlign w:val="center"/>
          </w:tcPr>
          <w:p w14:paraId="617FAE39" w14:textId="77777777" w:rsidR="00691821" w:rsidRPr="00F33323" w:rsidRDefault="00691821" w:rsidP="00691821">
            <w:pPr>
              <w:cnfStyle w:val="000000100000" w:firstRow="0" w:lastRow="0" w:firstColumn="0" w:lastColumn="0" w:oddVBand="0" w:evenVBand="0" w:oddHBand="1" w:evenHBand="0" w:firstRowFirstColumn="0" w:firstRowLastColumn="0" w:lastRowFirstColumn="0" w:lastRowLastColumn="0"/>
            </w:pPr>
            <w:r w:rsidRPr="00F33323">
              <w:t>Remove</w:t>
            </w:r>
          </w:p>
        </w:tc>
      </w:tr>
      <w:tr w:rsidR="00691821" w:rsidRPr="006239F1" w14:paraId="1BE58B02" w14:textId="77777777" w:rsidTr="00013CC4">
        <w:trPr>
          <w:trHeight w:val="436"/>
        </w:trPr>
        <w:tc>
          <w:tcPr>
            <w:cnfStyle w:val="001000000000" w:firstRow="0" w:lastRow="0" w:firstColumn="1" w:lastColumn="0" w:oddVBand="0" w:evenVBand="0" w:oddHBand="0" w:evenHBand="0" w:firstRowFirstColumn="0" w:firstRowLastColumn="0" w:lastRowFirstColumn="0" w:lastRowLastColumn="0"/>
            <w:tcW w:w="1074" w:type="dxa"/>
          </w:tcPr>
          <w:p w14:paraId="42F02D76" w14:textId="77777777" w:rsidR="00691821" w:rsidRPr="006239F1" w:rsidRDefault="00691821" w:rsidP="00691821">
            <w:pPr>
              <w:rPr>
                <w:b w:val="0"/>
                <w:color w:val="000000" w:themeColor="text1"/>
              </w:rPr>
            </w:pPr>
            <w:r w:rsidRPr="00706F16">
              <w:rPr>
                <w:b w:val="0"/>
                <w:color w:val="000000" w:themeColor="text1"/>
              </w:rPr>
              <w:t>Data Capture</w:t>
            </w:r>
          </w:p>
        </w:tc>
        <w:tc>
          <w:tcPr>
            <w:tcW w:w="1940" w:type="dxa"/>
          </w:tcPr>
          <w:p w14:paraId="130CDA84" w14:textId="77777777" w:rsidR="00691821" w:rsidRPr="006239F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commentRangeStart w:id="3676"/>
            <w:r>
              <w:rPr>
                <w:color w:val="000000" w:themeColor="text1"/>
              </w:rPr>
              <w:t>Nominee Type</w:t>
            </w:r>
            <w:commentRangeEnd w:id="3676"/>
            <w:r w:rsidR="00D87F68">
              <w:rPr>
                <w:rStyle w:val="CommentReference"/>
                <w:rFonts w:ascii="Calibri" w:eastAsia="Calibri" w:hAnsi="Calibri" w:cs="Times New Roman"/>
              </w:rPr>
              <w:commentReference w:id="3676"/>
            </w:r>
            <w:r>
              <w:rPr>
                <w:color w:val="000000" w:themeColor="text1"/>
              </w:rPr>
              <w:t xml:space="preserve"> </w:t>
            </w:r>
          </w:p>
        </w:tc>
        <w:tc>
          <w:tcPr>
            <w:tcW w:w="1940" w:type="dxa"/>
          </w:tcPr>
          <w:p w14:paraId="6F27BAD7" w14:textId="77777777" w:rsidR="00691821" w:rsidRPr="006239F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Modify values in the HCP/HCO drop-down found in the HCP search section </w:t>
            </w:r>
          </w:p>
        </w:tc>
        <w:tc>
          <w:tcPr>
            <w:tcW w:w="2779" w:type="dxa"/>
          </w:tcPr>
          <w:p w14:paraId="6237AF7B" w14:textId="77777777" w:rsidR="00691821" w:rsidRPr="00F33323" w:rsidRDefault="00691821"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r w:rsidRPr="00F33323">
              <w:t>Field Format: Drop down list</w:t>
            </w:r>
          </w:p>
          <w:p w14:paraId="0D53F8C0" w14:textId="77777777" w:rsidR="00691821" w:rsidRPr="00F33323" w:rsidRDefault="00691821"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r w:rsidRPr="00F33323">
              <w:t xml:space="preserve">List values: HCP, HCO, Non-HCP, Third </w:t>
            </w:r>
            <w:commentRangeStart w:id="3677"/>
            <w:commentRangeStart w:id="3678"/>
            <w:r w:rsidRPr="00F33323">
              <w:t>Party</w:t>
            </w:r>
            <w:commentRangeEnd w:id="3677"/>
            <w:r w:rsidR="00BC391D">
              <w:rPr>
                <w:rStyle w:val="CommentReference"/>
                <w:rFonts w:ascii="Calibri" w:eastAsia="Calibri" w:hAnsi="Calibri" w:cs="Times New Roman"/>
              </w:rPr>
              <w:commentReference w:id="3677"/>
            </w:r>
            <w:commentRangeEnd w:id="3678"/>
            <w:r w:rsidR="00197D93">
              <w:rPr>
                <w:rStyle w:val="CommentReference"/>
                <w:rFonts w:ascii="Calibri" w:eastAsia="Calibri" w:hAnsi="Calibri" w:cs="Times New Roman"/>
              </w:rPr>
              <w:commentReference w:id="3678"/>
            </w:r>
          </w:p>
          <w:p w14:paraId="697A82EA" w14:textId="790C929F" w:rsidR="00691821" w:rsidRPr="00F33323" w:rsidRDefault="00691821"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r w:rsidRPr="00F33323">
              <w:t>Required:</w:t>
            </w:r>
            <w:ins w:id="3679" w:author="Michael Petite" w:date="2017-02-27T07:36:00Z">
              <w:r w:rsidR="00787926">
                <w:t xml:space="preserve"> Yes</w:t>
              </w:r>
            </w:ins>
          </w:p>
          <w:p w14:paraId="1BFD2872" w14:textId="56D608B5" w:rsidR="00691821" w:rsidRPr="00F33323" w:rsidRDefault="00691821"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r w:rsidRPr="00F33323">
              <w:t>Validation:</w:t>
            </w:r>
            <w:ins w:id="3680" w:author="Michael Petite" w:date="2017-02-27T07:36:00Z">
              <w:r w:rsidR="00787926">
                <w:t xml:space="preserve"> a non-blank value must be selected</w:t>
              </w:r>
            </w:ins>
          </w:p>
        </w:tc>
        <w:tc>
          <w:tcPr>
            <w:tcW w:w="1617" w:type="dxa"/>
            <w:vAlign w:val="center"/>
          </w:tcPr>
          <w:p w14:paraId="5A05644C" w14:textId="77777777" w:rsidR="00691821" w:rsidRPr="00F33323" w:rsidRDefault="00691821" w:rsidP="00691821">
            <w:pPr>
              <w:cnfStyle w:val="000000000000" w:firstRow="0" w:lastRow="0" w:firstColumn="0" w:lastColumn="0" w:oddVBand="0" w:evenVBand="0" w:oddHBand="0" w:evenHBand="0" w:firstRowFirstColumn="0" w:firstRowLastColumn="0" w:lastRowFirstColumn="0" w:lastRowLastColumn="0"/>
            </w:pPr>
            <w:r w:rsidRPr="00F33323">
              <w:t>Modify/Rename</w:t>
            </w:r>
          </w:p>
        </w:tc>
      </w:tr>
      <w:tr w:rsidR="00691821" w:rsidRPr="006239F1" w14:paraId="082BC1E1" w14:textId="77777777" w:rsidTr="00013CC4">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074" w:type="dxa"/>
          </w:tcPr>
          <w:p w14:paraId="50128592" w14:textId="77777777" w:rsidR="00691821" w:rsidRPr="006239F1" w:rsidRDefault="00691821" w:rsidP="00691821">
            <w:pPr>
              <w:rPr>
                <w:b w:val="0"/>
                <w:color w:val="000000" w:themeColor="text1"/>
              </w:rPr>
            </w:pPr>
            <w:r>
              <w:rPr>
                <w:b w:val="0"/>
                <w:color w:val="000000" w:themeColor="text1"/>
              </w:rPr>
              <w:t>Data Capture</w:t>
            </w:r>
          </w:p>
        </w:tc>
        <w:tc>
          <w:tcPr>
            <w:tcW w:w="1940" w:type="dxa"/>
          </w:tcPr>
          <w:p w14:paraId="719B1491" w14:textId="77777777" w:rsidR="00691821" w:rsidRPr="006239F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If HCP is providing service through legal entity, please state name of entity</w:t>
            </w:r>
            <w:r w:rsidR="00A758D2">
              <w:rPr>
                <w:color w:val="000000" w:themeColor="text1"/>
              </w:rPr>
              <w:t xml:space="preserve"> (optional)</w:t>
            </w:r>
          </w:p>
        </w:tc>
        <w:tc>
          <w:tcPr>
            <w:tcW w:w="1940" w:type="dxa"/>
          </w:tcPr>
          <w:p w14:paraId="6570F968" w14:textId="77777777" w:rsidR="00691821" w:rsidRPr="006239F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(FOR HCP ONLY) – “If HCP is providing service through legal entity, please state name of entity”</w:t>
            </w:r>
            <w:r w:rsidR="00A758D2">
              <w:rPr>
                <w:color w:val="000000" w:themeColor="text1"/>
              </w:rPr>
              <w:t xml:space="preserve"> (optional)</w:t>
            </w:r>
          </w:p>
        </w:tc>
        <w:tc>
          <w:tcPr>
            <w:tcW w:w="2779" w:type="dxa"/>
          </w:tcPr>
          <w:p w14:paraId="3A1CF900" w14:textId="77777777" w:rsidR="00691821" w:rsidRPr="00F33323"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04895643" w14:textId="77777777" w:rsidR="00691821" w:rsidRPr="00F33323"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Required: No</w:t>
            </w:r>
          </w:p>
          <w:p w14:paraId="23BEF2FA" w14:textId="77777777" w:rsidR="00013CC4" w:rsidRPr="00F33323" w:rsidRDefault="00013CC4"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Field length: 20</w:t>
            </w:r>
            <w:r w:rsidR="0080651D" w:rsidRPr="00F33323">
              <w:t>0</w:t>
            </w:r>
            <w:r w:rsidRPr="00F33323">
              <w:t>0 characters</w:t>
            </w:r>
          </w:p>
        </w:tc>
        <w:tc>
          <w:tcPr>
            <w:tcW w:w="1617" w:type="dxa"/>
            <w:vAlign w:val="center"/>
          </w:tcPr>
          <w:p w14:paraId="6F7C21DB" w14:textId="77777777" w:rsidR="00691821" w:rsidRPr="00F33323" w:rsidRDefault="00691821" w:rsidP="00691821">
            <w:pPr>
              <w:cnfStyle w:val="000000100000" w:firstRow="0" w:lastRow="0" w:firstColumn="0" w:lastColumn="0" w:oddVBand="0" w:evenVBand="0" w:oddHBand="1" w:evenHBand="0" w:firstRowFirstColumn="0" w:firstRowLastColumn="0" w:lastRowFirstColumn="0" w:lastRowLastColumn="0"/>
            </w:pPr>
            <w:r w:rsidRPr="00F33323">
              <w:t>New</w:t>
            </w:r>
          </w:p>
        </w:tc>
      </w:tr>
      <w:tr w:rsidR="00691821" w:rsidRPr="006239F1" w14:paraId="75DCD1B3" w14:textId="77777777" w:rsidTr="00013CC4">
        <w:trPr>
          <w:trHeight w:val="436"/>
        </w:trPr>
        <w:tc>
          <w:tcPr>
            <w:cnfStyle w:val="001000000000" w:firstRow="0" w:lastRow="0" w:firstColumn="1" w:lastColumn="0" w:oddVBand="0" w:evenVBand="0" w:oddHBand="0" w:evenHBand="0" w:firstRowFirstColumn="0" w:firstRowLastColumn="0" w:lastRowFirstColumn="0" w:lastRowLastColumn="0"/>
            <w:tcW w:w="1074" w:type="dxa"/>
          </w:tcPr>
          <w:p w14:paraId="11B976D5" w14:textId="77777777" w:rsidR="00691821" w:rsidRPr="006239F1" w:rsidRDefault="00691821" w:rsidP="00691821">
            <w:pPr>
              <w:rPr>
                <w:b w:val="0"/>
                <w:color w:val="000000" w:themeColor="text1"/>
              </w:rPr>
            </w:pPr>
            <w:commentRangeStart w:id="3681"/>
            <w:r>
              <w:rPr>
                <w:b w:val="0"/>
                <w:color w:val="000000" w:themeColor="text1"/>
              </w:rPr>
              <w:t xml:space="preserve">Page Element </w:t>
            </w:r>
          </w:p>
        </w:tc>
        <w:tc>
          <w:tcPr>
            <w:tcW w:w="1940" w:type="dxa"/>
          </w:tcPr>
          <w:p w14:paraId="131095A9" w14:textId="77777777" w:rsidR="00691821" w:rsidRPr="006239F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 of birth</w:t>
            </w:r>
            <w:commentRangeEnd w:id="3681"/>
            <w:r w:rsidR="00D87F68">
              <w:rPr>
                <w:rStyle w:val="CommentReference"/>
                <w:rFonts w:ascii="Calibri" w:eastAsia="Calibri" w:hAnsi="Calibri" w:cs="Times New Roman"/>
              </w:rPr>
              <w:commentReference w:id="3681"/>
            </w:r>
          </w:p>
        </w:tc>
        <w:tc>
          <w:tcPr>
            <w:tcW w:w="1940" w:type="dxa"/>
          </w:tcPr>
          <w:p w14:paraId="7E4A246C" w14:textId="77777777" w:rsidR="00691821" w:rsidRPr="006239F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Remove field Data of birth from the HCP profile page</w:t>
            </w:r>
          </w:p>
        </w:tc>
        <w:tc>
          <w:tcPr>
            <w:tcW w:w="2779" w:type="dxa"/>
          </w:tcPr>
          <w:p w14:paraId="7D642DA1" w14:textId="77777777" w:rsidR="00691821" w:rsidRPr="00F33323" w:rsidRDefault="00691821"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r w:rsidRPr="00F33323">
              <w:t xml:space="preserve">Field Format: Read-only text </w:t>
            </w:r>
          </w:p>
        </w:tc>
        <w:tc>
          <w:tcPr>
            <w:tcW w:w="1617" w:type="dxa"/>
            <w:vAlign w:val="center"/>
          </w:tcPr>
          <w:p w14:paraId="073776FF" w14:textId="77777777" w:rsidR="00691821" w:rsidRPr="00F33323" w:rsidRDefault="00691821" w:rsidP="00691821">
            <w:pPr>
              <w:cnfStyle w:val="000000000000" w:firstRow="0" w:lastRow="0" w:firstColumn="0" w:lastColumn="0" w:oddVBand="0" w:evenVBand="0" w:oddHBand="0" w:evenHBand="0" w:firstRowFirstColumn="0" w:firstRowLastColumn="0" w:lastRowFirstColumn="0" w:lastRowLastColumn="0"/>
            </w:pPr>
            <w:r w:rsidRPr="00F33323">
              <w:t>Remove</w:t>
            </w:r>
          </w:p>
        </w:tc>
      </w:tr>
      <w:tr w:rsidR="00691821" w:rsidRPr="006239F1" w14:paraId="72F086C1" w14:textId="77777777" w:rsidTr="00013CC4">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074" w:type="dxa"/>
          </w:tcPr>
          <w:p w14:paraId="3365C1A8" w14:textId="77777777" w:rsidR="00691821" w:rsidRPr="006239F1" w:rsidRDefault="00691821" w:rsidP="00691821">
            <w:pPr>
              <w:rPr>
                <w:b w:val="0"/>
                <w:color w:val="000000" w:themeColor="text1"/>
              </w:rPr>
            </w:pPr>
            <w:r w:rsidRPr="00706F16">
              <w:rPr>
                <w:b w:val="0"/>
                <w:color w:val="000000" w:themeColor="text1"/>
              </w:rPr>
              <w:t>Data Capture</w:t>
            </w:r>
          </w:p>
        </w:tc>
        <w:tc>
          <w:tcPr>
            <w:tcW w:w="1940" w:type="dxa"/>
          </w:tcPr>
          <w:p w14:paraId="61C306CC" w14:textId="77777777" w:rsidR="00691821" w:rsidRPr="006239F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Institution</w:t>
            </w:r>
          </w:p>
        </w:tc>
        <w:tc>
          <w:tcPr>
            <w:tcW w:w="1940" w:type="dxa"/>
          </w:tcPr>
          <w:p w14:paraId="11E8A5DD" w14:textId="77777777" w:rsidR="00691821" w:rsidRPr="006239F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sidRPr="00256606">
              <w:rPr>
                <w:color w:val="000000" w:themeColor="text1"/>
              </w:rPr>
              <w:t>Add</w:t>
            </w:r>
            <w:r>
              <w:rPr>
                <w:color w:val="000000" w:themeColor="text1"/>
              </w:rPr>
              <w:t xml:space="preserve"> Table Value - Institution</w:t>
            </w:r>
            <w:r w:rsidRPr="00256606">
              <w:rPr>
                <w:color w:val="000000" w:themeColor="text1"/>
              </w:rPr>
              <w:t xml:space="preserve"> </w:t>
            </w:r>
            <w:r>
              <w:rPr>
                <w:color w:val="000000" w:themeColor="text1"/>
              </w:rPr>
              <w:t xml:space="preserve"> </w:t>
            </w:r>
          </w:p>
        </w:tc>
        <w:tc>
          <w:tcPr>
            <w:tcW w:w="2779" w:type="dxa"/>
          </w:tcPr>
          <w:p w14:paraId="252FDC63" w14:textId="77777777" w:rsidR="00691821" w:rsidRPr="00F33323"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Field Format: Read-Only</w:t>
            </w:r>
          </w:p>
          <w:p w14:paraId="38269848" w14:textId="77777777" w:rsidR="00691821" w:rsidRPr="00F33323"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Position: To the right of “Degree”</w:t>
            </w:r>
          </w:p>
        </w:tc>
        <w:tc>
          <w:tcPr>
            <w:tcW w:w="1617" w:type="dxa"/>
            <w:vAlign w:val="center"/>
          </w:tcPr>
          <w:p w14:paraId="3BACE596" w14:textId="77777777" w:rsidR="00691821" w:rsidRPr="00F33323" w:rsidRDefault="00691821" w:rsidP="00691821">
            <w:pPr>
              <w:cnfStyle w:val="000000100000" w:firstRow="0" w:lastRow="0" w:firstColumn="0" w:lastColumn="0" w:oddVBand="0" w:evenVBand="0" w:oddHBand="1" w:evenHBand="0" w:firstRowFirstColumn="0" w:firstRowLastColumn="0" w:lastRowFirstColumn="0" w:lastRowLastColumn="0"/>
            </w:pPr>
            <w:r w:rsidRPr="00F33323">
              <w:t xml:space="preserve">New </w:t>
            </w:r>
          </w:p>
        </w:tc>
      </w:tr>
      <w:tr w:rsidR="00691821" w:rsidRPr="006239F1" w14:paraId="22E630A4" w14:textId="77777777" w:rsidTr="00013CC4">
        <w:trPr>
          <w:trHeight w:val="436"/>
        </w:trPr>
        <w:tc>
          <w:tcPr>
            <w:cnfStyle w:val="001000000000" w:firstRow="0" w:lastRow="0" w:firstColumn="1" w:lastColumn="0" w:oddVBand="0" w:evenVBand="0" w:oddHBand="0" w:evenHBand="0" w:firstRowFirstColumn="0" w:firstRowLastColumn="0" w:lastRowFirstColumn="0" w:lastRowLastColumn="0"/>
            <w:tcW w:w="1074" w:type="dxa"/>
          </w:tcPr>
          <w:p w14:paraId="106E7D19" w14:textId="77777777" w:rsidR="00691821" w:rsidRPr="006239F1" w:rsidRDefault="00691821" w:rsidP="00691821">
            <w:pPr>
              <w:rPr>
                <w:b w:val="0"/>
                <w:color w:val="000000" w:themeColor="text1"/>
              </w:rPr>
            </w:pPr>
            <w:r>
              <w:rPr>
                <w:b w:val="0"/>
                <w:color w:val="000000" w:themeColor="text1"/>
              </w:rPr>
              <w:t>Data Capture</w:t>
            </w:r>
          </w:p>
        </w:tc>
        <w:tc>
          <w:tcPr>
            <w:tcW w:w="1940" w:type="dxa"/>
          </w:tcPr>
          <w:p w14:paraId="79C1D99B" w14:textId="77777777" w:rsidR="00691821" w:rsidRPr="006239F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Have you obtained the Service Provider’s CV?</w:t>
            </w:r>
          </w:p>
        </w:tc>
        <w:tc>
          <w:tcPr>
            <w:tcW w:w="1940" w:type="dxa"/>
          </w:tcPr>
          <w:p w14:paraId="1CC611FC" w14:textId="77777777" w:rsidR="00691821" w:rsidRPr="006239F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(FOR HCP ONLY) – “Have you obtained the Service Provider’s CV?</w:t>
            </w:r>
          </w:p>
        </w:tc>
        <w:tc>
          <w:tcPr>
            <w:tcW w:w="2779" w:type="dxa"/>
          </w:tcPr>
          <w:p w14:paraId="75ACC1FE" w14:textId="77777777" w:rsidR="00691821" w:rsidRPr="00F33323" w:rsidRDefault="00691821"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r w:rsidRPr="00F33323">
              <w:t>Field Format: Yes/No Radio Button</w:t>
            </w:r>
          </w:p>
          <w:p w14:paraId="7DF1F7C7" w14:textId="77777777" w:rsidR="00691821" w:rsidRDefault="00691821"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rPr>
                <w:ins w:id="3682" w:author="Michael Petite" w:date="2017-02-27T07:37:00Z"/>
              </w:rPr>
            </w:pPr>
            <w:r w:rsidRPr="00F33323">
              <w:t>Required: Yes</w:t>
            </w:r>
          </w:p>
          <w:p w14:paraId="7F9B181E" w14:textId="1AABCD53" w:rsidR="00787926" w:rsidRPr="00F33323" w:rsidRDefault="00787926"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ins w:id="3683" w:author="Michael Petite" w:date="2017-02-27T07:37:00Z">
              <w:r>
                <w:t>Validation: Yes or no must be selected</w:t>
              </w:r>
            </w:ins>
          </w:p>
        </w:tc>
        <w:tc>
          <w:tcPr>
            <w:tcW w:w="1617" w:type="dxa"/>
            <w:vAlign w:val="center"/>
          </w:tcPr>
          <w:p w14:paraId="7BF937FF" w14:textId="77777777" w:rsidR="00691821" w:rsidRPr="00F33323" w:rsidRDefault="00691821" w:rsidP="00691821">
            <w:pPr>
              <w:cnfStyle w:val="000000000000" w:firstRow="0" w:lastRow="0" w:firstColumn="0" w:lastColumn="0" w:oddVBand="0" w:evenVBand="0" w:oddHBand="0" w:evenHBand="0" w:firstRowFirstColumn="0" w:firstRowLastColumn="0" w:lastRowFirstColumn="0" w:lastRowLastColumn="0"/>
            </w:pPr>
            <w:r w:rsidRPr="00F33323">
              <w:t>New</w:t>
            </w:r>
          </w:p>
        </w:tc>
      </w:tr>
      <w:tr w:rsidR="00691821" w:rsidRPr="006239F1" w14:paraId="1B65D11B" w14:textId="77777777" w:rsidTr="00013CC4">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074" w:type="dxa"/>
          </w:tcPr>
          <w:p w14:paraId="73E4D8EB" w14:textId="77777777" w:rsidR="00691821" w:rsidRPr="006239F1" w:rsidRDefault="00691821" w:rsidP="00691821">
            <w:pPr>
              <w:rPr>
                <w:b w:val="0"/>
                <w:color w:val="000000" w:themeColor="text1"/>
              </w:rPr>
            </w:pPr>
            <w:r>
              <w:rPr>
                <w:b w:val="0"/>
                <w:color w:val="000000" w:themeColor="text1"/>
              </w:rPr>
              <w:t>Data Capture</w:t>
            </w:r>
          </w:p>
        </w:tc>
        <w:tc>
          <w:tcPr>
            <w:tcW w:w="1940" w:type="dxa"/>
          </w:tcPr>
          <w:p w14:paraId="2D62AB4E" w14:textId="77777777" w:rsidR="00691821" w:rsidRPr="006239F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Please State Why</w:t>
            </w:r>
          </w:p>
        </w:tc>
        <w:tc>
          <w:tcPr>
            <w:tcW w:w="1940" w:type="dxa"/>
          </w:tcPr>
          <w:p w14:paraId="3D529399" w14:textId="77777777" w:rsidR="00691821" w:rsidRPr="006239F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Add New Field (FOR HCP </w:t>
            </w:r>
            <w:r w:rsidR="00FA7EB3">
              <w:rPr>
                <w:color w:val="000000" w:themeColor="text1"/>
              </w:rPr>
              <w:t>ONLY) –</w:t>
            </w:r>
            <w:r>
              <w:rPr>
                <w:color w:val="000000" w:themeColor="text1"/>
              </w:rPr>
              <w:t xml:space="preserve"> “Please State Why”</w:t>
            </w:r>
          </w:p>
        </w:tc>
        <w:tc>
          <w:tcPr>
            <w:tcW w:w="2779" w:type="dxa"/>
          </w:tcPr>
          <w:p w14:paraId="23F51A44" w14:textId="77777777" w:rsidR="00691821" w:rsidRPr="00F33323"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0CFD79B3" w14:textId="77777777" w:rsidR="00A758D2" w:rsidRPr="00F33323" w:rsidRDefault="00A758D2"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Required: Yes, if No is selected for “Previous Field”, otherwise no</w:t>
            </w:r>
          </w:p>
          <w:p w14:paraId="73327714" w14:textId="77777777" w:rsidR="00691821" w:rsidRPr="00F33323"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Validation: This field will only appear if “No” is the answer to “Have you obtained the Service Provider’s CV?”</w:t>
            </w:r>
          </w:p>
          <w:p w14:paraId="720F3D2A" w14:textId="77777777" w:rsidR="00013CC4" w:rsidRPr="00F33323" w:rsidRDefault="00013CC4"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617" w:type="dxa"/>
            <w:vAlign w:val="center"/>
          </w:tcPr>
          <w:p w14:paraId="4DAA5AAF" w14:textId="77777777" w:rsidR="00691821" w:rsidRPr="00F33323" w:rsidRDefault="00691821" w:rsidP="00691821">
            <w:pPr>
              <w:cnfStyle w:val="000000100000" w:firstRow="0" w:lastRow="0" w:firstColumn="0" w:lastColumn="0" w:oddVBand="0" w:evenVBand="0" w:oddHBand="1" w:evenHBand="0" w:firstRowFirstColumn="0" w:firstRowLastColumn="0" w:lastRowFirstColumn="0" w:lastRowLastColumn="0"/>
            </w:pPr>
            <w:r w:rsidRPr="00F33323">
              <w:t>New</w:t>
            </w:r>
          </w:p>
        </w:tc>
      </w:tr>
      <w:tr w:rsidR="00691821" w:rsidRPr="006239F1" w14:paraId="5813648C" w14:textId="77777777" w:rsidTr="00013CC4">
        <w:trPr>
          <w:trHeight w:val="436"/>
        </w:trPr>
        <w:tc>
          <w:tcPr>
            <w:cnfStyle w:val="001000000000" w:firstRow="0" w:lastRow="0" w:firstColumn="1" w:lastColumn="0" w:oddVBand="0" w:evenVBand="0" w:oddHBand="0" w:evenHBand="0" w:firstRowFirstColumn="0" w:firstRowLastColumn="0" w:lastRowFirstColumn="0" w:lastRowLastColumn="0"/>
            <w:tcW w:w="1074" w:type="dxa"/>
          </w:tcPr>
          <w:p w14:paraId="2C13B102" w14:textId="77777777" w:rsidR="00691821" w:rsidRPr="006239F1" w:rsidRDefault="00691821" w:rsidP="00691821">
            <w:pPr>
              <w:rPr>
                <w:b w:val="0"/>
                <w:color w:val="000000" w:themeColor="text1"/>
              </w:rPr>
            </w:pPr>
            <w:r>
              <w:rPr>
                <w:b w:val="0"/>
                <w:color w:val="000000" w:themeColor="text1"/>
              </w:rPr>
              <w:t>Data Capture</w:t>
            </w:r>
          </w:p>
        </w:tc>
        <w:tc>
          <w:tcPr>
            <w:tcW w:w="1940" w:type="dxa"/>
          </w:tcPr>
          <w:p w14:paraId="0A7A560C" w14:textId="77777777" w:rsidR="00691821" w:rsidRPr="006239F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Please upload the Service Provider CV</w:t>
            </w:r>
          </w:p>
        </w:tc>
        <w:tc>
          <w:tcPr>
            <w:tcW w:w="1940" w:type="dxa"/>
          </w:tcPr>
          <w:p w14:paraId="1243C64E" w14:textId="77777777" w:rsidR="00691821" w:rsidRPr="006239F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Modify Field (FOR HCP ONLY) – Please upload the Service Provider CV</w:t>
            </w:r>
          </w:p>
        </w:tc>
        <w:tc>
          <w:tcPr>
            <w:tcW w:w="2779" w:type="dxa"/>
          </w:tcPr>
          <w:p w14:paraId="4D1B5DCD" w14:textId="77777777" w:rsidR="00691821" w:rsidRPr="00F33323" w:rsidRDefault="00691821"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r w:rsidRPr="00F33323">
              <w:t>Field Format: Document Upload</w:t>
            </w:r>
          </w:p>
          <w:p w14:paraId="2DEA558B" w14:textId="77777777" w:rsidR="00A758D2" w:rsidRPr="00F33323" w:rsidRDefault="00A758D2"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r w:rsidRPr="00F33323">
              <w:t>Required: Yes, if No is selected for “Previous Field”, otherwise no</w:t>
            </w:r>
          </w:p>
          <w:p w14:paraId="11E087B2" w14:textId="77777777" w:rsidR="00691821" w:rsidRPr="00F33323" w:rsidRDefault="00691821"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r w:rsidRPr="00F33323">
              <w:t>Validation: This field is NOT required if the answer to “Have you obtained the Service Provider’s CV?” is “No”</w:t>
            </w:r>
          </w:p>
        </w:tc>
        <w:tc>
          <w:tcPr>
            <w:tcW w:w="1617" w:type="dxa"/>
            <w:vAlign w:val="center"/>
          </w:tcPr>
          <w:p w14:paraId="6DC2751A" w14:textId="77777777" w:rsidR="00691821" w:rsidRPr="00F33323" w:rsidRDefault="00691821" w:rsidP="00691821">
            <w:pPr>
              <w:cnfStyle w:val="000000000000" w:firstRow="0" w:lastRow="0" w:firstColumn="0" w:lastColumn="0" w:oddVBand="0" w:evenVBand="0" w:oddHBand="0" w:evenHBand="0" w:firstRowFirstColumn="0" w:firstRowLastColumn="0" w:lastRowFirstColumn="0" w:lastRowLastColumn="0"/>
            </w:pPr>
            <w:r w:rsidRPr="00F33323">
              <w:t>Modify</w:t>
            </w:r>
          </w:p>
        </w:tc>
      </w:tr>
      <w:tr w:rsidR="00691821" w:rsidRPr="006239F1" w14:paraId="2C43734C" w14:textId="77777777" w:rsidTr="00013CC4">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074" w:type="dxa"/>
          </w:tcPr>
          <w:p w14:paraId="7B0543AB" w14:textId="77777777" w:rsidR="00691821" w:rsidRPr="006239F1" w:rsidRDefault="00691821" w:rsidP="00691821">
            <w:pPr>
              <w:rPr>
                <w:b w:val="0"/>
                <w:color w:val="000000" w:themeColor="text1"/>
              </w:rPr>
            </w:pPr>
            <w:r>
              <w:rPr>
                <w:b w:val="0"/>
                <w:color w:val="000000" w:themeColor="text1"/>
              </w:rPr>
              <w:t>Data Capture</w:t>
            </w:r>
          </w:p>
        </w:tc>
        <w:tc>
          <w:tcPr>
            <w:tcW w:w="1940" w:type="dxa"/>
          </w:tcPr>
          <w:p w14:paraId="1401FE25" w14:textId="77777777" w:rsidR="00691821" w:rsidRPr="006239F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Effective Date</w:t>
            </w:r>
          </w:p>
        </w:tc>
        <w:tc>
          <w:tcPr>
            <w:tcW w:w="1940" w:type="dxa"/>
          </w:tcPr>
          <w:p w14:paraId="2B7F9135" w14:textId="77777777" w:rsidR="00691821" w:rsidRPr="006239F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Modify Field (FOR HCP ONLY) – Effective Date</w:t>
            </w:r>
          </w:p>
        </w:tc>
        <w:tc>
          <w:tcPr>
            <w:tcW w:w="2779" w:type="dxa"/>
          </w:tcPr>
          <w:p w14:paraId="57F267D5" w14:textId="77777777" w:rsidR="00691821" w:rsidRPr="00F33323"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Field Format: Calendar</w:t>
            </w:r>
          </w:p>
          <w:p w14:paraId="09863E75" w14:textId="77777777" w:rsidR="00691821" w:rsidRPr="00F33323"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Required: Yes</w:t>
            </w:r>
          </w:p>
          <w:p w14:paraId="7E16CD71" w14:textId="77777777" w:rsidR="00691821" w:rsidRPr="00F33323"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 xml:space="preserve">Validation: This field is NOT required if the </w:t>
            </w:r>
            <w:r w:rsidRPr="00F33323">
              <w:lastRenderedPageBreak/>
              <w:t>answer to “Have you obtained the Service Provider’s CV?” is “No”</w:t>
            </w:r>
          </w:p>
        </w:tc>
        <w:tc>
          <w:tcPr>
            <w:tcW w:w="1617" w:type="dxa"/>
            <w:vAlign w:val="center"/>
          </w:tcPr>
          <w:p w14:paraId="4BD45811" w14:textId="77777777" w:rsidR="00691821" w:rsidRPr="00F33323" w:rsidRDefault="00691821" w:rsidP="00691821">
            <w:pPr>
              <w:cnfStyle w:val="000000100000" w:firstRow="0" w:lastRow="0" w:firstColumn="0" w:lastColumn="0" w:oddVBand="0" w:evenVBand="0" w:oddHBand="1" w:evenHBand="0" w:firstRowFirstColumn="0" w:firstRowLastColumn="0" w:lastRowFirstColumn="0" w:lastRowLastColumn="0"/>
            </w:pPr>
            <w:r w:rsidRPr="00F33323">
              <w:lastRenderedPageBreak/>
              <w:t>Modify</w:t>
            </w:r>
          </w:p>
        </w:tc>
      </w:tr>
      <w:tr w:rsidR="00691821" w:rsidRPr="006239F1" w14:paraId="4E2F3386" w14:textId="77777777" w:rsidTr="00013CC4">
        <w:trPr>
          <w:trHeight w:val="436"/>
        </w:trPr>
        <w:tc>
          <w:tcPr>
            <w:cnfStyle w:val="001000000000" w:firstRow="0" w:lastRow="0" w:firstColumn="1" w:lastColumn="0" w:oddVBand="0" w:evenVBand="0" w:oddHBand="0" w:evenHBand="0" w:firstRowFirstColumn="0" w:firstRowLastColumn="0" w:lastRowFirstColumn="0" w:lastRowLastColumn="0"/>
            <w:tcW w:w="1074" w:type="dxa"/>
          </w:tcPr>
          <w:p w14:paraId="32AAEC66" w14:textId="77777777" w:rsidR="00691821" w:rsidRDefault="00691821" w:rsidP="00691821">
            <w:pPr>
              <w:rPr>
                <w:b w:val="0"/>
                <w:color w:val="000000" w:themeColor="text1"/>
              </w:rPr>
            </w:pPr>
            <w:r>
              <w:rPr>
                <w:b w:val="0"/>
                <w:color w:val="000000" w:themeColor="text1"/>
              </w:rPr>
              <w:t>Data Capture</w:t>
            </w:r>
          </w:p>
        </w:tc>
        <w:tc>
          <w:tcPr>
            <w:tcW w:w="1940" w:type="dxa"/>
          </w:tcPr>
          <w:p w14:paraId="623BCAF6" w14:textId="77777777" w:rsidR="0069182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Service Provider Scope of Service</w:t>
            </w:r>
          </w:p>
        </w:tc>
        <w:tc>
          <w:tcPr>
            <w:tcW w:w="1940" w:type="dxa"/>
          </w:tcPr>
          <w:p w14:paraId="2AE62B44" w14:textId="77777777" w:rsidR="00691821" w:rsidRPr="00256606"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Modify Field (FOR HCP ONLY) – Service Provider Scope of Service</w:t>
            </w:r>
          </w:p>
        </w:tc>
        <w:tc>
          <w:tcPr>
            <w:tcW w:w="2779" w:type="dxa"/>
          </w:tcPr>
          <w:p w14:paraId="5B1698C2" w14:textId="77777777" w:rsidR="00691821" w:rsidRPr="00F33323" w:rsidRDefault="00691821"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r w:rsidRPr="00F33323">
              <w:t>Field Format: Dropdown</w:t>
            </w:r>
          </w:p>
          <w:p w14:paraId="0CEF2824" w14:textId="77777777" w:rsidR="00691821" w:rsidRPr="00F33323" w:rsidRDefault="00691821"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r w:rsidRPr="00F33323">
              <w:t>Required: Yes</w:t>
            </w:r>
          </w:p>
          <w:p w14:paraId="4DE3A280" w14:textId="42F72049" w:rsidR="00691821" w:rsidRPr="00F33323" w:rsidRDefault="00691821"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r w:rsidRPr="00F33323">
              <w:t>Validation:</w:t>
            </w:r>
            <w:r w:rsidR="00F33323" w:rsidRPr="00F33323">
              <w:t xml:space="preserve"> </w:t>
            </w:r>
            <w:del w:id="3684" w:author="Michael Petite" w:date="2017-02-27T07:42:00Z">
              <w:r w:rsidR="00F33323" w:rsidRPr="00F33323" w:rsidDel="00787926">
                <w:delText>None</w:delText>
              </w:r>
            </w:del>
            <w:ins w:id="3685" w:author="Michael Petite" w:date="2017-02-27T07:42:00Z">
              <w:r w:rsidR="00787926">
                <w:t>A non-blank value must be selected</w:t>
              </w:r>
            </w:ins>
          </w:p>
        </w:tc>
        <w:tc>
          <w:tcPr>
            <w:tcW w:w="1617" w:type="dxa"/>
            <w:vAlign w:val="center"/>
          </w:tcPr>
          <w:p w14:paraId="30DDF5E6" w14:textId="77777777" w:rsidR="00691821" w:rsidRPr="00F33323" w:rsidRDefault="00691821" w:rsidP="00691821">
            <w:pPr>
              <w:cnfStyle w:val="000000000000" w:firstRow="0" w:lastRow="0" w:firstColumn="0" w:lastColumn="0" w:oddVBand="0" w:evenVBand="0" w:oddHBand="0" w:evenHBand="0" w:firstRowFirstColumn="0" w:firstRowLastColumn="0" w:lastRowFirstColumn="0" w:lastRowLastColumn="0"/>
            </w:pPr>
            <w:r w:rsidRPr="00F33323">
              <w:t>Modify</w:t>
            </w:r>
          </w:p>
        </w:tc>
      </w:tr>
      <w:tr w:rsidR="00691821" w:rsidRPr="006239F1" w14:paraId="117F7434" w14:textId="77777777" w:rsidTr="00013CC4">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074" w:type="dxa"/>
          </w:tcPr>
          <w:p w14:paraId="03D873A6" w14:textId="77777777" w:rsidR="00691821" w:rsidRDefault="00691821" w:rsidP="00691821">
            <w:pPr>
              <w:rPr>
                <w:b w:val="0"/>
                <w:color w:val="000000" w:themeColor="text1"/>
              </w:rPr>
            </w:pPr>
            <w:r>
              <w:rPr>
                <w:b w:val="0"/>
                <w:color w:val="000000" w:themeColor="text1"/>
              </w:rPr>
              <w:t>Data Capture</w:t>
            </w:r>
          </w:p>
        </w:tc>
        <w:tc>
          <w:tcPr>
            <w:tcW w:w="1940" w:type="dxa"/>
          </w:tcPr>
          <w:p w14:paraId="21D96439" w14:textId="77777777" w:rsidR="0069182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Based on what criteria and by whom was the Service Provider selected?</w:t>
            </w:r>
          </w:p>
        </w:tc>
        <w:tc>
          <w:tcPr>
            <w:tcW w:w="1940" w:type="dxa"/>
          </w:tcPr>
          <w:p w14:paraId="2BE6AC09" w14:textId="77777777" w:rsidR="00691821" w:rsidRPr="00256606"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(FOR HCP ONLY) -  Based on what criteria and by whom was the Service Provider selected?</w:t>
            </w:r>
          </w:p>
        </w:tc>
        <w:tc>
          <w:tcPr>
            <w:tcW w:w="2779" w:type="dxa"/>
          </w:tcPr>
          <w:p w14:paraId="4B629A21" w14:textId="77777777" w:rsidR="00691821" w:rsidRPr="00F33323"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Field Format: Free Text Box</w:t>
            </w:r>
          </w:p>
          <w:p w14:paraId="20BFBB0F" w14:textId="77777777" w:rsidR="00691821" w:rsidRPr="00F33323"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Required: Yes</w:t>
            </w:r>
          </w:p>
          <w:p w14:paraId="7677E478" w14:textId="47F9E1A6" w:rsidR="00691821" w:rsidRPr="00F33323"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Validation:</w:t>
            </w:r>
            <w:r w:rsidR="00F33323" w:rsidRPr="00F33323">
              <w:t xml:space="preserve"> </w:t>
            </w:r>
            <w:del w:id="3686" w:author="Michael Petite" w:date="2017-02-27T07:42:00Z">
              <w:r w:rsidR="00F33323" w:rsidRPr="00F33323" w:rsidDel="00787926">
                <w:delText>None</w:delText>
              </w:r>
            </w:del>
            <w:ins w:id="3687" w:author="Michael Petite" w:date="2017-02-27T07:42:00Z">
              <w:r w:rsidR="00787926">
                <w:t>Text must be present in this field</w:t>
              </w:r>
            </w:ins>
          </w:p>
          <w:p w14:paraId="7084CE5F" w14:textId="77777777" w:rsidR="00013CC4" w:rsidRPr="00F33323" w:rsidRDefault="00013CC4"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pPr>
            <w:r w:rsidRPr="00F33323">
              <w:t>Field length: 2000 characters</w:t>
            </w:r>
          </w:p>
        </w:tc>
        <w:tc>
          <w:tcPr>
            <w:tcW w:w="1617" w:type="dxa"/>
            <w:vAlign w:val="center"/>
          </w:tcPr>
          <w:p w14:paraId="31EDF93D" w14:textId="77777777" w:rsidR="00691821" w:rsidRPr="00F33323" w:rsidRDefault="00691821" w:rsidP="00691821">
            <w:pPr>
              <w:cnfStyle w:val="000000100000" w:firstRow="0" w:lastRow="0" w:firstColumn="0" w:lastColumn="0" w:oddVBand="0" w:evenVBand="0" w:oddHBand="1" w:evenHBand="0" w:firstRowFirstColumn="0" w:firstRowLastColumn="0" w:lastRowFirstColumn="0" w:lastRowLastColumn="0"/>
            </w:pPr>
            <w:r w:rsidRPr="00F33323">
              <w:t>New</w:t>
            </w:r>
          </w:p>
        </w:tc>
      </w:tr>
      <w:tr w:rsidR="00691821" w:rsidRPr="006239F1" w14:paraId="559547F8" w14:textId="77777777" w:rsidTr="00013CC4">
        <w:trPr>
          <w:trHeight w:val="436"/>
        </w:trPr>
        <w:tc>
          <w:tcPr>
            <w:cnfStyle w:val="001000000000" w:firstRow="0" w:lastRow="0" w:firstColumn="1" w:lastColumn="0" w:oddVBand="0" w:evenVBand="0" w:oddHBand="0" w:evenHBand="0" w:firstRowFirstColumn="0" w:firstRowLastColumn="0" w:lastRowFirstColumn="0" w:lastRowLastColumn="0"/>
            <w:tcW w:w="1074" w:type="dxa"/>
          </w:tcPr>
          <w:p w14:paraId="6199969A" w14:textId="77777777" w:rsidR="00691821" w:rsidRDefault="00691821" w:rsidP="00691821">
            <w:pPr>
              <w:rPr>
                <w:b w:val="0"/>
                <w:color w:val="000000" w:themeColor="text1"/>
              </w:rPr>
            </w:pPr>
            <w:r>
              <w:rPr>
                <w:b w:val="0"/>
                <w:color w:val="000000" w:themeColor="text1"/>
              </w:rPr>
              <w:t>Data Capture</w:t>
            </w:r>
          </w:p>
        </w:tc>
        <w:tc>
          <w:tcPr>
            <w:tcW w:w="1940" w:type="dxa"/>
          </w:tcPr>
          <w:p w14:paraId="5C33761F" w14:textId="77777777" w:rsidR="0069182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Does the Service Provider’s employer/institution need to be notified?</w:t>
            </w:r>
          </w:p>
        </w:tc>
        <w:tc>
          <w:tcPr>
            <w:tcW w:w="1940" w:type="dxa"/>
          </w:tcPr>
          <w:p w14:paraId="3D477DD8" w14:textId="77777777" w:rsidR="00691821" w:rsidRPr="00256606"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(FOR HCP ONLY) -  Does the Service Provider’s employer/institution need to be notified?</w:t>
            </w:r>
          </w:p>
        </w:tc>
        <w:tc>
          <w:tcPr>
            <w:tcW w:w="2779" w:type="dxa"/>
          </w:tcPr>
          <w:p w14:paraId="7AB3A799" w14:textId="77777777" w:rsidR="00691821" w:rsidRPr="00F33323" w:rsidRDefault="00691821"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r w:rsidRPr="00F33323">
              <w:t>Field Format: Yes/No Radio Button</w:t>
            </w:r>
          </w:p>
          <w:p w14:paraId="59319A82" w14:textId="77777777" w:rsidR="00691821" w:rsidRPr="00F33323" w:rsidRDefault="00691821"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r w:rsidRPr="00F33323">
              <w:t>Required: Yes</w:t>
            </w:r>
          </w:p>
          <w:p w14:paraId="5F0145DD" w14:textId="65EF174C" w:rsidR="00691821" w:rsidRPr="00F33323" w:rsidRDefault="00691821"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pPr>
            <w:r w:rsidRPr="00F33323">
              <w:t>Validation:</w:t>
            </w:r>
            <w:r w:rsidR="00F33323" w:rsidRPr="00F33323">
              <w:t xml:space="preserve"> </w:t>
            </w:r>
            <w:del w:id="3688" w:author="Michael Petite" w:date="2017-02-27T07:43:00Z">
              <w:r w:rsidR="00F33323" w:rsidRPr="00F33323" w:rsidDel="00787926">
                <w:delText>None</w:delText>
              </w:r>
            </w:del>
            <w:ins w:id="3689" w:author="Michael Petite" w:date="2017-02-27T07:43:00Z">
              <w:r w:rsidR="00787926">
                <w:t>Yes or no must be selected</w:t>
              </w:r>
            </w:ins>
          </w:p>
        </w:tc>
        <w:tc>
          <w:tcPr>
            <w:tcW w:w="1617" w:type="dxa"/>
            <w:vAlign w:val="center"/>
          </w:tcPr>
          <w:p w14:paraId="4EE22AEB" w14:textId="77777777" w:rsidR="00691821" w:rsidRPr="00F33323" w:rsidRDefault="00691821" w:rsidP="00691821">
            <w:pPr>
              <w:cnfStyle w:val="000000000000" w:firstRow="0" w:lastRow="0" w:firstColumn="0" w:lastColumn="0" w:oddVBand="0" w:evenVBand="0" w:oddHBand="0" w:evenHBand="0" w:firstRowFirstColumn="0" w:firstRowLastColumn="0" w:lastRowFirstColumn="0" w:lastRowLastColumn="0"/>
            </w:pPr>
            <w:r w:rsidRPr="00F33323">
              <w:t>New</w:t>
            </w:r>
          </w:p>
        </w:tc>
      </w:tr>
      <w:tr w:rsidR="00691821" w:rsidRPr="006239F1" w14:paraId="207DF67A" w14:textId="77777777" w:rsidTr="00013CC4">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074" w:type="dxa"/>
          </w:tcPr>
          <w:p w14:paraId="5AF6E3B0" w14:textId="77777777" w:rsidR="00691821" w:rsidRDefault="00691821" w:rsidP="00691821">
            <w:pPr>
              <w:rPr>
                <w:b w:val="0"/>
                <w:color w:val="000000" w:themeColor="text1"/>
              </w:rPr>
            </w:pPr>
            <w:r>
              <w:rPr>
                <w:b w:val="0"/>
                <w:color w:val="000000" w:themeColor="text1"/>
              </w:rPr>
              <w:t>Data Capture</w:t>
            </w:r>
          </w:p>
        </w:tc>
        <w:tc>
          <w:tcPr>
            <w:tcW w:w="1940" w:type="dxa"/>
          </w:tcPr>
          <w:p w14:paraId="4C89B4AC" w14:textId="77777777" w:rsidR="0069182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How will the notification be done?</w:t>
            </w:r>
          </w:p>
        </w:tc>
        <w:tc>
          <w:tcPr>
            <w:tcW w:w="1940" w:type="dxa"/>
          </w:tcPr>
          <w:p w14:paraId="59E50D3D" w14:textId="77777777" w:rsidR="00691821" w:rsidRPr="00256606"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(FOR HCP ONLY) -  How will the notification be done?</w:t>
            </w:r>
          </w:p>
        </w:tc>
        <w:tc>
          <w:tcPr>
            <w:tcW w:w="2779" w:type="dxa"/>
          </w:tcPr>
          <w:p w14:paraId="4339C66F" w14:textId="77777777" w:rsidR="00691821"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Free Text Box</w:t>
            </w:r>
          </w:p>
          <w:p w14:paraId="1A7E7209" w14:textId="77777777" w:rsidR="00691821"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Yes</w:t>
            </w:r>
          </w:p>
          <w:p w14:paraId="7FE97159" w14:textId="77777777" w:rsidR="00691821" w:rsidRDefault="00691821"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 This field will only appear if the answer is “Yes” to “Does the Service Provider’s employer/institution need to be notified?”</w:t>
            </w:r>
          </w:p>
          <w:p w14:paraId="39AE585F" w14:textId="77777777" w:rsidR="00013CC4" w:rsidRPr="00643288" w:rsidRDefault="00013CC4" w:rsidP="00787926">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rPr>
                <w:color w:val="000000" w:themeColor="text1"/>
              </w:rPr>
            </w:pPr>
            <w:r>
              <w:t>Field length: 2000 characters</w:t>
            </w:r>
          </w:p>
        </w:tc>
        <w:tc>
          <w:tcPr>
            <w:tcW w:w="1617" w:type="dxa"/>
            <w:vAlign w:val="center"/>
          </w:tcPr>
          <w:p w14:paraId="708103DC" w14:textId="77777777" w:rsidR="0069182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CB03A8" w:rsidRPr="006239F1" w14:paraId="7AD3A544" w14:textId="77777777" w:rsidTr="00013CC4">
        <w:trPr>
          <w:trHeight w:val="436"/>
        </w:trPr>
        <w:tc>
          <w:tcPr>
            <w:cnfStyle w:val="001000000000" w:firstRow="0" w:lastRow="0" w:firstColumn="1" w:lastColumn="0" w:oddVBand="0" w:evenVBand="0" w:oddHBand="0" w:evenHBand="0" w:firstRowFirstColumn="0" w:firstRowLastColumn="0" w:lastRowFirstColumn="0" w:lastRowLastColumn="0"/>
            <w:tcW w:w="1074" w:type="dxa"/>
          </w:tcPr>
          <w:p w14:paraId="1B655AFF" w14:textId="77777777" w:rsidR="00CB03A8" w:rsidRDefault="00CB03A8" w:rsidP="00CB03A8">
            <w:pPr>
              <w:rPr>
                <w:b w:val="0"/>
                <w:color w:val="000000" w:themeColor="text1"/>
              </w:rPr>
            </w:pPr>
            <w:r>
              <w:rPr>
                <w:b w:val="0"/>
                <w:color w:val="000000" w:themeColor="text1"/>
              </w:rPr>
              <w:t>Data Capture</w:t>
            </w:r>
          </w:p>
        </w:tc>
        <w:tc>
          <w:tcPr>
            <w:tcW w:w="1940" w:type="dxa"/>
          </w:tcPr>
          <w:p w14:paraId="1A60B6B7" w14:textId="4B1A4B28" w:rsidR="00CB03A8" w:rsidRDefault="00CB03A8" w:rsidP="00CB03A8">
            <w:pPr>
              <w:cnfStyle w:val="000000000000" w:firstRow="0" w:lastRow="0" w:firstColumn="0" w:lastColumn="0" w:oddVBand="0" w:evenVBand="0" w:oddHBand="0" w:evenHBand="0" w:firstRowFirstColumn="0" w:firstRowLastColumn="0" w:lastRowFirstColumn="0" w:lastRowLastColumn="0"/>
              <w:rPr>
                <w:color w:val="000000" w:themeColor="text1"/>
              </w:rPr>
            </w:pPr>
            <w:ins w:id="3690" w:author="Shawn Stickney" w:date="2017-02-23T12:38:00Z">
              <w:r>
                <w:rPr>
                  <w:color w:val="000000" w:themeColor="text1"/>
                </w:rPr>
                <w:t>Recipient Organization or Company Name</w:t>
              </w:r>
            </w:ins>
            <w:del w:id="3691" w:author="Shawn Stickney" w:date="2017-02-23T12:38:00Z">
              <w:r w:rsidDel="008249A1">
                <w:rPr>
                  <w:color w:val="000000" w:themeColor="text1"/>
                </w:rPr>
                <w:delText>Recipient Organization or Company Name</w:delText>
              </w:r>
            </w:del>
          </w:p>
        </w:tc>
        <w:tc>
          <w:tcPr>
            <w:tcW w:w="1940" w:type="dxa"/>
          </w:tcPr>
          <w:p w14:paraId="0B4E484D" w14:textId="77777777" w:rsidR="00CB03A8" w:rsidRPr="00256606" w:rsidRDefault="00CB03A8" w:rsidP="00CB03A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(FOR HCO ONLY) – Recipient Organization or Company Name</w:t>
            </w:r>
          </w:p>
        </w:tc>
        <w:tc>
          <w:tcPr>
            <w:tcW w:w="2779" w:type="dxa"/>
          </w:tcPr>
          <w:p w14:paraId="55385FD4" w14:textId="77777777" w:rsidR="00CB03A8" w:rsidRDefault="00CB03A8"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Free Text Box</w:t>
            </w:r>
          </w:p>
          <w:p w14:paraId="6EC12825" w14:textId="77777777" w:rsidR="00CB03A8" w:rsidRDefault="00CB03A8"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032E155F" w14:textId="77777777" w:rsidR="00CB03A8" w:rsidRDefault="00CB03A8"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 Only appears when HCO is selected for “Nominee Type”</w:t>
            </w:r>
          </w:p>
          <w:p w14:paraId="19F68FCB" w14:textId="77777777" w:rsidR="00CB03A8" w:rsidRPr="00643288" w:rsidRDefault="00CB03A8" w:rsidP="00787926">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rPr>
                <w:color w:val="000000" w:themeColor="text1"/>
              </w:rPr>
            </w:pPr>
            <w:r>
              <w:t>Field length: 2000 characters</w:t>
            </w:r>
          </w:p>
        </w:tc>
        <w:tc>
          <w:tcPr>
            <w:tcW w:w="1617" w:type="dxa"/>
            <w:vAlign w:val="center"/>
          </w:tcPr>
          <w:p w14:paraId="22F70DA8" w14:textId="77777777" w:rsidR="00CB03A8" w:rsidRDefault="00CB03A8" w:rsidP="00CB03A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691821" w:rsidRPr="006239F1" w14:paraId="3F8D4C75" w14:textId="77777777" w:rsidTr="00013CC4">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074" w:type="dxa"/>
          </w:tcPr>
          <w:p w14:paraId="24782D99" w14:textId="77777777" w:rsidR="00691821" w:rsidRDefault="00691821" w:rsidP="00691821">
            <w:pPr>
              <w:rPr>
                <w:b w:val="0"/>
                <w:color w:val="000000" w:themeColor="text1"/>
              </w:rPr>
            </w:pPr>
            <w:r>
              <w:rPr>
                <w:b w:val="0"/>
                <w:color w:val="000000" w:themeColor="text1"/>
              </w:rPr>
              <w:t>Data Capture</w:t>
            </w:r>
          </w:p>
        </w:tc>
        <w:tc>
          <w:tcPr>
            <w:tcW w:w="1940" w:type="dxa"/>
          </w:tcPr>
          <w:p w14:paraId="3179FEDB" w14:textId="77777777" w:rsidR="0069182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Organization Address</w:t>
            </w:r>
          </w:p>
        </w:tc>
        <w:tc>
          <w:tcPr>
            <w:tcW w:w="1940" w:type="dxa"/>
          </w:tcPr>
          <w:p w14:paraId="3032DAD8" w14:textId="77777777" w:rsidR="00691821" w:rsidRPr="00256606"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(FOR HCO ONLY) – Organization Address</w:t>
            </w:r>
          </w:p>
        </w:tc>
        <w:tc>
          <w:tcPr>
            <w:tcW w:w="2779" w:type="dxa"/>
          </w:tcPr>
          <w:p w14:paraId="2A026EA8" w14:textId="77777777" w:rsidR="00691821" w:rsidRDefault="00691821" w:rsidP="00503EE1">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Free Text Box</w:t>
            </w:r>
          </w:p>
          <w:p w14:paraId="3A5BE2DF" w14:textId="77777777" w:rsidR="00691821" w:rsidRDefault="00691821" w:rsidP="00503EE1">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Yes</w:t>
            </w:r>
          </w:p>
          <w:p w14:paraId="721B558F" w14:textId="77777777" w:rsidR="00691821" w:rsidRDefault="00691821" w:rsidP="00503EE1">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 Only appears when HCO is selected for “Nominee Type”</w:t>
            </w:r>
          </w:p>
          <w:p w14:paraId="1DAE32E8" w14:textId="77777777" w:rsidR="00013CC4" w:rsidRPr="00643288" w:rsidRDefault="00013CC4" w:rsidP="00503EE1">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rPr>
                <w:color w:val="000000" w:themeColor="text1"/>
              </w:rPr>
            </w:pPr>
            <w:r>
              <w:t>Field length: 20</w:t>
            </w:r>
            <w:r w:rsidR="0080651D">
              <w:t>0</w:t>
            </w:r>
            <w:r>
              <w:t>0 characters</w:t>
            </w:r>
          </w:p>
        </w:tc>
        <w:tc>
          <w:tcPr>
            <w:tcW w:w="1617" w:type="dxa"/>
            <w:vAlign w:val="center"/>
          </w:tcPr>
          <w:p w14:paraId="3EE3ADBF" w14:textId="77777777" w:rsidR="0069182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691821" w:rsidRPr="006239F1" w14:paraId="01151922" w14:textId="77777777" w:rsidTr="00013CC4">
        <w:trPr>
          <w:trHeight w:val="436"/>
        </w:trPr>
        <w:tc>
          <w:tcPr>
            <w:cnfStyle w:val="001000000000" w:firstRow="0" w:lastRow="0" w:firstColumn="1" w:lastColumn="0" w:oddVBand="0" w:evenVBand="0" w:oddHBand="0" w:evenHBand="0" w:firstRowFirstColumn="0" w:firstRowLastColumn="0" w:lastRowFirstColumn="0" w:lastRowLastColumn="0"/>
            <w:tcW w:w="1074" w:type="dxa"/>
          </w:tcPr>
          <w:p w14:paraId="2ABAF6B4" w14:textId="77777777" w:rsidR="00691821" w:rsidRDefault="00691821" w:rsidP="00691821">
            <w:pPr>
              <w:rPr>
                <w:b w:val="0"/>
                <w:color w:val="000000" w:themeColor="text1"/>
              </w:rPr>
            </w:pPr>
            <w:r>
              <w:rPr>
                <w:b w:val="0"/>
                <w:color w:val="000000" w:themeColor="text1"/>
              </w:rPr>
              <w:t>Data Capture</w:t>
            </w:r>
          </w:p>
        </w:tc>
        <w:tc>
          <w:tcPr>
            <w:tcW w:w="1940" w:type="dxa"/>
          </w:tcPr>
          <w:p w14:paraId="619714D5" w14:textId="77777777" w:rsidR="0069182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Organization Country</w:t>
            </w:r>
          </w:p>
        </w:tc>
        <w:tc>
          <w:tcPr>
            <w:tcW w:w="1940" w:type="dxa"/>
          </w:tcPr>
          <w:p w14:paraId="7C07071E" w14:textId="77777777" w:rsidR="00691821" w:rsidRPr="00256606"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(FOR HCO ONLY) – Organization Country</w:t>
            </w:r>
          </w:p>
        </w:tc>
        <w:tc>
          <w:tcPr>
            <w:tcW w:w="2779" w:type="dxa"/>
          </w:tcPr>
          <w:p w14:paraId="34A8FEA3" w14:textId="77777777" w:rsidR="00691821" w:rsidRDefault="00691821" w:rsidP="00503EE1">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Free Text Box</w:t>
            </w:r>
          </w:p>
          <w:p w14:paraId="523D8D0E" w14:textId="77777777" w:rsidR="00691821" w:rsidRDefault="00691821" w:rsidP="00503EE1">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1E5923C3" w14:textId="77777777" w:rsidR="00691821" w:rsidRDefault="00691821" w:rsidP="00503EE1">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 Only appears when HCO is selected for “Nominee Type”</w:t>
            </w:r>
          </w:p>
          <w:p w14:paraId="5CBDA2DD" w14:textId="77777777" w:rsidR="00013CC4" w:rsidRPr="00643288" w:rsidRDefault="00013CC4" w:rsidP="00503EE1">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rPr>
                <w:color w:val="000000" w:themeColor="text1"/>
              </w:rPr>
            </w:pPr>
            <w:r>
              <w:lastRenderedPageBreak/>
              <w:t>Field length: 100 characters</w:t>
            </w:r>
          </w:p>
        </w:tc>
        <w:tc>
          <w:tcPr>
            <w:tcW w:w="1617" w:type="dxa"/>
            <w:vAlign w:val="center"/>
          </w:tcPr>
          <w:p w14:paraId="721DECDF" w14:textId="77777777" w:rsidR="0069182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New</w:t>
            </w:r>
          </w:p>
        </w:tc>
      </w:tr>
      <w:tr w:rsidR="00691821" w:rsidRPr="006239F1" w14:paraId="173214DF" w14:textId="77777777" w:rsidTr="00013CC4">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074" w:type="dxa"/>
          </w:tcPr>
          <w:p w14:paraId="2171D30B" w14:textId="77777777" w:rsidR="00691821" w:rsidRDefault="00691821" w:rsidP="00691821">
            <w:pPr>
              <w:rPr>
                <w:b w:val="0"/>
                <w:color w:val="000000" w:themeColor="text1"/>
              </w:rPr>
            </w:pPr>
            <w:r>
              <w:rPr>
                <w:b w:val="0"/>
                <w:color w:val="000000" w:themeColor="text1"/>
              </w:rPr>
              <w:t>Data Capture</w:t>
            </w:r>
          </w:p>
        </w:tc>
        <w:tc>
          <w:tcPr>
            <w:tcW w:w="1940" w:type="dxa"/>
          </w:tcPr>
          <w:p w14:paraId="26BA0E7D" w14:textId="77777777" w:rsidR="0069182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Organization State</w:t>
            </w:r>
          </w:p>
        </w:tc>
        <w:tc>
          <w:tcPr>
            <w:tcW w:w="1940" w:type="dxa"/>
          </w:tcPr>
          <w:p w14:paraId="4ACA86F2" w14:textId="77777777" w:rsidR="00691821" w:rsidRPr="00256606"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(FOR HCO ONLY) – Organization State</w:t>
            </w:r>
          </w:p>
        </w:tc>
        <w:tc>
          <w:tcPr>
            <w:tcW w:w="2779" w:type="dxa"/>
          </w:tcPr>
          <w:p w14:paraId="56A7D694" w14:textId="77777777" w:rsidR="00691821" w:rsidRDefault="00691821" w:rsidP="00503EE1">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Free Text Box</w:t>
            </w:r>
          </w:p>
          <w:p w14:paraId="7FDFDA0E" w14:textId="77777777" w:rsidR="00691821" w:rsidRDefault="00691821" w:rsidP="00503EE1">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Yes</w:t>
            </w:r>
          </w:p>
          <w:p w14:paraId="49BD59AD" w14:textId="77777777" w:rsidR="00691821" w:rsidRDefault="00691821" w:rsidP="00503EE1">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 Only appears when HCO is selected for “Nominee Type”</w:t>
            </w:r>
          </w:p>
          <w:p w14:paraId="00260ECE" w14:textId="77777777" w:rsidR="00013CC4" w:rsidRPr="00643288" w:rsidRDefault="00013CC4" w:rsidP="00503EE1">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rPr>
                <w:color w:val="000000" w:themeColor="text1"/>
              </w:rPr>
            </w:pPr>
            <w:r>
              <w:t>Field length: 50 characters</w:t>
            </w:r>
          </w:p>
        </w:tc>
        <w:tc>
          <w:tcPr>
            <w:tcW w:w="1617" w:type="dxa"/>
            <w:vAlign w:val="center"/>
          </w:tcPr>
          <w:p w14:paraId="4F1296DA" w14:textId="77777777" w:rsidR="0069182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691821" w:rsidRPr="006239F1" w14:paraId="1D55B47B" w14:textId="77777777" w:rsidTr="00013CC4">
        <w:trPr>
          <w:trHeight w:val="436"/>
        </w:trPr>
        <w:tc>
          <w:tcPr>
            <w:cnfStyle w:val="001000000000" w:firstRow="0" w:lastRow="0" w:firstColumn="1" w:lastColumn="0" w:oddVBand="0" w:evenVBand="0" w:oddHBand="0" w:evenHBand="0" w:firstRowFirstColumn="0" w:firstRowLastColumn="0" w:lastRowFirstColumn="0" w:lastRowLastColumn="0"/>
            <w:tcW w:w="1074" w:type="dxa"/>
          </w:tcPr>
          <w:p w14:paraId="7757718C" w14:textId="77777777" w:rsidR="00691821" w:rsidRDefault="00691821" w:rsidP="00691821">
            <w:pPr>
              <w:rPr>
                <w:b w:val="0"/>
                <w:color w:val="000000" w:themeColor="text1"/>
              </w:rPr>
            </w:pPr>
            <w:r>
              <w:rPr>
                <w:b w:val="0"/>
                <w:color w:val="000000" w:themeColor="text1"/>
              </w:rPr>
              <w:t>Data Capture</w:t>
            </w:r>
          </w:p>
        </w:tc>
        <w:tc>
          <w:tcPr>
            <w:tcW w:w="1940" w:type="dxa"/>
          </w:tcPr>
          <w:p w14:paraId="70ABED16" w14:textId="77777777" w:rsidR="0069182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Organization City</w:t>
            </w:r>
          </w:p>
        </w:tc>
        <w:tc>
          <w:tcPr>
            <w:tcW w:w="1940" w:type="dxa"/>
          </w:tcPr>
          <w:p w14:paraId="0EB34E1F" w14:textId="77777777" w:rsidR="00691821" w:rsidRPr="00256606"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(FOR HCO ONLY) – Organization City</w:t>
            </w:r>
          </w:p>
        </w:tc>
        <w:tc>
          <w:tcPr>
            <w:tcW w:w="2779" w:type="dxa"/>
          </w:tcPr>
          <w:p w14:paraId="0FC8A8BF" w14:textId="77777777" w:rsidR="00691821" w:rsidRDefault="00691821" w:rsidP="00503EE1">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Free Text Box</w:t>
            </w:r>
          </w:p>
          <w:p w14:paraId="1FFE64AE" w14:textId="77777777" w:rsidR="00691821" w:rsidRDefault="00691821" w:rsidP="00503EE1">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Yes</w:t>
            </w:r>
          </w:p>
          <w:p w14:paraId="7D693103" w14:textId="77777777" w:rsidR="00691821" w:rsidRPr="00643288" w:rsidRDefault="00691821" w:rsidP="00503EE1">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 Only appears when HCO is selected for “Nominee Type”</w:t>
            </w:r>
            <w:r w:rsidR="00013CC4">
              <w:t xml:space="preserve"> Field length: 50 characters</w:t>
            </w:r>
          </w:p>
        </w:tc>
        <w:tc>
          <w:tcPr>
            <w:tcW w:w="1617" w:type="dxa"/>
            <w:vAlign w:val="center"/>
          </w:tcPr>
          <w:p w14:paraId="478A3D12" w14:textId="77777777" w:rsidR="0069182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r w:rsidR="00691821" w:rsidRPr="006239F1" w14:paraId="1E5E8770" w14:textId="77777777" w:rsidTr="00013CC4">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074" w:type="dxa"/>
          </w:tcPr>
          <w:p w14:paraId="7BF99D75" w14:textId="77777777" w:rsidR="00691821" w:rsidRDefault="00691821" w:rsidP="00691821">
            <w:pPr>
              <w:rPr>
                <w:b w:val="0"/>
                <w:color w:val="000000" w:themeColor="text1"/>
              </w:rPr>
            </w:pPr>
            <w:r>
              <w:rPr>
                <w:b w:val="0"/>
                <w:color w:val="000000" w:themeColor="text1"/>
              </w:rPr>
              <w:t>Data Capture</w:t>
            </w:r>
          </w:p>
        </w:tc>
        <w:tc>
          <w:tcPr>
            <w:tcW w:w="1940" w:type="dxa"/>
          </w:tcPr>
          <w:p w14:paraId="321A9C59" w14:textId="77777777" w:rsidR="0069182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Organization Phone</w:t>
            </w:r>
            <w:r w:rsidR="00A758D2">
              <w:rPr>
                <w:color w:val="000000" w:themeColor="text1"/>
              </w:rPr>
              <w:t xml:space="preserve"> (optional)</w:t>
            </w:r>
          </w:p>
        </w:tc>
        <w:tc>
          <w:tcPr>
            <w:tcW w:w="1940" w:type="dxa"/>
          </w:tcPr>
          <w:p w14:paraId="41ECCC23" w14:textId="77777777" w:rsidR="00691821" w:rsidRPr="00256606"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 New Field (FOR HCO ONLY) – Organization Phone</w:t>
            </w:r>
            <w:r w:rsidR="00A758D2">
              <w:rPr>
                <w:color w:val="000000" w:themeColor="text1"/>
              </w:rPr>
              <w:t xml:space="preserve"> (optional)</w:t>
            </w:r>
          </w:p>
        </w:tc>
        <w:tc>
          <w:tcPr>
            <w:tcW w:w="2779" w:type="dxa"/>
          </w:tcPr>
          <w:p w14:paraId="34603155" w14:textId="77777777" w:rsidR="00691821" w:rsidRDefault="00691821" w:rsidP="00503EE1">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Numeric Text Box</w:t>
            </w:r>
          </w:p>
          <w:p w14:paraId="695162D1" w14:textId="77777777" w:rsidR="00691821" w:rsidRDefault="00691821" w:rsidP="00503EE1">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No</w:t>
            </w:r>
          </w:p>
          <w:p w14:paraId="7248DD11" w14:textId="77777777" w:rsidR="00691821" w:rsidRDefault="00691821" w:rsidP="00503EE1">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 Only appears when HCO is selected for “Nominee Type”</w:t>
            </w:r>
          </w:p>
          <w:p w14:paraId="7055B9A7" w14:textId="77777777" w:rsidR="00013CC4" w:rsidRPr="00643288" w:rsidRDefault="00013CC4" w:rsidP="00503EE1">
            <w:pPr>
              <w:pStyle w:val="ListParagraph"/>
              <w:numPr>
                <w:ilvl w:val="0"/>
                <w:numId w:val="26"/>
              </w:numPr>
              <w:ind w:left="331"/>
              <w:cnfStyle w:val="000000100000" w:firstRow="0" w:lastRow="0" w:firstColumn="0" w:lastColumn="0" w:oddVBand="0" w:evenVBand="0" w:oddHBand="1" w:evenHBand="0" w:firstRowFirstColumn="0" w:firstRowLastColumn="0" w:lastRowFirstColumn="0" w:lastRowLastColumn="0"/>
              <w:rPr>
                <w:color w:val="000000" w:themeColor="text1"/>
              </w:rPr>
            </w:pPr>
            <w:r>
              <w:t>Field length: 20 characters</w:t>
            </w:r>
          </w:p>
        </w:tc>
        <w:tc>
          <w:tcPr>
            <w:tcW w:w="1617" w:type="dxa"/>
            <w:vAlign w:val="center"/>
          </w:tcPr>
          <w:p w14:paraId="23C02BD6" w14:textId="77777777" w:rsidR="00691821" w:rsidRDefault="00691821" w:rsidP="0069182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New</w:t>
            </w:r>
          </w:p>
        </w:tc>
      </w:tr>
      <w:tr w:rsidR="00691821" w:rsidRPr="006239F1" w14:paraId="5D951308" w14:textId="77777777" w:rsidTr="00013CC4">
        <w:trPr>
          <w:trHeight w:val="436"/>
        </w:trPr>
        <w:tc>
          <w:tcPr>
            <w:cnfStyle w:val="001000000000" w:firstRow="0" w:lastRow="0" w:firstColumn="1" w:lastColumn="0" w:oddVBand="0" w:evenVBand="0" w:oddHBand="0" w:evenHBand="0" w:firstRowFirstColumn="0" w:firstRowLastColumn="0" w:lastRowFirstColumn="0" w:lastRowLastColumn="0"/>
            <w:tcW w:w="1074" w:type="dxa"/>
          </w:tcPr>
          <w:p w14:paraId="2B7E8D3C" w14:textId="77777777" w:rsidR="00691821" w:rsidRDefault="00691821" w:rsidP="00691821">
            <w:pPr>
              <w:rPr>
                <w:b w:val="0"/>
                <w:color w:val="000000" w:themeColor="text1"/>
              </w:rPr>
            </w:pPr>
            <w:r>
              <w:rPr>
                <w:b w:val="0"/>
                <w:color w:val="000000" w:themeColor="text1"/>
              </w:rPr>
              <w:t>Data Capture</w:t>
            </w:r>
          </w:p>
        </w:tc>
        <w:tc>
          <w:tcPr>
            <w:tcW w:w="1940" w:type="dxa"/>
          </w:tcPr>
          <w:p w14:paraId="30FCFD75" w14:textId="77777777" w:rsidR="0069182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Organization Email</w:t>
            </w:r>
            <w:r w:rsidR="00A758D2">
              <w:rPr>
                <w:color w:val="000000" w:themeColor="text1"/>
              </w:rPr>
              <w:t xml:space="preserve"> (optional)</w:t>
            </w:r>
          </w:p>
        </w:tc>
        <w:tc>
          <w:tcPr>
            <w:tcW w:w="1940" w:type="dxa"/>
          </w:tcPr>
          <w:p w14:paraId="74942FFE" w14:textId="77777777" w:rsidR="00691821" w:rsidRPr="00256606"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Add New Field (FOR HCO ONLY) – Organization Email</w:t>
            </w:r>
            <w:r w:rsidR="00A758D2">
              <w:rPr>
                <w:color w:val="000000" w:themeColor="text1"/>
              </w:rPr>
              <w:t xml:space="preserve"> (optional)</w:t>
            </w:r>
          </w:p>
        </w:tc>
        <w:tc>
          <w:tcPr>
            <w:tcW w:w="2779" w:type="dxa"/>
          </w:tcPr>
          <w:p w14:paraId="74020FD7" w14:textId="77777777" w:rsidR="00691821" w:rsidRDefault="00691821" w:rsidP="00503EE1">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Alphanumeric Text Box</w:t>
            </w:r>
          </w:p>
          <w:p w14:paraId="0E26B2F4" w14:textId="77777777" w:rsidR="00691821" w:rsidRDefault="00691821" w:rsidP="00503EE1">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No</w:t>
            </w:r>
          </w:p>
          <w:p w14:paraId="7DABFA40" w14:textId="77777777" w:rsidR="00691821" w:rsidRDefault="00691821" w:rsidP="00503EE1">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 Only appears when HCO is selected for “Nominee Type”</w:t>
            </w:r>
          </w:p>
          <w:p w14:paraId="49AC719F" w14:textId="77777777" w:rsidR="00013CC4" w:rsidRPr="00643288" w:rsidRDefault="00013CC4" w:rsidP="00503EE1">
            <w:pPr>
              <w:pStyle w:val="ListParagraph"/>
              <w:numPr>
                <w:ilvl w:val="0"/>
                <w:numId w:val="26"/>
              </w:numPr>
              <w:ind w:left="331"/>
              <w:cnfStyle w:val="000000000000" w:firstRow="0" w:lastRow="0" w:firstColumn="0" w:lastColumn="0" w:oddVBand="0" w:evenVBand="0" w:oddHBand="0" w:evenHBand="0" w:firstRowFirstColumn="0" w:firstRowLastColumn="0" w:lastRowFirstColumn="0" w:lastRowLastColumn="0"/>
              <w:rPr>
                <w:color w:val="000000" w:themeColor="text1"/>
              </w:rPr>
            </w:pPr>
            <w:r>
              <w:t>Field length: 2000 characters</w:t>
            </w:r>
          </w:p>
        </w:tc>
        <w:tc>
          <w:tcPr>
            <w:tcW w:w="1617" w:type="dxa"/>
            <w:vAlign w:val="center"/>
          </w:tcPr>
          <w:p w14:paraId="778FAAB6" w14:textId="77777777" w:rsidR="00691821" w:rsidRDefault="00691821" w:rsidP="006918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New</w:t>
            </w:r>
          </w:p>
        </w:tc>
      </w:tr>
    </w:tbl>
    <w:p w14:paraId="3B08111E" w14:textId="77777777" w:rsidR="001750D9" w:rsidRPr="001750D9" w:rsidRDefault="001750D9" w:rsidP="001750D9"/>
    <w:p w14:paraId="3F85855D" w14:textId="77777777" w:rsidR="001750D9" w:rsidRDefault="001750D9" w:rsidP="00B03F42">
      <w:pPr>
        <w:pStyle w:val="Heading5"/>
      </w:pPr>
      <w:bookmarkStart w:id="3692" w:name="_Toc475949544"/>
      <w:r>
        <w:t>Technical Specification Changes</w:t>
      </w:r>
      <w:bookmarkEnd w:id="3692"/>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1750D9" w:rsidRPr="00612C84" w14:paraId="35CE299E" w14:textId="77777777" w:rsidTr="003F0B9C">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005A15FC" w14:textId="77777777" w:rsidR="001750D9" w:rsidRDefault="001750D9" w:rsidP="003F0B9C">
            <w:pPr>
              <w:jc w:val="center"/>
              <w:rPr>
                <w:sz w:val="18"/>
                <w:szCs w:val="28"/>
              </w:rPr>
            </w:pPr>
            <w:r>
              <w:rPr>
                <w:sz w:val="18"/>
                <w:szCs w:val="28"/>
              </w:rPr>
              <w:t>BR ID</w:t>
            </w:r>
          </w:p>
        </w:tc>
        <w:tc>
          <w:tcPr>
            <w:tcW w:w="1929" w:type="dxa"/>
            <w:shd w:val="clear" w:color="auto" w:fill="367CC1"/>
            <w:vAlign w:val="center"/>
          </w:tcPr>
          <w:p w14:paraId="1B0A05D1"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6A8DEF47" w14:textId="77777777" w:rsidR="001750D9"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6221628A"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1750D9" w:rsidRPr="006B3718" w14:paraId="3720ECFB" w14:textId="77777777" w:rsidTr="003F0B9C">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411F51F0" w14:textId="77777777" w:rsidR="001750D9" w:rsidRDefault="001750D9" w:rsidP="003F0B9C">
            <w:pPr>
              <w:rPr>
                <w:color w:val="FF0000"/>
              </w:rPr>
            </w:pPr>
          </w:p>
        </w:tc>
        <w:tc>
          <w:tcPr>
            <w:tcW w:w="1929" w:type="dxa"/>
          </w:tcPr>
          <w:p w14:paraId="69973F39"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6A616225"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34FF099F"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r>
    </w:tbl>
    <w:p w14:paraId="5D965626" w14:textId="4479F026" w:rsidR="00CB03A8" w:rsidDel="00D76264" w:rsidRDefault="00CB03A8" w:rsidP="001750D9">
      <w:pPr>
        <w:rPr>
          <w:ins w:id="3693" w:author="Shawn Stickney" w:date="2017-02-23T12:35:00Z"/>
          <w:del w:id="3694" w:author="Michael Petite" w:date="2017-02-27T10:05:00Z"/>
        </w:rPr>
      </w:pPr>
    </w:p>
    <w:p w14:paraId="584200CD" w14:textId="1E10280E" w:rsidR="00CB03A8" w:rsidDel="00D76264" w:rsidRDefault="00CB03A8" w:rsidP="001750D9">
      <w:pPr>
        <w:rPr>
          <w:ins w:id="3695" w:author="Shawn Stickney" w:date="2017-02-23T12:35:00Z"/>
          <w:del w:id="3696" w:author="Michael Petite" w:date="2017-02-27T10:05:00Z"/>
        </w:rPr>
      </w:pPr>
    </w:p>
    <w:p w14:paraId="79C9DED8" w14:textId="6187CA72" w:rsidR="00CB03A8" w:rsidDel="00D76264" w:rsidRDefault="00CB03A8" w:rsidP="001750D9">
      <w:pPr>
        <w:rPr>
          <w:ins w:id="3697" w:author="Shawn Stickney" w:date="2017-02-23T12:35:00Z"/>
          <w:del w:id="3698" w:author="Michael Petite" w:date="2017-02-27T10:05:00Z"/>
        </w:rPr>
      </w:pPr>
    </w:p>
    <w:p w14:paraId="5653DF01" w14:textId="77D5FA95" w:rsidR="00CB03A8" w:rsidDel="00D76264" w:rsidRDefault="00CB03A8" w:rsidP="001750D9">
      <w:pPr>
        <w:rPr>
          <w:ins w:id="3699" w:author="Shawn Stickney" w:date="2017-02-23T12:35:00Z"/>
          <w:del w:id="3700" w:author="Michael Petite" w:date="2017-02-27T10:05:00Z"/>
        </w:rPr>
      </w:pPr>
    </w:p>
    <w:p w14:paraId="7E30691F" w14:textId="19E94364" w:rsidR="00CB03A8" w:rsidDel="00D76264" w:rsidRDefault="00CB03A8" w:rsidP="001750D9">
      <w:pPr>
        <w:rPr>
          <w:ins w:id="3701" w:author="Shawn Stickney" w:date="2017-02-23T12:35:00Z"/>
          <w:del w:id="3702" w:author="Michael Petite" w:date="2017-02-27T10:05:00Z"/>
        </w:rPr>
      </w:pPr>
    </w:p>
    <w:p w14:paraId="79B8B3F1" w14:textId="7E96D145" w:rsidR="00CB03A8" w:rsidDel="00D76264" w:rsidRDefault="00CB03A8" w:rsidP="001750D9">
      <w:pPr>
        <w:rPr>
          <w:ins w:id="3703" w:author="Shawn Stickney" w:date="2017-02-23T12:35:00Z"/>
          <w:del w:id="3704" w:author="Michael Petite" w:date="2017-02-27T10:05:00Z"/>
        </w:rPr>
      </w:pPr>
    </w:p>
    <w:p w14:paraId="1522BFC2" w14:textId="418BAB38" w:rsidR="00CB03A8" w:rsidDel="00D76264" w:rsidRDefault="00CB03A8" w:rsidP="001750D9">
      <w:pPr>
        <w:rPr>
          <w:ins w:id="3705" w:author="Shawn Stickney" w:date="2017-02-23T12:35:00Z"/>
          <w:del w:id="3706" w:author="Michael Petite" w:date="2017-02-27T10:05:00Z"/>
        </w:rPr>
      </w:pPr>
    </w:p>
    <w:p w14:paraId="12721ED1" w14:textId="74964056" w:rsidR="00CB03A8" w:rsidDel="00D76264" w:rsidRDefault="00CB03A8" w:rsidP="001750D9">
      <w:pPr>
        <w:rPr>
          <w:ins w:id="3707" w:author="Shawn Stickney" w:date="2017-02-23T12:35:00Z"/>
          <w:del w:id="3708" w:author="Michael Petite" w:date="2017-02-27T10:05:00Z"/>
        </w:rPr>
      </w:pPr>
    </w:p>
    <w:p w14:paraId="6257E81C" w14:textId="221C8C23" w:rsidR="00CB03A8" w:rsidDel="00D76264" w:rsidRDefault="00CB03A8" w:rsidP="001750D9">
      <w:pPr>
        <w:rPr>
          <w:ins w:id="3709" w:author="Shawn Stickney" w:date="2017-02-23T12:35:00Z"/>
          <w:del w:id="3710" w:author="Michael Petite" w:date="2017-02-27T10:05:00Z"/>
        </w:rPr>
      </w:pPr>
    </w:p>
    <w:p w14:paraId="13B09A3C" w14:textId="322CD422" w:rsidR="00CB03A8" w:rsidDel="00D76264" w:rsidRDefault="00CB03A8" w:rsidP="001750D9">
      <w:pPr>
        <w:rPr>
          <w:ins w:id="3711" w:author="Shawn Stickney" w:date="2017-02-23T12:35:00Z"/>
          <w:del w:id="3712" w:author="Michael Petite" w:date="2017-02-27T10:05:00Z"/>
        </w:rPr>
      </w:pPr>
    </w:p>
    <w:p w14:paraId="10868B03" w14:textId="0454FFE8" w:rsidR="00CB03A8" w:rsidDel="00D76264" w:rsidRDefault="00CB03A8" w:rsidP="001750D9">
      <w:pPr>
        <w:rPr>
          <w:ins w:id="3713" w:author="Shawn Stickney" w:date="2017-02-23T12:35:00Z"/>
          <w:del w:id="3714" w:author="Michael Petite" w:date="2017-02-27T10:05:00Z"/>
        </w:rPr>
      </w:pPr>
    </w:p>
    <w:p w14:paraId="73791B26" w14:textId="07D3FA81" w:rsidR="00CB03A8" w:rsidDel="00D76264" w:rsidRDefault="00CB03A8" w:rsidP="001750D9">
      <w:pPr>
        <w:rPr>
          <w:ins w:id="3715" w:author="Shawn Stickney" w:date="2017-02-23T12:35:00Z"/>
          <w:del w:id="3716" w:author="Michael Petite" w:date="2017-02-27T10:05:00Z"/>
        </w:rPr>
      </w:pPr>
    </w:p>
    <w:p w14:paraId="608C1FE4" w14:textId="5A67F917" w:rsidR="00CB03A8" w:rsidDel="00D76264" w:rsidRDefault="00CB03A8" w:rsidP="001750D9">
      <w:pPr>
        <w:rPr>
          <w:ins w:id="3717" w:author="Shawn Stickney" w:date="2017-02-23T12:35:00Z"/>
          <w:del w:id="3718" w:author="Michael Petite" w:date="2017-02-27T10:05:00Z"/>
        </w:rPr>
      </w:pPr>
    </w:p>
    <w:p w14:paraId="37CC4373" w14:textId="31A254D6" w:rsidR="00CB03A8" w:rsidDel="00D76264" w:rsidRDefault="00CB03A8" w:rsidP="001750D9">
      <w:pPr>
        <w:rPr>
          <w:ins w:id="3719" w:author="Shawn Stickney" w:date="2017-02-23T12:35:00Z"/>
          <w:del w:id="3720" w:author="Michael Petite" w:date="2017-02-27T10:05:00Z"/>
        </w:rPr>
      </w:pPr>
    </w:p>
    <w:p w14:paraId="14E43054" w14:textId="774357D3" w:rsidR="00CB03A8" w:rsidDel="00D76264" w:rsidRDefault="00CB03A8" w:rsidP="001750D9">
      <w:pPr>
        <w:rPr>
          <w:ins w:id="3721" w:author="Shawn Stickney" w:date="2017-02-23T12:35:00Z"/>
          <w:del w:id="3722" w:author="Michael Petite" w:date="2017-02-27T10:05:00Z"/>
        </w:rPr>
      </w:pPr>
    </w:p>
    <w:p w14:paraId="55F7D9A3" w14:textId="60D6F661" w:rsidR="00CB03A8" w:rsidDel="00D76264" w:rsidRDefault="00CB03A8" w:rsidP="001750D9">
      <w:pPr>
        <w:rPr>
          <w:ins w:id="3723" w:author="Shawn Stickney" w:date="2017-02-23T12:35:00Z"/>
          <w:del w:id="3724" w:author="Michael Petite" w:date="2017-02-27T10:05:00Z"/>
        </w:rPr>
      </w:pPr>
    </w:p>
    <w:p w14:paraId="7B14D24F" w14:textId="52B54FD8" w:rsidR="00CB03A8" w:rsidDel="00D76264" w:rsidRDefault="00CB03A8" w:rsidP="001750D9">
      <w:pPr>
        <w:rPr>
          <w:ins w:id="3725" w:author="Shawn Stickney" w:date="2017-02-23T12:35:00Z"/>
          <w:del w:id="3726" w:author="Michael Petite" w:date="2017-02-27T10:05:00Z"/>
        </w:rPr>
      </w:pPr>
    </w:p>
    <w:p w14:paraId="02389DBA" w14:textId="40A331A4" w:rsidR="00CB03A8" w:rsidDel="00D76264" w:rsidRDefault="00CB03A8" w:rsidP="001750D9">
      <w:pPr>
        <w:rPr>
          <w:ins w:id="3727" w:author="Shawn Stickney" w:date="2017-02-23T12:35:00Z"/>
          <w:del w:id="3728" w:author="Michael Petite" w:date="2017-02-27T10:05:00Z"/>
        </w:rPr>
      </w:pPr>
    </w:p>
    <w:p w14:paraId="574FEF62" w14:textId="475698D4" w:rsidR="00CB03A8" w:rsidDel="00D76264" w:rsidRDefault="00CB03A8" w:rsidP="001750D9">
      <w:pPr>
        <w:rPr>
          <w:ins w:id="3729" w:author="Shawn Stickney" w:date="2017-02-23T12:35:00Z"/>
          <w:del w:id="3730" w:author="Michael Petite" w:date="2017-02-27T10:05:00Z"/>
        </w:rPr>
      </w:pPr>
    </w:p>
    <w:p w14:paraId="5B8783FD" w14:textId="2718971F" w:rsidR="00CB03A8" w:rsidDel="00D76264" w:rsidRDefault="00CB03A8" w:rsidP="001750D9">
      <w:pPr>
        <w:rPr>
          <w:ins w:id="3731" w:author="Shawn Stickney" w:date="2017-02-23T12:35:00Z"/>
          <w:del w:id="3732" w:author="Michael Petite" w:date="2017-02-27T10:05:00Z"/>
        </w:rPr>
      </w:pPr>
    </w:p>
    <w:p w14:paraId="5EA2B97C" w14:textId="2299CC86" w:rsidR="00CB03A8" w:rsidDel="00D76264" w:rsidRDefault="00CB03A8" w:rsidP="001750D9">
      <w:pPr>
        <w:rPr>
          <w:ins w:id="3733" w:author="Shawn Stickney" w:date="2017-02-23T12:35:00Z"/>
          <w:del w:id="3734" w:author="Michael Petite" w:date="2017-02-27T10:05:00Z"/>
        </w:rPr>
      </w:pPr>
    </w:p>
    <w:p w14:paraId="714DEF4C" w14:textId="5D33B614" w:rsidR="00CB03A8" w:rsidDel="00D76264" w:rsidRDefault="00CB03A8" w:rsidP="001750D9">
      <w:pPr>
        <w:rPr>
          <w:ins w:id="3735" w:author="Shawn Stickney" w:date="2017-02-23T12:35:00Z"/>
          <w:del w:id="3736" w:author="Michael Petite" w:date="2017-02-27T10:05:00Z"/>
        </w:rPr>
      </w:pPr>
    </w:p>
    <w:p w14:paraId="01E631EF" w14:textId="4D1F2506" w:rsidR="00CB03A8" w:rsidRPr="001750D9" w:rsidDel="00D76264" w:rsidRDefault="00CB03A8" w:rsidP="001750D9">
      <w:pPr>
        <w:rPr>
          <w:del w:id="3737" w:author="Michael Petite" w:date="2017-02-27T10:05:00Z"/>
        </w:rPr>
      </w:pPr>
    </w:p>
    <w:p w14:paraId="2613B3FD" w14:textId="77777777" w:rsidR="001750D9" w:rsidRDefault="001750D9" w:rsidP="00B03F42">
      <w:pPr>
        <w:pStyle w:val="Heading4"/>
        <w:numPr>
          <w:ilvl w:val="2"/>
          <w:numId w:val="2"/>
        </w:numPr>
      </w:pPr>
      <w:bookmarkStart w:id="3738" w:name="_Toc475949545"/>
      <w:commentRangeStart w:id="3739"/>
      <w:commentRangeStart w:id="3740"/>
      <w:commentRangeStart w:id="3741"/>
      <w:r>
        <w:t>Wireframes</w:t>
      </w:r>
      <w:commentRangeEnd w:id="3739"/>
      <w:r w:rsidR="006430FB">
        <w:rPr>
          <w:rStyle w:val="CommentReference"/>
          <w:rFonts w:ascii="Calibri" w:eastAsia="Calibri" w:hAnsi="Calibri" w:cs="Times New Roman"/>
          <w:b w:val="0"/>
          <w:bCs w:val="0"/>
          <w:color w:val="auto"/>
        </w:rPr>
        <w:commentReference w:id="3739"/>
      </w:r>
      <w:commentRangeEnd w:id="3740"/>
      <w:r w:rsidR="00197D93">
        <w:rPr>
          <w:rStyle w:val="CommentReference"/>
          <w:rFonts w:ascii="Calibri" w:eastAsia="Calibri" w:hAnsi="Calibri" w:cs="Times New Roman"/>
          <w:b w:val="0"/>
          <w:bCs w:val="0"/>
          <w:color w:val="auto"/>
        </w:rPr>
        <w:commentReference w:id="3740"/>
      </w:r>
      <w:commentRangeEnd w:id="3741"/>
      <w:r w:rsidR="003344AF">
        <w:rPr>
          <w:rStyle w:val="CommentReference"/>
          <w:rFonts w:ascii="Calibri" w:eastAsia="Calibri" w:hAnsi="Calibri" w:cs="Times New Roman"/>
          <w:b w:val="0"/>
          <w:bCs w:val="0"/>
          <w:color w:val="auto"/>
        </w:rPr>
        <w:commentReference w:id="3741"/>
      </w:r>
      <w:bookmarkEnd w:id="3738"/>
    </w:p>
    <w:p w14:paraId="5CECC966" w14:textId="50CB653E" w:rsidR="001750D9" w:rsidRDefault="00FF1A23" w:rsidP="001750D9">
      <w:pPr>
        <w:ind w:left="360"/>
        <w:rPr>
          <w:ins w:id="3742" w:author="Shawn Stickney" w:date="2017-02-23T12:30:00Z"/>
        </w:rPr>
      </w:pPr>
      <w:ins w:id="3743" w:author="Shawn Stickney" w:date="2017-02-23T12:30:00Z">
        <w:r>
          <w:t>HCP Nomination Forms</w:t>
        </w:r>
      </w:ins>
    </w:p>
    <w:p w14:paraId="25F7D151" w14:textId="2A3353CC" w:rsidR="00FF1A23" w:rsidRDefault="00CB03A8" w:rsidP="001750D9">
      <w:pPr>
        <w:ind w:left="360"/>
        <w:rPr>
          <w:ins w:id="3744" w:author="Shawn Stickney" w:date="2017-02-23T12:35:00Z"/>
        </w:rPr>
      </w:pPr>
      <w:ins w:id="3745" w:author="Shawn Stickney" w:date="2017-02-23T12:38:00Z">
        <w:r>
          <w:rPr>
            <w:noProof/>
          </w:rPr>
          <w:lastRenderedPageBreak/>
          <w:drawing>
            <wp:inline distT="0" distB="0" distL="0" distR="0" wp14:anchorId="0E226FA9" wp14:editId="01A1CD5E">
              <wp:extent cx="5943600" cy="73336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333615"/>
                      </a:xfrm>
                      <a:prstGeom prst="rect">
                        <a:avLst/>
                      </a:prstGeom>
                    </pic:spPr>
                  </pic:pic>
                </a:graphicData>
              </a:graphic>
            </wp:inline>
          </w:drawing>
        </w:r>
      </w:ins>
    </w:p>
    <w:p w14:paraId="3DD18A3F" w14:textId="206FD399" w:rsidR="00CB03A8" w:rsidRDefault="00CB03A8" w:rsidP="001750D9">
      <w:pPr>
        <w:ind w:left="360"/>
        <w:rPr>
          <w:ins w:id="3746" w:author="Shawn Stickney" w:date="2017-02-23T12:35:00Z"/>
        </w:rPr>
      </w:pPr>
    </w:p>
    <w:p w14:paraId="562A6043" w14:textId="0ABE1C1F" w:rsidR="00CB03A8" w:rsidRDefault="00CB03A8" w:rsidP="001750D9">
      <w:pPr>
        <w:ind w:left="360"/>
        <w:rPr>
          <w:ins w:id="3747" w:author="Shawn Stickney" w:date="2017-02-23T12:35:00Z"/>
        </w:rPr>
      </w:pPr>
    </w:p>
    <w:p w14:paraId="3A4978D3" w14:textId="77777777" w:rsidR="00CB03A8" w:rsidRDefault="00CB03A8" w:rsidP="001750D9">
      <w:pPr>
        <w:ind w:left="360"/>
        <w:rPr>
          <w:ins w:id="3748" w:author="Shawn Stickney" w:date="2017-02-23T12:30:00Z"/>
        </w:rPr>
      </w:pPr>
    </w:p>
    <w:p w14:paraId="353AA94C" w14:textId="6BADA34C" w:rsidR="00CB03A8" w:rsidRDefault="00CB03A8" w:rsidP="001750D9">
      <w:pPr>
        <w:ind w:left="360"/>
        <w:rPr>
          <w:ins w:id="3749" w:author="Shawn Stickney" w:date="2017-02-23T12:30:00Z"/>
        </w:rPr>
      </w:pPr>
      <w:ins w:id="3750" w:author="Shawn Stickney" w:date="2017-02-23T12:30:00Z">
        <w:r>
          <w:lastRenderedPageBreak/>
          <w:t>HCO Nomination Form</w:t>
        </w:r>
      </w:ins>
    </w:p>
    <w:p w14:paraId="7F5E94F7" w14:textId="3787A0B3" w:rsidR="00CB03A8" w:rsidRPr="001750D9" w:rsidRDefault="00CB03A8" w:rsidP="001750D9">
      <w:pPr>
        <w:ind w:left="360"/>
      </w:pPr>
      <w:ins w:id="3751" w:author="Shawn Stickney" w:date="2017-02-23T12:41:00Z">
        <w:r>
          <w:rPr>
            <w:noProof/>
          </w:rPr>
          <w:drawing>
            <wp:inline distT="0" distB="0" distL="0" distR="0" wp14:anchorId="692CB2A4" wp14:editId="4F314EA9">
              <wp:extent cx="5943600" cy="59670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967095"/>
                      </a:xfrm>
                      <a:prstGeom prst="rect">
                        <a:avLst/>
                      </a:prstGeom>
                    </pic:spPr>
                  </pic:pic>
                </a:graphicData>
              </a:graphic>
            </wp:inline>
          </w:drawing>
        </w:r>
      </w:ins>
    </w:p>
    <w:p w14:paraId="02F73BC1" w14:textId="77777777" w:rsidR="001750D9" w:rsidRDefault="001750D9" w:rsidP="004A46CC">
      <w:pPr>
        <w:pStyle w:val="Heading3"/>
      </w:pPr>
      <w:bookmarkStart w:id="3752" w:name="_Toc475949546"/>
      <w:r>
        <w:t>Fair Market Value</w:t>
      </w:r>
      <w:bookmarkEnd w:id="3752"/>
    </w:p>
    <w:p w14:paraId="61BC0B97" w14:textId="580CDE41" w:rsidR="00B03F42" w:rsidRPr="00B03F42" w:rsidRDefault="001750D9" w:rsidP="00B03F42">
      <w:pPr>
        <w:pStyle w:val="Heading4"/>
        <w:numPr>
          <w:ilvl w:val="2"/>
          <w:numId w:val="2"/>
        </w:numPr>
      </w:pPr>
      <w:bookmarkStart w:id="3753" w:name="_Toc475949547"/>
      <w:r>
        <w:t>Business Requirements Changes</w:t>
      </w:r>
      <w:bookmarkEnd w:id="3753"/>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1750D9" w:rsidRPr="00612C84" w14:paraId="443A6CBC" w14:textId="77777777" w:rsidTr="003F0B9C">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06158DB5" w14:textId="77777777" w:rsidR="001750D9" w:rsidRPr="00612C84" w:rsidRDefault="001750D9" w:rsidP="003F0B9C">
            <w:pPr>
              <w:jc w:val="center"/>
              <w:rPr>
                <w:sz w:val="18"/>
                <w:szCs w:val="28"/>
              </w:rPr>
            </w:pPr>
            <w:r>
              <w:rPr>
                <w:sz w:val="18"/>
                <w:szCs w:val="28"/>
              </w:rPr>
              <w:t>Original BR ID</w:t>
            </w:r>
          </w:p>
        </w:tc>
        <w:tc>
          <w:tcPr>
            <w:tcW w:w="7200" w:type="dxa"/>
            <w:shd w:val="clear" w:color="auto" w:fill="367CC1"/>
            <w:vAlign w:val="center"/>
          </w:tcPr>
          <w:p w14:paraId="03EA07D0"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1750D9" w:rsidRPr="00B66624" w14:paraId="23226519" w14:textId="77777777" w:rsidTr="003F0B9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06A4EA7" w14:textId="77777777" w:rsidR="001750D9" w:rsidRPr="00B66624" w:rsidRDefault="001750D9" w:rsidP="003F0B9C">
            <w:pPr>
              <w:rPr>
                <w:color w:val="000000" w:themeColor="text1"/>
              </w:rPr>
            </w:pPr>
          </w:p>
        </w:tc>
        <w:tc>
          <w:tcPr>
            <w:tcW w:w="7200" w:type="dxa"/>
          </w:tcPr>
          <w:p w14:paraId="595814CA" w14:textId="77777777" w:rsidR="001750D9" w:rsidRPr="00B66624" w:rsidRDefault="001750D9" w:rsidP="003F0B9C">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1750D9" w:rsidRPr="00B66624" w14:paraId="29CC88EF" w14:textId="77777777" w:rsidTr="003F0B9C">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798D3024" w14:textId="77777777" w:rsidR="001750D9" w:rsidRPr="00B66624" w:rsidRDefault="001750D9" w:rsidP="003F0B9C">
            <w:pPr>
              <w:rPr>
                <w:color w:val="000000" w:themeColor="text1"/>
              </w:rPr>
            </w:pPr>
          </w:p>
        </w:tc>
        <w:tc>
          <w:tcPr>
            <w:tcW w:w="7200" w:type="dxa"/>
          </w:tcPr>
          <w:p w14:paraId="387CE0E5" w14:textId="77777777" w:rsidR="001750D9" w:rsidRPr="00B66624" w:rsidRDefault="001750D9" w:rsidP="003F0B9C">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26AE0733" w14:textId="77777777" w:rsidR="001750D9" w:rsidRPr="001750D9" w:rsidRDefault="001750D9" w:rsidP="001750D9"/>
    <w:p w14:paraId="7D570937" w14:textId="77777777" w:rsidR="00B03F42" w:rsidRPr="00B03F42" w:rsidRDefault="001750D9" w:rsidP="00B03F42">
      <w:pPr>
        <w:pStyle w:val="Heading4"/>
        <w:numPr>
          <w:ilvl w:val="2"/>
          <w:numId w:val="2"/>
        </w:numPr>
      </w:pPr>
      <w:bookmarkStart w:id="3754" w:name="_Toc475949548"/>
      <w:r>
        <w:lastRenderedPageBreak/>
        <w:t>Technical Customizations</w:t>
      </w:r>
      <w:bookmarkEnd w:id="3754"/>
    </w:p>
    <w:p w14:paraId="0F096D15" w14:textId="77777777" w:rsidR="001750D9" w:rsidRDefault="001750D9" w:rsidP="00B03F42">
      <w:pPr>
        <w:pStyle w:val="Heading5"/>
      </w:pPr>
      <w:bookmarkStart w:id="3755" w:name="_Toc475949549"/>
      <w:r>
        <w:t>Page Level Customizations</w:t>
      </w:r>
      <w:bookmarkEnd w:id="3755"/>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1"/>
        <w:gridCol w:w="1640"/>
        <w:gridCol w:w="1773"/>
        <w:gridCol w:w="3080"/>
        <w:gridCol w:w="1456"/>
      </w:tblGrid>
      <w:tr w:rsidR="001750D9" w14:paraId="2B713AC1" w14:textId="77777777" w:rsidTr="003F0B9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shd w:val="clear" w:color="auto" w:fill="367CC1"/>
            <w:vAlign w:val="center"/>
          </w:tcPr>
          <w:p w14:paraId="77AA79E5" w14:textId="77777777" w:rsidR="001750D9" w:rsidRPr="00612C84" w:rsidRDefault="001750D9" w:rsidP="003F0B9C">
            <w:pPr>
              <w:rPr>
                <w:sz w:val="18"/>
                <w:szCs w:val="28"/>
              </w:rPr>
            </w:pPr>
            <w:r>
              <w:rPr>
                <w:sz w:val="18"/>
                <w:szCs w:val="28"/>
              </w:rPr>
              <w:t>Attribute Type</w:t>
            </w:r>
          </w:p>
        </w:tc>
        <w:tc>
          <w:tcPr>
            <w:tcW w:w="1640" w:type="dxa"/>
            <w:shd w:val="clear" w:color="auto" w:fill="367CC1"/>
            <w:vAlign w:val="center"/>
          </w:tcPr>
          <w:p w14:paraId="62133A07"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773" w:type="dxa"/>
            <w:shd w:val="clear" w:color="auto" w:fill="367CC1"/>
            <w:vAlign w:val="center"/>
          </w:tcPr>
          <w:p w14:paraId="16A617DB"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3080" w:type="dxa"/>
            <w:shd w:val="clear" w:color="auto" w:fill="367CC1"/>
            <w:vAlign w:val="center"/>
          </w:tcPr>
          <w:p w14:paraId="7CEDE2F4"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4D28A5E6" w14:textId="77777777" w:rsidR="001750D9"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1750D9" w:rsidRPr="006239F1" w14:paraId="6009045A" w14:textId="77777777" w:rsidTr="003F0B9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31E7BB8E" w14:textId="77777777" w:rsidR="001750D9" w:rsidRPr="006239F1" w:rsidRDefault="00F97454" w:rsidP="003F0B9C">
            <w:pPr>
              <w:rPr>
                <w:b w:val="0"/>
                <w:color w:val="000000" w:themeColor="text1"/>
              </w:rPr>
            </w:pPr>
            <w:r>
              <w:rPr>
                <w:b w:val="0"/>
                <w:color w:val="000000" w:themeColor="text1"/>
              </w:rPr>
              <w:t>Data Capture</w:t>
            </w:r>
          </w:p>
        </w:tc>
        <w:tc>
          <w:tcPr>
            <w:tcW w:w="1640" w:type="dxa"/>
          </w:tcPr>
          <w:p w14:paraId="22130E54" w14:textId="77777777" w:rsidR="001750D9" w:rsidRPr="006239F1" w:rsidRDefault="00F97454"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Will the selected service provider be performing this activity</w:t>
            </w:r>
          </w:p>
        </w:tc>
        <w:tc>
          <w:tcPr>
            <w:tcW w:w="1773" w:type="dxa"/>
          </w:tcPr>
          <w:p w14:paraId="50197AE4" w14:textId="77777777" w:rsidR="001750D9" w:rsidRPr="006239F1" w:rsidRDefault="00F97454"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Remove field- Will the selected service provider be performing this activity</w:t>
            </w:r>
          </w:p>
        </w:tc>
        <w:tc>
          <w:tcPr>
            <w:tcW w:w="3080" w:type="dxa"/>
          </w:tcPr>
          <w:p w14:paraId="7C8C5684" w14:textId="77777777" w:rsidR="001750D9" w:rsidRPr="00DE260E" w:rsidRDefault="00F97454" w:rsidP="00DE260E">
            <w:pPr>
              <w:pStyle w:val="ListParagraph"/>
              <w:numPr>
                <w:ilvl w:val="0"/>
                <w:numId w:val="26"/>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w:t>
            </w:r>
            <w:r w:rsidR="00BA47E0">
              <w:rPr>
                <w:color w:val="000000" w:themeColor="text1"/>
              </w:rPr>
              <w:t xml:space="preserve">: Yes/No Radio button </w:t>
            </w:r>
          </w:p>
        </w:tc>
        <w:tc>
          <w:tcPr>
            <w:tcW w:w="1456" w:type="dxa"/>
            <w:vAlign w:val="center"/>
          </w:tcPr>
          <w:p w14:paraId="2EDFF00E" w14:textId="77777777" w:rsidR="001750D9" w:rsidRPr="006239F1" w:rsidRDefault="00F97454"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Remove</w:t>
            </w:r>
          </w:p>
        </w:tc>
      </w:tr>
      <w:tr w:rsidR="001750D9" w:rsidRPr="006239F1" w14:paraId="5129A23E" w14:textId="77777777" w:rsidTr="003F0B9C">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54F8E489" w14:textId="77777777" w:rsidR="001750D9" w:rsidRPr="006239F1" w:rsidRDefault="00F97454" w:rsidP="003F0B9C">
            <w:pPr>
              <w:rPr>
                <w:b w:val="0"/>
                <w:color w:val="000000" w:themeColor="text1"/>
              </w:rPr>
            </w:pPr>
            <w:r>
              <w:rPr>
                <w:b w:val="0"/>
                <w:color w:val="000000" w:themeColor="text1"/>
              </w:rPr>
              <w:t>Data Capture</w:t>
            </w:r>
          </w:p>
        </w:tc>
        <w:tc>
          <w:tcPr>
            <w:tcW w:w="1640" w:type="dxa"/>
          </w:tcPr>
          <w:p w14:paraId="6B642E90" w14:textId="77777777" w:rsidR="001750D9" w:rsidRPr="006239F1" w:rsidRDefault="00F97454" w:rsidP="003F0B9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Total additional Fees/ Overhead to be paid to institution</w:t>
            </w:r>
          </w:p>
        </w:tc>
        <w:tc>
          <w:tcPr>
            <w:tcW w:w="1773" w:type="dxa"/>
          </w:tcPr>
          <w:p w14:paraId="7D5B3F7F" w14:textId="77777777" w:rsidR="001750D9" w:rsidRPr="006239F1" w:rsidRDefault="00F97454" w:rsidP="003F0B9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Remove field-  Total additional Fees/ Overhead to be paid to institution</w:t>
            </w:r>
          </w:p>
        </w:tc>
        <w:tc>
          <w:tcPr>
            <w:tcW w:w="3080" w:type="dxa"/>
          </w:tcPr>
          <w:p w14:paraId="309FEEA3" w14:textId="77777777" w:rsidR="001750D9" w:rsidRPr="006239F1" w:rsidRDefault="00F97454" w:rsidP="00F97454">
            <w:pPr>
              <w:pStyle w:val="ListParagraph"/>
              <w:numPr>
                <w:ilvl w:val="0"/>
                <w:numId w:val="26"/>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w:t>
            </w:r>
            <w:r w:rsidR="006A0E15">
              <w:rPr>
                <w:color w:val="000000" w:themeColor="text1"/>
              </w:rPr>
              <w:t>: Numeric box</w:t>
            </w:r>
          </w:p>
        </w:tc>
        <w:tc>
          <w:tcPr>
            <w:tcW w:w="1456" w:type="dxa"/>
            <w:vAlign w:val="center"/>
          </w:tcPr>
          <w:p w14:paraId="0292B4AA" w14:textId="77777777" w:rsidR="001750D9" w:rsidRPr="006239F1" w:rsidRDefault="00F97454" w:rsidP="003F0B9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Remove</w:t>
            </w:r>
          </w:p>
        </w:tc>
      </w:tr>
    </w:tbl>
    <w:p w14:paraId="4541FF1D" w14:textId="77777777" w:rsidR="001750D9" w:rsidRPr="001750D9" w:rsidRDefault="001750D9" w:rsidP="001750D9"/>
    <w:p w14:paraId="0FE4DD2C" w14:textId="77777777" w:rsidR="001750D9" w:rsidRDefault="001750D9" w:rsidP="00B03F42">
      <w:pPr>
        <w:pStyle w:val="Heading5"/>
      </w:pPr>
      <w:bookmarkStart w:id="3756" w:name="_Toc475949550"/>
      <w:r>
        <w:t>Technical Specification Changes</w:t>
      </w:r>
      <w:bookmarkEnd w:id="3756"/>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1750D9" w:rsidRPr="00612C84" w14:paraId="71B32D26" w14:textId="77777777" w:rsidTr="003F0B9C">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5A058818" w14:textId="77777777" w:rsidR="001750D9" w:rsidRDefault="001750D9" w:rsidP="003F0B9C">
            <w:pPr>
              <w:jc w:val="center"/>
              <w:rPr>
                <w:sz w:val="18"/>
                <w:szCs w:val="28"/>
              </w:rPr>
            </w:pPr>
            <w:r>
              <w:rPr>
                <w:sz w:val="18"/>
                <w:szCs w:val="28"/>
              </w:rPr>
              <w:t>BR ID</w:t>
            </w:r>
          </w:p>
        </w:tc>
        <w:tc>
          <w:tcPr>
            <w:tcW w:w="1929" w:type="dxa"/>
            <w:shd w:val="clear" w:color="auto" w:fill="367CC1"/>
            <w:vAlign w:val="center"/>
          </w:tcPr>
          <w:p w14:paraId="2142F9E1"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2178FB91" w14:textId="77777777" w:rsidR="001750D9"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3957A073"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1750D9" w:rsidRPr="006B3718" w14:paraId="5CA3E059" w14:textId="77777777" w:rsidTr="003F0B9C">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01D7EEB0" w14:textId="77777777" w:rsidR="001750D9" w:rsidRDefault="001750D9" w:rsidP="003F0B9C">
            <w:pPr>
              <w:rPr>
                <w:color w:val="FF0000"/>
              </w:rPr>
            </w:pPr>
          </w:p>
        </w:tc>
        <w:tc>
          <w:tcPr>
            <w:tcW w:w="1929" w:type="dxa"/>
          </w:tcPr>
          <w:p w14:paraId="53EC8E5C"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351E30A6"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623D16E3" w14:textId="77777777" w:rsidR="001750D9" w:rsidRPr="006B3718" w:rsidRDefault="001750D9" w:rsidP="003F0B9C">
            <w:pPr>
              <w:cnfStyle w:val="000000100000" w:firstRow="0" w:lastRow="0" w:firstColumn="0" w:lastColumn="0" w:oddVBand="0" w:evenVBand="0" w:oddHBand="1" w:evenHBand="0" w:firstRowFirstColumn="0" w:firstRowLastColumn="0" w:lastRowFirstColumn="0" w:lastRowLastColumn="0"/>
              <w:rPr>
                <w:color w:val="FF0000"/>
              </w:rPr>
            </w:pPr>
          </w:p>
        </w:tc>
      </w:tr>
    </w:tbl>
    <w:p w14:paraId="15E2A707" w14:textId="77777777" w:rsidR="001750D9" w:rsidRPr="001750D9" w:rsidRDefault="001750D9" w:rsidP="001750D9"/>
    <w:p w14:paraId="332E7237" w14:textId="77777777" w:rsidR="001750D9" w:rsidRDefault="001750D9" w:rsidP="00B03F42">
      <w:pPr>
        <w:pStyle w:val="Heading4"/>
        <w:numPr>
          <w:ilvl w:val="2"/>
          <w:numId w:val="2"/>
        </w:numPr>
      </w:pPr>
      <w:bookmarkStart w:id="3757" w:name="_Toc475949551"/>
      <w:r>
        <w:t>Wireframes</w:t>
      </w:r>
      <w:bookmarkEnd w:id="3757"/>
    </w:p>
    <w:p w14:paraId="17E06413" w14:textId="77777777" w:rsidR="001750D9" w:rsidRDefault="001750D9" w:rsidP="004A46CC">
      <w:pPr>
        <w:pStyle w:val="Heading3"/>
      </w:pPr>
      <w:bookmarkStart w:id="3758" w:name="_Toc475949552"/>
      <w:r>
        <w:t>Documents</w:t>
      </w:r>
      <w:bookmarkEnd w:id="3758"/>
    </w:p>
    <w:p w14:paraId="166BFA4E" w14:textId="0468DC2A" w:rsidR="00ED009F" w:rsidRPr="00ED009F" w:rsidRDefault="001750D9" w:rsidP="00ED009F">
      <w:pPr>
        <w:pStyle w:val="Heading4"/>
        <w:numPr>
          <w:ilvl w:val="2"/>
          <w:numId w:val="2"/>
        </w:numPr>
      </w:pPr>
      <w:bookmarkStart w:id="3759" w:name="_Toc475949553"/>
      <w:r>
        <w:t>Business Requirements Changes</w:t>
      </w:r>
      <w:bookmarkEnd w:id="3759"/>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1750D9" w:rsidRPr="00612C84" w14:paraId="7EABCBA6" w14:textId="77777777" w:rsidTr="003F0B9C">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476E4E2A" w14:textId="77777777" w:rsidR="001750D9" w:rsidRPr="00612C84" w:rsidRDefault="001750D9" w:rsidP="003F0B9C">
            <w:pPr>
              <w:jc w:val="center"/>
              <w:rPr>
                <w:sz w:val="18"/>
                <w:szCs w:val="28"/>
              </w:rPr>
            </w:pPr>
            <w:r>
              <w:rPr>
                <w:sz w:val="18"/>
                <w:szCs w:val="28"/>
              </w:rPr>
              <w:t>Original BR ID</w:t>
            </w:r>
          </w:p>
        </w:tc>
        <w:tc>
          <w:tcPr>
            <w:tcW w:w="7200" w:type="dxa"/>
            <w:shd w:val="clear" w:color="auto" w:fill="367CC1"/>
            <w:vAlign w:val="center"/>
          </w:tcPr>
          <w:p w14:paraId="6DB97433"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1750D9" w:rsidRPr="00B66624" w14:paraId="17AB2AD1" w14:textId="77777777" w:rsidTr="003F0B9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FB09AB7" w14:textId="77777777" w:rsidR="001750D9" w:rsidRPr="00B66624" w:rsidRDefault="00EC4385" w:rsidP="003F0B9C">
            <w:pPr>
              <w:rPr>
                <w:color w:val="000000" w:themeColor="text1"/>
              </w:rPr>
            </w:pPr>
            <w:r>
              <w:rPr>
                <w:color w:val="000000" w:themeColor="text1"/>
              </w:rPr>
              <w:t>BR-DOC-01</w:t>
            </w:r>
          </w:p>
        </w:tc>
        <w:tc>
          <w:tcPr>
            <w:tcW w:w="7200" w:type="dxa"/>
          </w:tcPr>
          <w:p w14:paraId="552C1840" w14:textId="77777777" w:rsidR="001750D9" w:rsidRPr="00B66624" w:rsidRDefault="00EC4385"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Teva will need to link to a document on the Teva network which will describe the necessary documentation to be uploaded for each activity type</w:t>
            </w:r>
          </w:p>
        </w:tc>
      </w:tr>
      <w:tr w:rsidR="001750D9" w:rsidRPr="00B66624" w14:paraId="426F35B7" w14:textId="77777777" w:rsidTr="003F0B9C">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C96460E" w14:textId="77777777" w:rsidR="001750D9" w:rsidRPr="00B66624" w:rsidRDefault="001750D9" w:rsidP="003F0B9C">
            <w:pPr>
              <w:rPr>
                <w:color w:val="000000" w:themeColor="text1"/>
              </w:rPr>
            </w:pPr>
          </w:p>
        </w:tc>
        <w:tc>
          <w:tcPr>
            <w:tcW w:w="7200" w:type="dxa"/>
          </w:tcPr>
          <w:p w14:paraId="4C0A4E6B" w14:textId="77777777" w:rsidR="001750D9" w:rsidRPr="00B66624" w:rsidRDefault="001750D9" w:rsidP="003F0B9C">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3F6C74F6" w14:textId="77777777" w:rsidR="001750D9" w:rsidRPr="001750D9" w:rsidRDefault="001750D9" w:rsidP="001750D9"/>
    <w:p w14:paraId="3ECFE625" w14:textId="77777777" w:rsidR="00ED009F" w:rsidRPr="00ED009F" w:rsidRDefault="001750D9" w:rsidP="00ED009F">
      <w:pPr>
        <w:pStyle w:val="Heading4"/>
        <w:numPr>
          <w:ilvl w:val="2"/>
          <w:numId w:val="2"/>
        </w:numPr>
      </w:pPr>
      <w:bookmarkStart w:id="3760" w:name="_Toc475949554"/>
      <w:r>
        <w:t>Technical Customizations</w:t>
      </w:r>
      <w:bookmarkEnd w:id="3760"/>
    </w:p>
    <w:p w14:paraId="48BCFF0B" w14:textId="77777777" w:rsidR="001750D9" w:rsidRDefault="001750D9" w:rsidP="00ED009F">
      <w:pPr>
        <w:pStyle w:val="Heading5"/>
      </w:pPr>
      <w:bookmarkStart w:id="3761" w:name="_Toc475949555"/>
      <w:r>
        <w:t>Page Level Customizations</w:t>
      </w:r>
      <w:bookmarkEnd w:id="3761"/>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1"/>
        <w:gridCol w:w="1640"/>
        <w:gridCol w:w="1773"/>
        <w:gridCol w:w="3080"/>
        <w:gridCol w:w="1456"/>
      </w:tblGrid>
      <w:tr w:rsidR="001750D9" w14:paraId="7A598C6A" w14:textId="77777777" w:rsidTr="003F0B9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shd w:val="clear" w:color="auto" w:fill="367CC1"/>
            <w:vAlign w:val="center"/>
          </w:tcPr>
          <w:p w14:paraId="15912E87" w14:textId="77777777" w:rsidR="001750D9" w:rsidRPr="00612C84" w:rsidRDefault="001750D9" w:rsidP="003F0B9C">
            <w:pPr>
              <w:rPr>
                <w:sz w:val="18"/>
                <w:szCs w:val="28"/>
              </w:rPr>
            </w:pPr>
            <w:r>
              <w:rPr>
                <w:sz w:val="18"/>
                <w:szCs w:val="28"/>
              </w:rPr>
              <w:lastRenderedPageBreak/>
              <w:t>Attribute Type</w:t>
            </w:r>
          </w:p>
        </w:tc>
        <w:tc>
          <w:tcPr>
            <w:tcW w:w="1640" w:type="dxa"/>
            <w:shd w:val="clear" w:color="auto" w:fill="367CC1"/>
            <w:vAlign w:val="center"/>
          </w:tcPr>
          <w:p w14:paraId="7DB2A93C"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773" w:type="dxa"/>
            <w:shd w:val="clear" w:color="auto" w:fill="367CC1"/>
            <w:vAlign w:val="center"/>
          </w:tcPr>
          <w:p w14:paraId="4A136BD7"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3080" w:type="dxa"/>
            <w:shd w:val="clear" w:color="auto" w:fill="367CC1"/>
            <w:vAlign w:val="center"/>
          </w:tcPr>
          <w:p w14:paraId="661CF97C"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009BF6D9" w14:textId="77777777" w:rsidR="001750D9"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1750D9" w:rsidRPr="006239F1" w14:paraId="79CC6065" w14:textId="77777777" w:rsidTr="003F0B9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586CB771" w14:textId="77777777" w:rsidR="001750D9" w:rsidRPr="006239F1" w:rsidRDefault="00824FBE" w:rsidP="003F0B9C">
            <w:pPr>
              <w:rPr>
                <w:b w:val="0"/>
                <w:color w:val="000000" w:themeColor="text1"/>
              </w:rPr>
            </w:pPr>
            <w:r>
              <w:rPr>
                <w:b w:val="0"/>
                <w:color w:val="000000" w:themeColor="text1"/>
              </w:rPr>
              <w:t xml:space="preserve">Page Element </w:t>
            </w:r>
          </w:p>
        </w:tc>
        <w:tc>
          <w:tcPr>
            <w:tcW w:w="1640" w:type="dxa"/>
          </w:tcPr>
          <w:p w14:paraId="5DC655DF" w14:textId="77777777" w:rsidR="001750D9" w:rsidRPr="006239F1" w:rsidRDefault="00824FBE"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On-screen help text </w:t>
            </w:r>
          </w:p>
        </w:tc>
        <w:tc>
          <w:tcPr>
            <w:tcW w:w="1773" w:type="dxa"/>
          </w:tcPr>
          <w:p w14:paraId="1CD93477" w14:textId="77777777" w:rsidR="001750D9" w:rsidRPr="006239F1" w:rsidRDefault="00824FBE"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Detailed on screen help text will be added on the top of the page </w:t>
            </w:r>
          </w:p>
        </w:tc>
        <w:tc>
          <w:tcPr>
            <w:tcW w:w="3080" w:type="dxa"/>
          </w:tcPr>
          <w:p w14:paraId="53BE74A6" w14:textId="77777777" w:rsidR="001750D9" w:rsidRPr="00DD32A8" w:rsidRDefault="00824FBE" w:rsidP="00DD32A8">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color w:val="000000" w:themeColor="text1"/>
              </w:rPr>
            </w:pPr>
            <w:r w:rsidRPr="00DD32A8">
              <w:rPr>
                <w:color w:val="000000" w:themeColor="text1"/>
              </w:rPr>
              <w:t xml:space="preserve">Field Format: Read-only text </w:t>
            </w:r>
          </w:p>
        </w:tc>
        <w:tc>
          <w:tcPr>
            <w:tcW w:w="1456" w:type="dxa"/>
            <w:vAlign w:val="center"/>
          </w:tcPr>
          <w:p w14:paraId="4C8DDFB7" w14:textId="77777777" w:rsidR="001750D9" w:rsidRPr="006239F1" w:rsidRDefault="00824FBE"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Add</w:t>
            </w:r>
          </w:p>
        </w:tc>
      </w:tr>
      <w:tr w:rsidR="00824FBE" w:rsidRPr="006239F1" w14:paraId="0CFB1157" w14:textId="77777777" w:rsidTr="003F0B9C">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309AF8A1" w14:textId="77777777" w:rsidR="00824FBE" w:rsidRDefault="00824FBE" w:rsidP="003F0B9C">
            <w:pPr>
              <w:rPr>
                <w:b w:val="0"/>
                <w:color w:val="000000" w:themeColor="text1"/>
              </w:rPr>
            </w:pPr>
            <w:r>
              <w:rPr>
                <w:b w:val="0"/>
                <w:color w:val="000000" w:themeColor="text1"/>
              </w:rPr>
              <w:t xml:space="preserve">Page Element </w:t>
            </w:r>
          </w:p>
        </w:tc>
        <w:tc>
          <w:tcPr>
            <w:tcW w:w="1640" w:type="dxa"/>
          </w:tcPr>
          <w:p w14:paraId="44410EBB" w14:textId="77777777" w:rsidR="00824FBE" w:rsidRDefault="00FF6668" w:rsidP="003F0B9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Required Documentation </w:t>
            </w:r>
          </w:p>
        </w:tc>
        <w:tc>
          <w:tcPr>
            <w:tcW w:w="1773" w:type="dxa"/>
          </w:tcPr>
          <w:p w14:paraId="0EDEF866" w14:textId="77777777" w:rsidR="00824FBE" w:rsidRDefault="00FF6668" w:rsidP="003F0B9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Hyperlink will display information regarding the documents required for each request type </w:t>
            </w:r>
          </w:p>
        </w:tc>
        <w:tc>
          <w:tcPr>
            <w:tcW w:w="3080" w:type="dxa"/>
          </w:tcPr>
          <w:p w14:paraId="1AEC1A14" w14:textId="77777777" w:rsidR="00FF6668" w:rsidRDefault="00FF6668" w:rsidP="00DD32A8">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 xml:space="preserve">Field Format: Hyper-link </w:t>
            </w:r>
          </w:p>
          <w:p w14:paraId="6EB12D81" w14:textId="77777777" w:rsidR="00824FBE" w:rsidRPr="00650502" w:rsidRDefault="00824FBE" w:rsidP="00FF6668">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56" w:type="dxa"/>
            <w:vAlign w:val="center"/>
          </w:tcPr>
          <w:p w14:paraId="1E2BAF91" w14:textId="77777777" w:rsidR="00824FBE" w:rsidRDefault="00FF6668" w:rsidP="003F0B9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Add </w:t>
            </w:r>
          </w:p>
        </w:tc>
      </w:tr>
      <w:tr w:rsidR="00FF6668" w:rsidRPr="006239F1" w14:paraId="0771F90D" w14:textId="77777777" w:rsidTr="003F0B9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16D4EAE9" w14:textId="77777777" w:rsidR="00FF6668" w:rsidRDefault="00FF6668" w:rsidP="003F0B9C">
            <w:pPr>
              <w:rPr>
                <w:b w:val="0"/>
                <w:color w:val="000000" w:themeColor="text1"/>
              </w:rPr>
            </w:pPr>
            <w:r>
              <w:rPr>
                <w:b w:val="0"/>
                <w:color w:val="000000" w:themeColor="text1"/>
              </w:rPr>
              <w:t xml:space="preserve">Data Capture </w:t>
            </w:r>
          </w:p>
        </w:tc>
        <w:tc>
          <w:tcPr>
            <w:tcW w:w="1640" w:type="dxa"/>
          </w:tcPr>
          <w:p w14:paraId="014497E2" w14:textId="77777777" w:rsidR="00FF6668" w:rsidRDefault="00BB5929"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sidRPr="00BB5929">
              <w:rPr>
                <w:color w:val="000000" w:themeColor="text1"/>
              </w:rPr>
              <w:t>Additional Considerations &amp; Documents</w:t>
            </w:r>
            <w:r w:rsidR="00A758D2">
              <w:rPr>
                <w:color w:val="000000" w:themeColor="text1"/>
              </w:rPr>
              <w:t xml:space="preserve"> (optional)</w:t>
            </w:r>
          </w:p>
        </w:tc>
        <w:tc>
          <w:tcPr>
            <w:tcW w:w="1773" w:type="dxa"/>
          </w:tcPr>
          <w:p w14:paraId="3F836529" w14:textId="77777777" w:rsidR="00FF6668" w:rsidRDefault="00BB5929" w:rsidP="003F0B9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Add a new field - </w:t>
            </w:r>
            <w:r>
              <w:t xml:space="preserve"> </w:t>
            </w:r>
            <w:r w:rsidRPr="00BB5929">
              <w:rPr>
                <w:color w:val="000000" w:themeColor="text1"/>
              </w:rPr>
              <w:t>Additional Considerations &amp; Documents</w:t>
            </w:r>
          </w:p>
        </w:tc>
        <w:tc>
          <w:tcPr>
            <w:tcW w:w="3080" w:type="dxa"/>
          </w:tcPr>
          <w:p w14:paraId="2ECCA83E" w14:textId="77777777" w:rsidR="00BB5929" w:rsidRDefault="00BB5929" w:rsidP="00DD32A8">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 xml:space="preserve">Field Format: Free text box </w:t>
            </w:r>
          </w:p>
          <w:p w14:paraId="7C5F295D" w14:textId="77777777" w:rsidR="00DD32A8" w:rsidRDefault="00BB5929" w:rsidP="00DD32A8">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Required: No</w:t>
            </w:r>
          </w:p>
          <w:p w14:paraId="69C2C2A1" w14:textId="77777777" w:rsidR="00DD32A8" w:rsidRDefault="00DD32A8" w:rsidP="00DD32A8">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Field length: 2000 characters</w:t>
            </w:r>
          </w:p>
        </w:tc>
        <w:tc>
          <w:tcPr>
            <w:tcW w:w="1456" w:type="dxa"/>
            <w:vAlign w:val="center"/>
          </w:tcPr>
          <w:p w14:paraId="6FB17F6A" w14:textId="1D3E7BBC" w:rsidR="00FF6668" w:rsidRDefault="00BB5929" w:rsidP="003F0B9C">
            <w:pPr>
              <w:cnfStyle w:val="000000100000" w:firstRow="0" w:lastRow="0" w:firstColumn="0" w:lastColumn="0" w:oddVBand="0" w:evenVBand="0" w:oddHBand="1" w:evenHBand="0" w:firstRowFirstColumn="0" w:firstRowLastColumn="0" w:lastRowFirstColumn="0" w:lastRowLastColumn="0"/>
              <w:rPr>
                <w:color w:val="000000" w:themeColor="text1"/>
              </w:rPr>
            </w:pPr>
            <w:del w:id="3762" w:author="Michael Petite" w:date="2017-02-27T07:54:00Z">
              <w:r w:rsidDel="00503EE1">
                <w:rPr>
                  <w:color w:val="000000" w:themeColor="text1"/>
                </w:rPr>
                <w:delText xml:space="preserve">New </w:delText>
              </w:r>
            </w:del>
            <w:ins w:id="3763" w:author="Michael Petite" w:date="2017-02-27T07:54:00Z">
              <w:r w:rsidR="00503EE1">
                <w:rPr>
                  <w:color w:val="000000" w:themeColor="text1"/>
                </w:rPr>
                <w:t>Add</w:t>
              </w:r>
            </w:ins>
          </w:p>
        </w:tc>
      </w:tr>
    </w:tbl>
    <w:p w14:paraId="3A6C1ECC" w14:textId="77777777" w:rsidR="001750D9" w:rsidRPr="001750D9" w:rsidRDefault="001750D9" w:rsidP="001750D9"/>
    <w:p w14:paraId="60E63EFD" w14:textId="77777777" w:rsidR="001750D9" w:rsidRDefault="001750D9" w:rsidP="00ED009F">
      <w:pPr>
        <w:pStyle w:val="Heading5"/>
      </w:pPr>
      <w:bookmarkStart w:id="3764" w:name="_Toc475949556"/>
      <w:r>
        <w:t>Technical Specification Changes</w:t>
      </w:r>
      <w:bookmarkEnd w:id="3764"/>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1750D9" w:rsidRPr="00612C84" w14:paraId="0FDE27A5" w14:textId="77777777" w:rsidTr="003F0B9C">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7C0B69AA" w14:textId="77777777" w:rsidR="001750D9" w:rsidRDefault="001750D9" w:rsidP="003F0B9C">
            <w:pPr>
              <w:jc w:val="center"/>
              <w:rPr>
                <w:sz w:val="18"/>
                <w:szCs w:val="28"/>
              </w:rPr>
            </w:pPr>
            <w:r>
              <w:rPr>
                <w:sz w:val="18"/>
                <w:szCs w:val="28"/>
              </w:rPr>
              <w:t>BR ID</w:t>
            </w:r>
          </w:p>
        </w:tc>
        <w:tc>
          <w:tcPr>
            <w:tcW w:w="1929" w:type="dxa"/>
            <w:shd w:val="clear" w:color="auto" w:fill="367CC1"/>
            <w:vAlign w:val="center"/>
          </w:tcPr>
          <w:p w14:paraId="5CE1A554"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57906A0C" w14:textId="77777777" w:rsidR="001750D9"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5A4122BA" w14:textId="77777777" w:rsidR="001750D9" w:rsidRPr="00612C84" w:rsidRDefault="001750D9" w:rsidP="003F0B9C">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1750D9" w:rsidRPr="006B3718" w14:paraId="5A6D99F3" w14:textId="77777777" w:rsidTr="003F0B9C">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58A391E6" w14:textId="77777777" w:rsidR="001750D9" w:rsidRPr="008F3FEB" w:rsidRDefault="001750D9" w:rsidP="003F0B9C"/>
        </w:tc>
        <w:tc>
          <w:tcPr>
            <w:tcW w:w="1929" w:type="dxa"/>
          </w:tcPr>
          <w:p w14:paraId="1620FDCC" w14:textId="77777777" w:rsidR="001750D9" w:rsidRPr="008F3FEB" w:rsidRDefault="001750D9" w:rsidP="003F0B9C">
            <w:pPr>
              <w:cnfStyle w:val="000000100000" w:firstRow="0" w:lastRow="0" w:firstColumn="0" w:lastColumn="0" w:oddVBand="0" w:evenVBand="0" w:oddHBand="1" w:evenHBand="0" w:firstRowFirstColumn="0" w:firstRowLastColumn="0" w:lastRowFirstColumn="0" w:lastRowLastColumn="0"/>
            </w:pPr>
          </w:p>
        </w:tc>
        <w:tc>
          <w:tcPr>
            <w:tcW w:w="2575" w:type="dxa"/>
          </w:tcPr>
          <w:p w14:paraId="0AB53B67" w14:textId="77777777" w:rsidR="001750D9" w:rsidRPr="008F3FEB" w:rsidRDefault="001750D9" w:rsidP="003F0B9C">
            <w:pPr>
              <w:cnfStyle w:val="000000100000" w:firstRow="0" w:lastRow="0" w:firstColumn="0" w:lastColumn="0" w:oddVBand="0" w:evenVBand="0" w:oddHBand="1" w:evenHBand="0" w:firstRowFirstColumn="0" w:firstRowLastColumn="0" w:lastRowFirstColumn="0" w:lastRowLastColumn="0"/>
            </w:pPr>
          </w:p>
        </w:tc>
        <w:tc>
          <w:tcPr>
            <w:tcW w:w="3229" w:type="dxa"/>
          </w:tcPr>
          <w:p w14:paraId="65B48C0C" w14:textId="77777777" w:rsidR="001750D9" w:rsidRPr="008F3FEB" w:rsidRDefault="001750D9" w:rsidP="003F0B9C">
            <w:pPr>
              <w:cnfStyle w:val="000000100000" w:firstRow="0" w:lastRow="0" w:firstColumn="0" w:lastColumn="0" w:oddVBand="0" w:evenVBand="0" w:oddHBand="1" w:evenHBand="0" w:firstRowFirstColumn="0" w:firstRowLastColumn="0" w:lastRowFirstColumn="0" w:lastRowLastColumn="0"/>
            </w:pPr>
          </w:p>
        </w:tc>
      </w:tr>
    </w:tbl>
    <w:p w14:paraId="39B7E734" w14:textId="77777777" w:rsidR="001750D9" w:rsidRPr="001750D9" w:rsidRDefault="001750D9" w:rsidP="001750D9"/>
    <w:p w14:paraId="5F2D8D41" w14:textId="77777777" w:rsidR="001750D9" w:rsidRDefault="001750D9" w:rsidP="00ED009F">
      <w:pPr>
        <w:pStyle w:val="Heading4"/>
        <w:numPr>
          <w:ilvl w:val="2"/>
          <w:numId w:val="2"/>
        </w:numPr>
      </w:pPr>
      <w:bookmarkStart w:id="3765" w:name="_Toc475949557"/>
      <w:r>
        <w:t>Wireframes</w:t>
      </w:r>
      <w:bookmarkEnd w:id="3765"/>
    </w:p>
    <w:p w14:paraId="7190EEDF" w14:textId="77777777" w:rsidR="0053208A" w:rsidRDefault="0053208A" w:rsidP="0053208A">
      <w:pPr>
        <w:pStyle w:val="Heading3"/>
      </w:pPr>
      <w:bookmarkStart w:id="3766" w:name="_Toc475949558"/>
      <w:r>
        <w:t>Contracting</w:t>
      </w:r>
      <w:bookmarkEnd w:id="3766"/>
    </w:p>
    <w:p w14:paraId="6028CF4E" w14:textId="4D239532" w:rsidR="0053208A" w:rsidRPr="00B03F42" w:rsidRDefault="0053208A" w:rsidP="0053208A">
      <w:pPr>
        <w:pStyle w:val="Heading4"/>
        <w:numPr>
          <w:ilvl w:val="2"/>
          <w:numId w:val="2"/>
        </w:numPr>
      </w:pPr>
      <w:bookmarkStart w:id="3767" w:name="_Toc475949559"/>
      <w:r>
        <w:t>Business Requirements Changes</w:t>
      </w:r>
      <w:bookmarkEnd w:id="3767"/>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53208A" w:rsidRPr="00612C84" w14:paraId="4702B937" w14:textId="77777777" w:rsidTr="006803C2">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18A5CB90" w14:textId="77777777" w:rsidR="0053208A" w:rsidRPr="00612C84" w:rsidRDefault="0053208A" w:rsidP="006803C2">
            <w:pPr>
              <w:jc w:val="center"/>
              <w:rPr>
                <w:sz w:val="18"/>
                <w:szCs w:val="28"/>
              </w:rPr>
            </w:pPr>
            <w:r>
              <w:rPr>
                <w:sz w:val="18"/>
                <w:szCs w:val="28"/>
              </w:rPr>
              <w:t>Original BR ID</w:t>
            </w:r>
          </w:p>
        </w:tc>
        <w:tc>
          <w:tcPr>
            <w:tcW w:w="7200" w:type="dxa"/>
            <w:shd w:val="clear" w:color="auto" w:fill="367CC1"/>
            <w:vAlign w:val="center"/>
          </w:tcPr>
          <w:p w14:paraId="2B7F2031" w14:textId="77777777" w:rsidR="0053208A" w:rsidRPr="00612C84" w:rsidRDefault="0053208A" w:rsidP="006803C2">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53208A" w:rsidRPr="00B66624" w14:paraId="340151B4" w14:textId="77777777" w:rsidTr="006803C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E883C69" w14:textId="77777777" w:rsidR="0053208A" w:rsidRPr="00B66624" w:rsidRDefault="0053208A" w:rsidP="006803C2">
            <w:pPr>
              <w:rPr>
                <w:color w:val="000000" w:themeColor="text1"/>
              </w:rPr>
            </w:pPr>
            <w:r>
              <w:rPr>
                <w:color w:val="000000" w:themeColor="text1"/>
              </w:rPr>
              <w:t>BR-CON-01</w:t>
            </w:r>
          </w:p>
        </w:tc>
        <w:tc>
          <w:tcPr>
            <w:tcW w:w="7200" w:type="dxa"/>
          </w:tcPr>
          <w:p w14:paraId="5B826248" w14:textId="77777777" w:rsidR="0053208A" w:rsidRPr="00B66624" w:rsidRDefault="0053208A" w:rsidP="006803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All Contracting modules and the entire contracting phase will be REMOVED.</w:t>
            </w:r>
          </w:p>
        </w:tc>
      </w:tr>
      <w:tr w:rsidR="0053208A" w:rsidRPr="00B66624" w14:paraId="43360EE9" w14:textId="77777777" w:rsidTr="006803C2">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31A82F4C" w14:textId="77777777" w:rsidR="0053208A" w:rsidRPr="00B66624" w:rsidRDefault="0053208A" w:rsidP="006803C2">
            <w:pPr>
              <w:rPr>
                <w:color w:val="000000" w:themeColor="text1"/>
              </w:rPr>
            </w:pPr>
            <w:r>
              <w:rPr>
                <w:color w:val="000000" w:themeColor="text1"/>
              </w:rPr>
              <w:t>BR-CON-02</w:t>
            </w:r>
          </w:p>
        </w:tc>
        <w:tc>
          <w:tcPr>
            <w:tcW w:w="7200" w:type="dxa"/>
          </w:tcPr>
          <w:p w14:paraId="1C2B4656" w14:textId="77777777" w:rsidR="0053208A" w:rsidRPr="00B66624" w:rsidRDefault="0053208A" w:rsidP="006803C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request status will remain “Approved” until the day after the Activity Start Date. At this point, the request will be moved to a status of “Pending Reconciliation” and available in the submitter’s inbox.</w:t>
            </w:r>
          </w:p>
        </w:tc>
      </w:tr>
      <w:tr w:rsidR="0019589E" w:rsidRPr="00B66624" w14:paraId="1E1DAEC6" w14:textId="77777777" w:rsidTr="006803C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0BE6C6EE" w14:textId="77777777" w:rsidR="0019589E" w:rsidRDefault="0019589E" w:rsidP="006803C2">
            <w:pPr>
              <w:rPr>
                <w:color w:val="000000" w:themeColor="text1"/>
              </w:rPr>
            </w:pPr>
            <w:r>
              <w:rPr>
                <w:color w:val="000000" w:themeColor="text1"/>
              </w:rPr>
              <w:t>BR-CON-03</w:t>
            </w:r>
          </w:p>
        </w:tc>
        <w:tc>
          <w:tcPr>
            <w:tcW w:w="7200" w:type="dxa"/>
          </w:tcPr>
          <w:p w14:paraId="2F6A5A79" w14:textId="620FDAAE" w:rsidR="0019589E" w:rsidRDefault="003264E0" w:rsidP="006803C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At least 1 HCP needs to be approved</w:t>
            </w:r>
            <w:r w:rsidR="00AA2A36">
              <w:rPr>
                <w:color w:val="000000" w:themeColor="text1"/>
              </w:rPr>
              <w:t>, the activity must be approved, and the activity start date m</w:t>
            </w:r>
            <w:r w:rsidR="00155700">
              <w:rPr>
                <w:color w:val="000000" w:themeColor="text1"/>
              </w:rPr>
              <w:t>ust have passed</w:t>
            </w:r>
            <w:r>
              <w:rPr>
                <w:color w:val="000000" w:themeColor="text1"/>
              </w:rPr>
              <w:t xml:space="preserve"> for the activity to</w:t>
            </w:r>
            <w:r w:rsidR="00FF20C4">
              <w:rPr>
                <w:color w:val="000000" w:themeColor="text1"/>
              </w:rPr>
              <w:t xml:space="preserve"> move to Pending Reconciliation</w:t>
            </w:r>
          </w:p>
        </w:tc>
      </w:tr>
      <w:tr w:rsidR="00FF20C4" w:rsidRPr="00B66624" w14:paraId="6BDBE968" w14:textId="77777777" w:rsidTr="006803C2">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02B40CCD" w14:textId="09A1F809" w:rsidR="00FF20C4" w:rsidRDefault="00FF20C4" w:rsidP="00FF20C4">
            <w:pPr>
              <w:rPr>
                <w:color w:val="000000" w:themeColor="text1"/>
              </w:rPr>
            </w:pPr>
            <w:r>
              <w:rPr>
                <w:color w:val="000000" w:themeColor="text1"/>
              </w:rPr>
              <w:t>BR-CON-04</w:t>
            </w:r>
          </w:p>
        </w:tc>
        <w:tc>
          <w:tcPr>
            <w:tcW w:w="7200" w:type="dxa"/>
          </w:tcPr>
          <w:p w14:paraId="505BC686" w14:textId="68F1328A" w:rsidR="00FF20C4" w:rsidRDefault="00FF20C4" w:rsidP="00FF20C4">
            <w:pPr>
              <w:cnfStyle w:val="000000000000" w:firstRow="0" w:lastRow="0" w:firstColumn="0" w:lastColumn="0" w:oddVBand="0" w:evenVBand="0" w:oddHBand="0" w:evenHBand="0" w:firstRowFirstColumn="0" w:firstRowLastColumn="0" w:lastRowFirstColumn="0" w:lastRowLastColumn="0"/>
              <w:rPr>
                <w:color w:val="000000" w:themeColor="text1"/>
              </w:rPr>
            </w:pPr>
            <w:r>
              <w:t xml:space="preserve">Remove all </w:t>
            </w:r>
            <w:commentRangeStart w:id="3768"/>
            <w:commentRangeStart w:id="3769"/>
            <w:r>
              <w:t>mentions</w:t>
            </w:r>
            <w:commentRangeEnd w:id="3768"/>
            <w:r w:rsidR="0045775F">
              <w:rPr>
                <w:rStyle w:val="CommentReference"/>
                <w:rFonts w:ascii="Calibri" w:eastAsia="Calibri" w:hAnsi="Calibri" w:cs="Times New Roman"/>
              </w:rPr>
              <w:commentReference w:id="3768"/>
            </w:r>
            <w:commentRangeEnd w:id="3769"/>
            <w:r w:rsidR="00197D93">
              <w:rPr>
                <w:rStyle w:val="CommentReference"/>
                <w:rFonts w:ascii="Calibri" w:eastAsia="Calibri" w:hAnsi="Calibri" w:cs="Times New Roman"/>
              </w:rPr>
              <w:commentReference w:id="3769"/>
            </w:r>
            <w:r>
              <w:t xml:space="preserve"> of Contracting within Admin module, left hand panel and HCP profile.</w:t>
            </w:r>
          </w:p>
        </w:tc>
      </w:tr>
      <w:tr w:rsidR="00FF20C4" w:rsidRPr="00B66624" w14:paraId="1A11CB3B" w14:textId="77777777" w:rsidTr="006803C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2E1EF476" w14:textId="4345CE1F" w:rsidR="00FF20C4" w:rsidRDefault="00FF20C4" w:rsidP="00FF20C4">
            <w:pPr>
              <w:rPr>
                <w:color w:val="000000" w:themeColor="text1"/>
              </w:rPr>
            </w:pPr>
            <w:r>
              <w:rPr>
                <w:color w:val="000000" w:themeColor="text1"/>
              </w:rPr>
              <w:t>BR-CON-05</w:t>
            </w:r>
          </w:p>
        </w:tc>
        <w:tc>
          <w:tcPr>
            <w:tcW w:w="7200" w:type="dxa"/>
          </w:tcPr>
          <w:p w14:paraId="74952DFA" w14:textId="2142B5DB" w:rsidR="00FF20C4" w:rsidRDefault="00FF20C4" w:rsidP="00FF20C4">
            <w:pPr>
              <w:cnfStyle w:val="000000100000" w:firstRow="0" w:lastRow="0" w:firstColumn="0" w:lastColumn="0" w:oddVBand="0" w:evenVBand="0" w:oddHBand="1" w:evenHBand="0" w:firstRowFirstColumn="0" w:firstRowLastColumn="0" w:lastRowFirstColumn="0" w:lastRowLastColumn="0"/>
            </w:pPr>
            <w:r>
              <w:t>HCP status</w:t>
            </w:r>
            <w:r w:rsidR="00155700">
              <w:t xml:space="preserve"> when rejected should be “Closed” instead of “Closed – </w:t>
            </w:r>
            <w:commentRangeStart w:id="3770"/>
            <w:commentRangeStart w:id="3771"/>
            <w:r w:rsidR="00155700">
              <w:t>Not</w:t>
            </w:r>
            <w:commentRangeEnd w:id="3770"/>
            <w:r w:rsidR="009B6645">
              <w:rPr>
                <w:rStyle w:val="CommentReference"/>
                <w:rFonts w:ascii="Calibri" w:eastAsia="Calibri" w:hAnsi="Calibri" w:cs="Times New Roman"/>
              </w:rPr>
              <w:commentReference w:id="3770"/>
            </w:r>
            <w:commentRangeEnd w:id="3771"/>
            <w:r w:rsidR="00197D93">
              <w:rPr>
                <w:rStyle w:val="CommentReference"/>
                <w:rFonts w:ascii="Calibri" w:eastAsia="Calibri" w:hAnsi="Calibri" w:cs="Times New Roman"/>
              </w:rPr>
              <w:commentReference w:id="3771"/>
            </w:r>
            <w:r w:rsidR="00155700">
              <w:t xml:space="preserve"> Contracted”</w:t>
            </w:r>
          </w:p>
        </w:tc>
      </w:tr>
    </w:tbl>
    <w:p w14:paraId="73C69B19" w14:textId="77777777" w:rsidR="0053208A" w:rsidRPr="0053208A" w:rsidRDefault="0053208A" w:rsidP="0053208A"/>
    <w:p w14:paraId="2538FEA0" w14:textId="77777777" w:rsidR="001750D9" w:rsidRDefault="00DB6304" w:rsidP="004A46CC">
      <w:pPr>
        <w:pStyle w:val="Heading3"/>
      </w:pPr>
      <w:bookmarkStart w:id="3772" w:name="_Toc475949560"/>
      <w:r>
        <w:t>Post-Event</w:t>
      </w:r>
      <w:bookmarkEnd w:id="3772"/>
    </w:p>
    <w:p w14:paraId="168D1360" w14:textId="34314AAC" w:rsidR="00DB6304" w:rsidRPr="00B03F42" w:rsidRDefault="00DB6304" w:rsidP="00DB6304">
      <w:pPr>
        <w:pStyle w:val="Heading4"/>
        <w:numPr>
          <w:ilvl w:val="2"/>
          <w:numId w:val="2"/>
        </w:numPr>
      </w:pPr>
      <w:bookmarkStart w:id="3773" w:name="_Toc475949561"/>
      <w:r>
        <w:t>Business Requirements Changes</w:t>
      </w:r>
      <w:bookmarkEnd w:id="3773"/>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DB6304" w:rsidRPr="00612C84" w14:paraId="5B912394" w14:textId="77777777" w:rsidTr="00EC4385">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3D2CF5C9" w14:textId="77777777" w:rsidR="00DB6304" w:rsidRPr="00612C84" w:rsidRDefault="00DB6304" w:rsidP="00EC4385">
            <w:pPr>
              <w:jc w:val="center"/>
              <w:rPr>
                <w:sz w:val="18"/>
                <w:szCs w:val="28"/>
              </w:rPr>
            </w:pPr>
            <w:r>
              <w:rPr>
                <w:sz w:val="18"/>
                <w:szCs w:val="28"/>
              </w:rPr>
              <w:t>Original BR ID</w:t>
            </w:r>
          </w:p>
        </w:tc>
        <w:tc>
          <w:tcPr>
            <w:tcW w:w="7200" w:type="dxa"/>
            <w:shd w:val="clear" w:color="auto" w:fill="367CC1"/>
            <w:vAlign w:val="center"/>
          </w:tcPr>
          <w:p w14:paraId="00DDE46F" w14:textId="77777777" w:rsidR="00DB6304" w:rsidRPr="00612C84" w:rsidRDefault="00DB6304"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DB6304" w:rsidRPr="00B66624" w14:paraId="089BFFFE" w14:textId="77777777" w:rsidTr="00EC4385">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6A0ED9E1" w14:textId="77777777" w:rsidR="00DB6304" w:rsidRPr="00B66624" w:rsidRDefault="00EC4385" w:rsidP="00EC4385">
            <w:pPr>
              <w:rPr>
                <w:color w:val="000000" w:themeColor="text1"/>
              </w:rPr>
            </w:pPr>
            <w:r>
              <w:rPr>
                <w:color w:val="000000" w:themeColor="text1"/>
              </w:rPr>
              <w:t>BR-PE-01</w:t>
            </w:r>
          </w:p>
        </w:tc>
        <w:tc>
          <w:tcPr>
            <w:tcW w:w="7200" w:type="dxa"/>
          </w:tcPr>
          <w:p w14:paraId="56C96E5E" w14:textId="77777777" w:rsidR="00DB6304" w:rsidRPr="00B66624" w:rsidRDefault="00EC4385" w:rsidP="00EC438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Requirements will be adjusted so expenses do not need to be entered </w:t>
            </w:r>
            <w:r w:rsidR="00FA7EB3">
              <w:rPr>
                <w:color w:val="000000" w:themeColor="text1"/>
              </w:rPr>
              <w:t>for</w:t>
            </w:r>
            <w:r>
              <w:rPr>
                <w:color w:val="000000" w:themeColor="text1"/>
              </w:rPr>
              <w:t xml:space="preserve"> an activity to be closed out</w:t>
            </w:r>
          </w:p>
        </w:tc>
      </w:tr>
      <w:tr w:rsidR="00DB6304" w:rsidRPr="00B66624" w14:paraId="30DE17E7" w14:textId="77777777" w:rsidTr="00EC4385">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63B85FB4" w14:textId="77777777" w:rsidR="00DB6304" w:rsidRPr="00B66624" w:rsidRDefault="00EC4385" w:rsidP="00EC4385">
            <w:pPr>
              <w:rPr>
                <w:color w:val="000000" w:themeColor="text1"/>
              </w:rPr>
            </w:pPr>
            <w:r>
              <w:rPr>
                <w:color w:val="000000" w:themeColor="text1"/>
              </w:rPr>
              <w:t>BR-PE-02</w:t>
            </w:r>
          </w:p>
        </w:tc>
        <w:tc>
          <w:tcPr>
            <w:tcW w:w="7200" w:type="dxa"/>
          </w:tcPr>
          <w:p w14:paraId="333C7194" w14:textId="77777777" w:rsidR="00DB6304" w:rsidRPr="00B66624" w:rsidRDefault="00EC4385" w:rsidP="00EC438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closeout requirement will be shifted to the “Are there any other expected expenses” radio button</w:t>
            </w:r>
          </w:p>
        </w:tc>
      </w:tr>
    </w:tbl>
    <w:p w14:paraId="5347CA4A" w14:textId="77777777" w:rsidR="00DB6304" w:rsidRPr="001750D9" w:rsidRDefault="00DB6304" w:rsidP="00DB6304"/>
    <w:p w14:paraId="04285CC4" w14:textId="77777777" w:rsidR="00DB6304" w:rsidRPr="00B03F42" w:rsidRDefault="00DB6304" w:rsidP="00DB6304">
      <w:pPr>
        <w:pStyle w:val="Heading4"/>
        <w:numPr>
          <w:ilvl w:val="2"/>
          <w:numId w:val="2"/>
        </w:numPr>
      </w:pPr>
      <w:bookmarkStart w:id="3774" w:name="_Toc475949562"/>
      <w:r>
        <w:t>Technical Customizations</w:t>
      </w:r>
      <w:bookmarkEnd w:id="3774"/>
    </w:p>
    <w:p w14:paraId="1B7B838D" w14:textId="77777777" w:rsidR="00DB6304" w:rsidRDefault="00DB6304" w:rsidP="00DB6304">
      <w:pPr>
        <w:pStyle w:val="Heading5"/>
      </w:pPr>
      <w:bookmarkStart w:id="3775" w:name="_Toc475949563"/>
      <w:r>
        <w:t>Page Level Customizations</w:t>
      </w:r>
      <w:bookmarkEnd w:id="3775"/>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1"/>
        <w:gridCol w:w="1640"/>
        <w:gridCol w:w="1773"/>
        <w:gridCol w:w="3080"/>
        <w:gridCol w:w="1456"/>
      </w:tblGrid>
      <w:tr w:rsidR="00DB6304" w14:paraId="7326F9E8" w14:textId="77777777" w:rsidTr="00EC438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shd w:val="clear" w:color="auto" w:fill="367CC1"/>
            <w:vAlign w:val="center"/>
          </w:tcPr>
          <w:p w14:paraId="6C728279" w14:textId="77777777" w:rsidR="00DB6304" w:rsidRPr="00612C84" w:rsidRDefault="00DB6304" w:rsidP="00EC4385">
            <w:pPr>
              <w:rPr>
                <w:sz w:val="18"/>
                <w:szCs w:val="28"/>
              </w:rPr>
            </w:pPr>
            <w:r>
              <w:rPr>
                <w:sz w:val="18"/>
                <w:szCs w:val="28"/>
              </w:rPr>
              <w:t>Attribute Type</w:t>
            </w:r>
          </w:p>
        </w:tc>
        <w:tc>
          <w:tcPr>
            <w:tcW w:w="1640" w:type="dxa"/>
            <w:shd w:val="clear" w:color="auto" w:fill="367CC1"/>
            <w:vAlign w:val="center"/>
          </w:tcPr>
          <w:p w14:paraId="00045C63" w14:textId="77777777" w:rsidR="00DB6304" w:rsidRPr="00612C84" w:rsidRDefault="00DB6304"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773" w:type="dxa"/>
            <w:shd w:val="clear" w:color="auto" w:fill="367CC1"/>
            <w:vAlign w:val="center"/>
          </w:tcPr>
          <w:p w14:paraId="42590254" w14:textId="77777777" w:rsidR="00DB6304" w:rsidRPr="00612C84" w:rsidRDefault="00DB6304"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3080" w:type="dxa"/>
            <w:shd w:val="clear" w:color="auto" w:fill="367CC1"/>
            <w:vAlign w:val="center"/>
          </w:tcPr>
          <w:p w14:paraId="6BBB2B7A" w14:textId="77777777" w:rsidR="00DB6304" w:rsidRPr="00612C84" w:rsidRDefault="00DB6304"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067FE2A8" w14:textId="77777777" w:rsidR="00DB6304" w:rsidRDefault="00DB6304"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125622" w:rsidRPr="006239F1" w14:paraId="0850D7E9" w14:textId="77777777" w:rsidTr="00EC438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394E1FEF" w14:textId="4086EA8A" w:rsidR="00125622" w:rsidRPr="006239F1" w:rsidRDefault="00125622" w:rsidP="00125622">
            <w:pPr>
              <w:rPr>
                <w:b w:val="0"/>
                <w:color w:val="000000" w:themeColor="text1"/>
              </w:rPr>
            </w:pPr>
            <w:ins w:id="3776" w:author="Michael Petite" w:date="2017-02-22T18:07:00Z">
              <w:r>
                <w:rPr>
                  <w:b w:val="0"/>
                  <w:color w:val="000000" w:themeColor="text1"/>
                </w:rPr>
                <w:t>Data Capture</w:t>
              </w:r>
            </w:ins>
          </w:p>
        </w:tc>
        <w:tc>
          <w:tcPr>
            <w:tcW w:w="1640" w:type="dxa"/>
          </w:tcPr>
          <w:p w14:paraId="052BE7F9" w14:textId="12E07811" w:rsidR="00125622" w:rsidRPr="006239F1" w:rsidRDefault="00125622" w:rsidP="00125622">
            <w:pPr>
              <w:cnfStyle w:val="000000100000" w:firstRow="0" w:lastRow="0" w:firstColumn="0" w:lastColumn="0" w:oddVBand="0" w:evenVBand="0" w:oddHBand="1" w:evenHBand="0" w:firstRowFirstColumn="0" w:firstRowLastColumn="0" w:lastRowFirstColumn="0" w:lastRowLastColumn="0"/>
              <w:rPr>
                <w:color w:val="000000" w:themeColor="text1"/>
              </w:rPr>
            </w:pPr>
            <w:ins w:id="3777" w:author="Michael Petite" w:date="2017-02-22T18:07:00Z">
              <w:r>
                <w:rPr>
                  <w:color w:val="000000" w:themeColor="text1"/>
                </w:rPr>
                <w:t>Please upload Copies of Checks and Expense Receipts</w:t>
              </w:r>
            </w:ins>
          </w:p>
        </w:tc>
        <w:tc>
          <w:tcPr>
            <w:tcW w:w="1773" w:type="dxa"/>
          </w:tcPr>
          <w:p w14:paraId="006EEE43" w14:textId="486AE60A" w:rsidR="00125622" w:rsidRPr="006239F1" w:rsidRDefault="00125622" w:rsidP="00125622">
            <w:pPr>
              <w:cnfStyle w:val="000000100000" w:firstRow="0" w:lastRow="0" w:firstColumn="0" w:lastColumn="0" w:oddVBand="0" w:evenVBand="0" w:oddHBand="1" w:evenHBand="0" w:firstRowFirstColumn="0" w:firstRowLastColumn="0" w:lastRowFirstColumn="0" w:lastRowLastColumn="0"/>
              <w:rPr>
                <w:color w:val="000000" w:themeColor="text1"/>
              </w:rPr>
            </w:pPr>
            <w:ins w:id="3778" w:author="Michael Petite" w:date="2017-02-22T18:07:00Z">
              <w:r>
                <w:rPr>
                  <w:color w:val="000000" w:themeColor="text1"/>
                </w:rPr>
                <w:t>Adjust validation to allow for no expenses to be submitted</w:t>
              </w:r>
            </w:ins>
          </w:p>
        </w:tc>
        <w:tc>
          <w:tcPr>
            <w:tcW w:w="3080" w:type="dxa"/>
          </w:tcPr>
          <w:p w14:paraId="3AB739A9" w14:textId="4807DA82" w:rsidR="00125622" w:rsidRPr="006239F1" w:rsidRDefault="00125622" w:rsidP="00125622">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ins w:id="3779" w:author="Michael Petite" w:date="2017-02-22T18:07:00Z">
              <w:r>
                <w:rPr>
                  <w:color w:val="000000" w:themeColor="text1"/>
                </w:rPr>
                <w:t>Required: No</w:t>
              </w:r>
            </w:ins>
          </w:p>
        </w:tc>
        <w:tc>
          <w:tcPr>
            <w:tcW w:w="1456" w:type="dxa"/>
            <w:vAlign w:val="center"/>
          </w:tcPr>
          <w:p w14:paraId="222BE083" w14:textId="70569500" w:rsidR="00125622" w:rsidRPr="006239F1" w:rsidRDefault="00125622" w:rsidP="00125622">
            <w:pPr>
              <w:cnfStyle w:val="000000100000" w:firstRow="0" w:lastRow="0" w:firstColumn="0" w:lastColumn="0" w:oddVBand="0" w:evenVBand="0" w:oddHBand="1" w:evenHBand="0" w:firstRowFirstColumn="0" w:firstRowLastColumn="0" w:lastRowFirstColumn="0" w:lastRowLastColumn="0"/>
              <w:rPr>
                <w:color w:val="000000" w:themeColor="text1"/>
              </w:rPr>
            </w:pPr>
            <w:ins w:id="3780" w:author="Michael Petite" w:date="2017-02-22T18:07:00Z">
              <w:r>
                <w:rPr>
                  <w:color w:val="000000" w:themeColor="text1"/>
                </w:rPr>
                <w:t>Validation Change</w:t>
              </w:r>
            </w:ins>
          </w:p>
        </w:tc>
      </w:tr>
      <w:tr w:rsidR="00125622" w:rsidRPr="006239F1" w14:paraId="2C7BEE50" w14:textId="77777777" w:rsidTr="00EC4385">
        <w:trPr>
          <w:trHeight w:val="436"/>
          <w:ins w:id="3781" w:author="Michael Petite" w:date="2017-02-22T18:04:00Z"/>
        </w:trPr>
        <w:tc>
          <w:tcPr>
            <w:cnfStyle w:val="001000000000" w:firstRow="0" w:lastRow="0" w:firstColumn="1" w:lastColumn="0" w:oddVBand="0" w:evenVBand="0" w:oddHBand="0" w:evenHBand="0" w:firstRowFirstColumn="0" w:firstRowLastColumn="0" w:lastRowFirstColumn="0" w:lastRowLastColumn="0"/>
            <w:tcW w:w="1401" w:type="dxa"/>
          </w:tcPr>
          <w:p w14:paraId="311A59C2" w14:textId="449F10CB" w:rsidR="00125622" w:rsidRPr="006239F1" w:rsidRDefault="00125622" w:rsidP="00125622">
            <w:pPr>
              <w:rPr>
                <w:ins w:id="3782" w:author="Michael Petite" w:date="2017-02-22T18:04:00Z"/>
                <w:b w:val="0"/>
                <w:color w:val="000000" w:themeColor="text1"/>
              </w:rPr>
            </w:pPr>
            <w:ins w:id="3783" w:author="Michael Petite" w:date="2017-02-22T18:07:00Z">
              <w:r>
                <w:rPr>
                  <w:b w:val="0"/>
                  <w:color w:val="000000" w:themeColor="text1"/>
                </w:rPr>
                <w:t xml:space="preserve"> Data Capture</w:t>
              </w:r>
            </w:ins>
          </w:p>
        </w:tc>
        <w:tc>
          <w:tcPr>
            <w:tcW w:w="1640" w:type="dxa"/>
          </w:tcPr>
          <w:p w14:paraId="5AF22704" w14:textId="255415E3" w:rsidR="00125622" w:rsidRPr="006239F1" w:rsidRDefault="00125622" w:rsidP="00125622">
            <w:pPr>
              <w:cnfStyle w:val="000000000000" w:firstRow="0" w:lastRow="0" w:firstColumn="0" w:lastColumn="0" w:oddVBand="0" w:evenVBand="0" w:oddHBand="0" w:evenHBand="0" w:firstRowFirstColumn="0" w:firstRowLastColumn="0" w:lastRowFirstColumn="0" w:lastRowLastColumn="0"/>
              <w:rPr>
                <w:ins w:id="3784" w:author="Michael Petite" w:date="2017-02-22T18:04:00Z"/>
                <w:color w:val="000000" w:themeColor="text1"/>
              </w:rPr>
            </w:pPr>
            <w:ins w:id="3785" w:author="Michael Petite" w:date="2017-02-22T18:07:00Z">
              <w:r>
                <w:rPr>
                  <w:color w:val="000000" w:themeColor="text1"/>
                </w:rPr>
                <w:t>Are Additional Payments Expected for this Contract?</w:t>
              </w:r>
            </w:ins>
          </w:p>
        </w:tc>
        <w:tc>
          <w:tcPr>
            <w:tcW w:w="1773" w:type="dxa"/>
          </w:tcPr>
          <w:p w14:paraId="16CF9F7E" w14:textId="25D86CA6" w:rsidR="00125622" w:rsidRPr="006239F1" w:rsidRDefault="00125622" w:rsidP="00125622">
            <w:pPr>
              <w:cnfStyle w:val="000000000000" w:firstRow="0" w:lastRow="0" w:firstColumn="0" w:lastColumn="0" w:oddVBand="0" w:evenVBand="0" w:oddHBand="0" w:evenHBand="0" w:firstRowFirstColumn="0" w:firstRowLastColumn="0" w:lastRowFirstColumn="0" w:lastRowLastColumn="0"/>
              <w:rPr>
                <w:ins w:id="3786" w:author="Michael Petite" w:date="2017-02-22T18:04:00Z"/>
                <w:color w:val="000000" w:themeColor="text1"/>
              </w:rPr>
            </w:pPr>
            <w:ins w:id="3787" w:author="Michael Petite" w:date="2017-02-22T18:07:00Z">
              <w:r>
                <w:rPr>
                  <w:color w:val="000000" w:themeColor="text1"/>
                </w:rPr>
                <w:t>Adjust validation to close out activity upon selection of “No”</w:t>
              </w:r>
            </w:ins>
          </w:p>
        </w:tc>
        <w:tc>
          <w:tcPr>
            <w:tcW w:w="3080" w:type="dxa"/>
          </w:tcPr>
          <w:p w14:paraId="7ACCE535" w14:textId="77777777" w:rsidR="00125622" w:rsidRDefault="00125622" w:rsidP="00125622">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ins w:id="3788" w:author="Michael Petite" w:date="2017-02-22T18:07:00Z"/>
                <w:color w:val="000000" w:themeColor="text1"/>
              </w:rPr>
            </w:pPr>
            <w:ins w:id="3789" w:author="Michael Petite" w:date="2017-02-22T18:07:00Z">
              <w:r>
                <w:rPr>
                  <w:color w:val="000000" w:themeColor="text1"/>
                </w:rPr>
                <w:t>Required: Yes</w:t>
              </w:r>
            </w:ins>
          </w:p>
          <w:p w14:paraId="362672DA" w14:textId="21821858" w:rsidR="00125622" w:rsidRPr="006239F1" w:rsidRDefault="00125622" w:rsidP="00125622">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ins w:id="3790" w:author="Michael Petite" w:date="2017-02-22T18:04:00Z"/>
                <w:color w:val="000000" w:themeColor="text1"/>
              </w:rPr>
            </w:pPr>
            <w:ins w:id="3791" w:author="Michael Petite" w:date="2017-02-22T18:07:00Z">
              <w:r>
                <w:rPr>
                  <w:color w:val="000000" w:themeColor="text1"/>
                </w:rPr>
                <w:t>Validation: Activity shifts status to “Closed” upon selection of “No”</w:t>
              </w:r>
            </w:ins>
          </w:p>
        </w:tc>
        <w:tc>
          <w:tcPr>
            <w:tcW w:w="1456" w:type="dxa"/>
            <w:vAlign w:val="center"/>
          </w:tcPr>
          <w:p w14:paraId="7C10D302" w14:textId="16ECA5A3" w:rsidR="00125622" w:rsidRPr="006239F1" w:rsidRDefault="00125622" w:rsidP="00125622">
            <w:pPr>
              <w:cnfStyle w:val="000000000000" w:firstRow="0" w:lastRow="0" w:firstColumn="0" w:lastColumn="0" w:oddVBand="0" w:evenVBand="0" w:oddHBand="0" w:evenHBand="0" w:firstRowFirstColumn="0" w:firstRowLastColumn="0" w:lastRowFirstColumn="0" w:lastRowLastColumn="0"/>
              <w:rPr>
                <w:ins w:id="3792" w:author="Michael Petite" w:date="2017-02-22T18:04:00Z"/>
                <w:color w:val="000000" w:themeColor="text1"/>
              </w:rPr>
            </w:pPr>
            <w:ins w:id="3793" w:author="Michael Petite" w:date="2017-02-22T18:07:00Z">
              <w:r>
                <w:rPr>
                  <w:color w:val="000000" w:themeColor="text1"/>
                </w:rPr>
                <w:t>Validation Change</w:t>
              </w:r>
            </w:ins>
          </w:p>
        </w:tc>
      </w:tr>
    </w:tbl>
    <w:p w14:paraId="2077C2B7" w14:textId="77777777" w:rsidR="00DB6304" w:rsidRPr="001750D9" w:rsidRDefault="00DB6304" w:rsidP="00DB6304"/>
    <w:p w14:paraId="2D759B62" w14:textId="77777777" w:rsidR="00DB6304" w:rsidRDefault="00DB6304" w:rsidP="00DB6304">
      <w:pPr>
        <w:pStyle w:val="Heading5"/>
      </w:pPr>
      <w:bookmarkStart w:id="3794" w:name="_Toc475949564"/>
      <w:r>
        <w:t>Technical Specification Changes</w:t>
      </w:r>
      <w:bookmarkEnd w:id="3794"/>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DB6304" w:rsidRPr="00612C84" w14:paraId="0968600C" w14:textId="77777777" w:rsidTr="00EC4385">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13D6BB39" w14:textId="77777777" w:rsidR="00DB6304" w:rsidRDefault="00DB6304" w:rsidP="00EC4385">
            <w:pPr>
              <w:jc w:val="center"/>
              <w:rPr>
                <w:sz w:val="18"/>
                <w:szCs w:val="28"/>
              </w:rPr>
            </w:pPr>
            <w:r>
              <w:rPr>
                <w:sz w:val="18"/>
                <w:szCs w:val="28"/>
              </w:rPr>
              <w:t>BR ID</w:t>
            </w:r>
          </w:p>
        </w:tc>
        <w:tc>
          <w:tcPr>
            <w:tcW w:w="1929" w:type="dxa"/>
            <w:shd w:val="clear" w:color="auto" w:fill="367CC1"/>
            <w:vAlign w:val="center"/>
          </w:tcPr>
          <w:p w14:paraId="2FD92B29" w14:textId="77777777" w:rsidR="00DB6304" w:rsidRPr="00612C84" w:rsidRDefault="00DB6304"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3959993D" w14:textId="77777777" w:rsidR="00DB6304" w:rsidRDefault="00DB6304"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3D588EBB" w14:textId="77777777" w:rsidR="00DB6304" w:rsidRPr="00612C84" w:rsidRDefault="00DB6304" w:rsidP="00EC438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DB6304" w:rsidRPr="006B3718" w14:paraId="184A9A72" w14:textId="77777777" w:rsidTr="00EC4385">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0439641C" w14:textId="77777777" w:rsidR="00DB6304" w:rsidRDefault="00DB6304" w:rsidP="00EC4385">
            <w:pPr>
              <w:rPr>
                <w:color w:val="FF0000"/>
              </w:rPr>
            </w:pPr>
          </w:p>
        </w:tc>
        <w:tc>
          <w:tcPr>
            <w:tcW w:w="1929" w:type="dxa"/>
          </w:tcPr>
          <w:p w14:paraId="28C23F0B" w14:textId="77777777" w:rsidR="00DB6304" w:rsidRPr="006B3718" w:rsidRDefault="00DB6304" w:rsidP="00EC4385">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3EF95DAA" w14:textId="77777777" w:rsidR="00DB6304" w:rsidRPr="006B3718" w:rsidRDefault="00DB6304" w:rsidP="00EC4385">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7F8B2655" w14:textId="77777777" w:rsidR="00DB6304" w:rsidRPr="006B3718" w:rsidRDefault="00DB6304" w:rsidP="00EC4385">
            <w:pPr>
              <w:cnfStyle w:val="000000100000" w:firstRow="0" w:lastRow="0" w:firstColumn="0" w:lastColumn="0" w:oddVBand="0" w:evenVBand="0" w:oddHBand="1" w:evenHBand="0" w:firstRowFirstColumn="0" w:firstRowLastColumn="0" w:lastRowFirstColumn="0" w:lastRowLastColumn="0"/>
              <w:rPr>
                <w:color w:val="FF0000"/>
              </w:rPr>
            </w:pPr>
          </w:p>
        </w:tc>
      </w:tr>
    </w:tbl>
    <w:p w14:paraId="0113BBCB" w14:textId="77777777" w:rsidR="00DB6304" w:rsidRPr="001750D9" w:rsidRDefault="00DB6304" w:rsidP="00DB6304"/>
    <w:p w14:paraId="581F47A5" w14:textId="78F664A1" w:rsidR="007F4DD4" w:rsidRDefault="00DB6304" w:rsidP="00DB6304">
      <w:pPr>
        <w:pStyle w:val="Heading4"/>
        <w:numPr>
          <w:ilvl w:val="2"/>
          <w:numId w:val="2"/>
        </w:numPr>
        <w:rPr>
          <w:ins w:id="3795" w:author="Shawn Stickney" w:date="2017-02-23T12:46:00Z"/>
        </w:rPr>
      </w:pPr>
      <w:bookmarkStart w:id="3796" w:name="_Toc475949565"/>
      <w:commentRangeStart w:id="3797"/>
      <w:commentRangeStart w:id="3798"/>
      <w:r>
        <w:t>Wireframes</w:t>
      </w:r>
      <w:commentRangeEnd w:id="3797"/>
      <w:r w:rsidR="00197D93">
        <w:rPr>
          <w:rStyle w:val="CommentReference"/>
          <w:rFonts w:ascii="Calibri" w:eastAsia="Calibri" w:hAnsi="Calibri" w:cs="Times New Roman"/>
          <w:b w:val="0"/>
          <w:bCs w:val="0"/>
          <w:color w:val="auto"/>
        </w:rPr>
        <w:commentReference w:id="3797"/>
      </w:r>
      <w:bookmarkEnd w:id="3796"/>
      <w:commentRangeEnd w:id="3798"/>
    </w:p>
    <w:p w14:paraId="1F7F7CC9" w14:textId="799BBBE0" w:rsidR="007F4DD4" w:rsidRPr="0029053D" w:rsidRDefault="007F4DD4">
      <w:pPr>
        <w:rPr>
          <w:ins w:id="3799" w:author="Shawn Stickney" w:date="2017-02-23T12:46:00Z"/>
        </w:rPr>
        <w:pPrChange w:id="3800" w:author="Shawn Stickney" w:date="2017-02-23T12:46:00Z">
          <w:pPr>
            <w:pStyle w:val="Heading4"/>
            <w:numPr>
              <w:ilvl w:val="2"/>
              <w:numId w:val="2"/>
            </w:numPr>
            <w:ind w:left="1080" w:hanging="720"/>
          </w:pPr>
        </w:pPrChange>
      </w:pPr>
      <w:ins w:id="3801" w:author="Shawn Stickney" w:date="2017-02-23T12:46:00Z">
        <w:r>
          <w:rPr>
            <w:noProof/>
          </w:rPr>
          <w:lastRenderedPageBreak/>
          <w:drawing>
            <wp:inline distT="0" distB="0" distL="0" distR="0" wp14:anchorId="66838991" wp14:editId="76134B13">
              <wp:extent cx="5943600" cy="66408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7-02-23_1246.png"/>
                      <pic:cNvPicPr/>
                    </pic:nvPicPr>
                    <pic:blipFill>
                      <a:blip r:embed="rId44"/>
                      <a:stretch>
                        <a:fillRect/>
                      </a:stretch>
                    </pic:blipFill>
                    <pic:spPr>
                      <a:xfrm>
                        <a:off x="0" y="0"/>
                        <a:ext cx="5943600" cy="6640830"/>
                      </a:xfrm>
                      <a:prstGeom prst="rect">
                        <a:avLst/>
                      </a:prstGeom>
                    </pic:spPr>
                  </pic:pic>
                </a:graphicData>
              </a:graphic>
            </wp:inline>
          </w:drawing>
        </w:r>
      </w:ins>
    </w:p>
    <w:p w14:paraId="6D180CF2" w14:textId="71B6A705" w:rsidR="00DB6304" w:rsidDel="007F4DD4" w:rsidRDefault="003344AF">
      <w:pPr>
        <w:pStyle w:val="Heading4"/>
        <w:rPr>
          <w:del w:id="3802" w:author="Shawn Stickney" w:date="2017-02-23T12:46:00Z"/>
        </w:rPr>
        <w:pPrChange w:id="3803" w:author="Shawn Stickney" w:date="2017-02-23T12:46:00Z">
          <w:pPr>
            <w:pStyle w:val="Heading4"/>
            <w:numPr>
              <w:ilvl w:val="2"/>
              <w:numId w:val="2"/>
            </w:numPr>
            <w:ind w:left="1080" w:hanging="720"/>
          </w:pPr>
        </w:pPrChange>
      </w:pPr>
      <w:bookmarkStart w:id="3804" w:name="_Toc475636011"/>
      <w:bookmarkStart w:id="3805" w:name="_Toc475949566"/>
      <w:r>
        <w:rPr>
          <w:rStyle w:val="CommentReference"/>
          <w:rFonts w:ascii="Calibri" w:eastAsia="Calibri" w:hAnsi="Calibri" w:cs="Times New Roman"/>
          <w:b w:val="0"/>
          <w:bCs w:val="0"/>
          <w:color w:val="auto"/>
        </w:rPr>
        <w:commentReference w:id="3798"/>
      </w:r>
      <w:bookmarkEnd w:id="3804"/>
      <w:bookmarkEnd w:id="3805"/>
    </w:p>
    <w:p w14:paraId="0E06296D" w14:textId="12B8A943" w:rsidR="00AA748F" w:rsidRDefault="00AA748F">
      <w:pPr>
        <w:pStyle w:val="Heading3"/>
      </w:pPr>
      <w:bookmarkStart w:id="3806" w:name="_Toc475949567"/>
      <w:r>
        <w:t>Approval</w:t>
      </w:r>
      <w:bookmarkEnd w:id="3806"/>
    </w:p>
    <w:p w14:paraId="1D6FF2DF" w14:textId="77777777" w:rsidR="00AA748F" w:rsidRPr="00B03F42" w:rsidRDefault="00AA748F" w:rsidP="00AA748F">
      <w:pPr>
        <w:pStyle w:val="Heading4"/>
        <w:numPr>
          <w:ilvl w:val="2"/>
          <w:numId w:val="2"/>
        </w:numPr>
      </w:pPr>
      <w:bookmarkStart w:id="3807" w:name="_Toc475949568"/>
      <w:r>
        <w:t>Business Requirements Changes</w:t>
      </w:r>
      <w:bookmarkEnd w:id="3807"/>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AA748F" w:rsidRPr="00612C84" w14:paraId="4C18C706" w14:textId="77777777" w:rsidTr="00AA748F">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6AC5184C" w14:textId="77777777" w:rsidR="00AA748F" w:rsidRPr="00612C84" w:rsidRDefault="00AA748F" w:rsidP="00AA748F">
            <w:pPr>
              <w:jc w:val="center"/>
              <w:rPr>
                <w:sz w:val="18"/>
                <w:szCs w:val="28"/>
              </w:rPr>
            </w:pPr>
            <w:r>
              <w:rPr>
                <w:sz w:val="18"/>
                <w:szCs w:val="28"/>
              </w:rPr>
              <w:t>Original BR ID</w:t>
            </w:r>
          </w:p>
        </w:tc>
        <w:tc>
          <w:tcPr>
            <w:tcW w:w="7200" w:type="dxa"/>
            <w:shd w:val="clear" w:color="auto" w:fill="367CC1"/>
            <w:vAlign w:val="center"/>
          </w:tcPr>
          <w:p w14:paraId="2641F9CC" w14:textId="77777777" w:rsidR="00AA748F" w:rsidRPr="00612C84" w:rsidRDefault="00AA748F"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AA748F" w:rsidRPr="00B66624" w14:paraId="198C1244" w14:textId="77777777" w:rsidTr="00AA748F">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6D9808B2" w14:textId="713B70BF" w:rsidR="00AA748F" w:rsidRPr="00B66624" w:rsidRDefault="00AA748F" w:rsidP="00AA748F">
            <w:pPr>
              <w:rPr>
                <w:color w:val="000000" w:themeColor="text1"/>
              </w:rPr>
            </w:pPr>
            <w:r>
              <w:rPr>
                <w:color w:val="000000" w:themeColor="text1"/>
              </w:rPr>
              <w:t>BR-APR-01</w:t>
            </w:r>
          </w:p>
        </w:tc>
        <w:tc>
          <w:tcPr>
            <w:tcW w:w="7200" w:type="dxa"/>
          </w:tcPr>
          <w:p w14:paraId="7C92747E" w14:textId="41CEC767" w:rsidR="00AA748F" w:rsidRPr="00B66624" w:rsidRDefault="009839A0" w:rsidP="00AA748F">
            <w:pPr>
              <w:cnfStyle w:val="000000100000" w:firstRow="0" w:lastRow="0" w:firstColumn="0" w:lastColumn="0" w:oddVBand="0" w:evenVBand="0" w:oddHBand="1" w:evenHBand="0" w:firstRowFirstColumn="0" w:firstRowLastColumn="0" w:lastRowFirstColumn="0" w:lastRowLastColumn="0"/>
              <w:rPr>
                <w:color w:val="000000" w:themeColor="text1"/>
              </w:rPr>
            </w:pPr>
            <w:ins w:id="3808" w:author="Michael Petite" w:date="2017-02-27T10:21:00Z">
              <w:r>
                <w:rPr>
                  <w:color w:val="000000" w:themeColor="text1"/>
                </w:rPr>
                <w:t>Adjust language on page</w:t>
              </w:r>
            </w:ins>
          </w:p>
        </w:tc>
      </w:tr>
    </w:tbl>
    <w:p w14:paraId="40A30E85" w14:textId="77777777" w:rsidR="00AA748F" w:rsidRPr="001750D9" w:rsidRDefault="00AA748F" w:rsidP="00AA748F"/>
    <w:p w14:paraId="4A70C97A" w14:textId="77777777" w:rsidR="00AA748F" w:rsidRPr="00B03F42" w:rsidRDefault="00AA748F" w:rsidP="00AA748F">
      <w:pPr>
        <w:pStyle w:val="Heading4"/>
        <w:numPr>
          <w:ilvl w:val="2"/>
          <w:numId w:val="2"/>
        </w:numPr>
      </w:pPr>
      <w:bookmarkStart w:id="3809" w:name="_Toc475949569"/>
      <w:r>
        <w:t>Technical Customizations</w:t>
      </w:r>
      <w:bookmarkEnd w:id="3809"/>
    </w:p>
    <w:p w14:paraId="63EE19E5" w14:textId="77777777" w:rsidR="00AA748F" w:rsidRDefault="00AA748F" w:rsidP="00AA748F">
      <w:pPr>
        <w:pStyle w:val="Heading5"/>
      </w:pPr>
      <w:bookmarkStart w:id="3810" w:name="_Toc475949570"/>
      <w:r>
        <w:t>Page Level Customizations</w:t>
      </w:r>
      <w:bookmarkEnd w:id="3810"/>
    </w:p>
    <w:tbl>
      <w:tblPr>
        <w:tblStyle w:val="LightList-Accent1"/>
        <w:tblpPr w:leftFromText="180" w:rightFromText="180" w:vertAnchor="text" w:horzAnchor="margin" w:tblpXSpec="center" w:tblpY="390"/>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1"/>
        <w:gridCol w:w="1640"/>
        <w:gridCol w:w="1773"/>
        <w:gridCol w:w="3080"/>
        <w:gridCol w:w="1456"/>
      </w:tblGrid>
      <w:tr w:rsidR="00AA748F" w14:paraId="58DA4FE9" w14:textId="77777777" w:rsidTr="00AA748F">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shd w:val="clear" w:color="auto" w:fill="367CC1"/>
            <w:vAlign w:val="center"/>
          </w:tcPr>
          <w:p w14:paraId="40645875" w14:textId="77777777" w:rsidR="00AA748F" w:rsidRPr="00612C84" w:rsidRDefault="00AA748F" w:rsidP="00AA748F">
            <w:pPr>
              <w:rPr>
                <w:sz w:val="18"/>
                <w:szCs w:val="28"/>
              </w:rPr>
            </w:pPr>
            <w:r>
              <w:rPr>
                <w:sz w:val="18"/>
                <w:szCs w:val="28"/>
              </w:rPr>
              <w:t>Attribute Type</w:t>
            </w:r>
          </w:p>
        </w:tc>
        <w:tc>
          <w:tcPr>
            <w:tcW w:w="1640" w:type="dxa"/>
            <w:shd w:val="clear" w:color="auto" w:fill="367CC1"/>
            <w:vAlign w:val="center"/>
          </w:tcPr>
          <w:p w14:paraId="64A25A6A" w14:textId="77777777" w:rsidR="00AA748F" w:rsidRPr="00612C84" w:rsidRDefault="00AA748F"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Title</w:t>
            </w:r>
          </w:p>
        </w:tc>
        <w:tc>
          <w:tcPr>
            <w:tcW w:w="1773" w:type="dxa"/>
            <w:shd w:val="clear" w:color="auto" w:fill="367CC1"/>
            <w:vAlign w:val="center"/>
          </w:tcPr>
          <w:p w14:paraId="43739383" w14:textId="77777777" w:rsidR="00AA748F" w:rsidRPr="00612C84" w:rsidRDefault="00AA748F"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3080" w:type="dxa"/>
            <w:shd w:val="clear" w:color="auto" w:fill="367CC1"/>
            <w:vAlign w:val="center"/>
          </w:tcPr>
          <w:p w14:paraId="43EEDDDC" w14:textId="77777777" w:rsidR="00AA748F" w:rsidRPr="00612C84" w:rsidRDefault="00AA748F"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Validation</w:t>
            </w:r>
          </w:p>
        </w:tc>
        <w:tc>
          <w:tcPr>
            <w:tcW w:w="1456" w:type="dxa"/>
            <w:shd w:val="clear" w:color="auto" w:fill="367CC1"/>
            <w:vAlign w:val="center"/>
          </w:tcPr>
          <w:p w14:paraId="3DC20F86" w14:textId="77777777" w:rsidR="00AA748F" w:rsidRDefault="00AA748F"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w:t>
            </w:r>
          </w:p>
        </w:tc>
      </w:tr>
      <w:tr w:rsidR="00AA748F" w:rsidRPr="006239F1" w14:paraId="60B5A3D3" w14:textId="77777777" w:rsidTr="00AA748F">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01" w:type="dxa"/>
          </w:tcPr>
          <w:p w14:paraId="4A387B61" w14:textId="257E1F8A" w:rsidR="00AA748F" w:rsidRPr="006239F1" w:rsidRDefault="00AA748F" w:rsidP="00AA748F">
            <w:pPr>
              <w:rPr>
                <w:b w:val="0"/>
                <w:color w:val="000000" w:themeColor="text1"/>
              </w:rPr>
            </w:pPr>
            <w:r>
              <w:rPr>
                <w:b w:val="0"/>
                <w:color w:val="000000" w:themeColor="text1"/>
              </w:rPr>
              <w:t>Data Capture</w:t>
            </w:r>
          </w:p>
        </w:tc>
        <w:tc>
          <w:tcPr>
            <w:tcW w:w="1640" w:type="dxa"/>
          </w:tcPr>
          <w:p w14:paraId="73E21AFE" w14:textId="0FDD5C7E" w:rsidR="00AA748F" w:rsidRPr="006239F1" w:rsidRDefault="00C064FA" w:rsidP="00AA748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Activity is in accordance with Teva Policy</w:t>
            </w:r>
          </w:p>
        </w:tc>
        <w:tc>
          <w:tcPr>
            <w:tcW w:w="1773" w:type="dxa"/>
          </w:tcPr>
          <w:p w14:paraId="44326B8C" w14:textId="3F65F830" w:rsidR="00AA748F" w:rsidRPr="006239F1" w:rsidRDefault="00C064FA" w:rsidP="00AA748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Change 2</w:t>
            </w:r>
            <w:r w:rsidRPr="00C064FA">
              <w:rPr>
                <w:color w:val="000000" w:themeColor="text1"/>
                <w:vertAlign w:val="superscript"/>
              </w:rPr>
              <w:t>nd</w:t>
            </w:r>
            <w:r>
              <w:rPr>
                <w:color w:val="000000" w:themeColor="text1"/>
              </w:rPr>
              <w:t xml:space="preserve"> checkbox from “Logistics &amp; Travel are in accordance with the Policies…” to “Activity is in accordance with Teva Policy”</w:t>
            </w:r>
          </w:p>
        </w:tc>
        <w:tc>
          <w:tcPr>
            <w:tcW w:w="3080" w:type="dxa"/>
          </w:tcPr>
          <w:p w14:paraId="05E48000" w14:textId="77777777" w:rsidR="00AA748F" w:rsidRDefault="00C064FA" w:rsidP="00AA748F">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Field Format: Checkbox</w:t>
            </w:r>
          </w:p>
          <w:p w14:paraId="7901E404" w14:textId="77777777" w:rsidR="00C064FA" w:rsidRDefault="00C064FA" w:rsidP="00AA748F">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Required: No</w:t>
            </w:r>
          </w:p>
          <w:p w14:paraId="5D54BBA4" w14:textId="23DDAA24" w:rsidR="00C064FA" w:rsidRPr="006239F1" w:rsidRDefault="00C064FA" w:rsidP="00AA748F">
            <w:pPr>
              <w:pStyle w:val="ListParagraph"/>
              <w:numPr>
                <w:ilvl w:val="0"/>
                <w:numId w:val="25"/>
              </w:numPr>
              <w:ind w:left="74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Validation: None</w:t>
            </w:r>
          </w:p>
        </w:tc>
        <w:tc>
          <w:tcPr>
            <w:tcW w:w="1456" w:type="dxa"/>
            <w:vAlign w:val="center"/>
          </w:tcPr>
          <w:p w14:paraId="16AF5DFE" w14:textId="2D58E27F" w:rsidR="00AA748F" w:rsidRPr="006239F1" w:rsidRDefault="00C064FA" w:rsidP="00AA748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Modify</w:t>
            </w:r>
          </w:p>
        </w:tc>
      </w:tr>
      <w:tr w:rsidR="00C064FA" w:rsidRPr="006239F1" w14:paraId="31182431" w14:textId="77777777" w:rsidTr="00AA748F">
        <w:trPr>
          <w:trHeight w:val="436"/>
        </w:trPr>
        <w:tc>
          <w:tcPr>
            <w:cnfStyle w:val="001000000000" w:firstRow="0" w:lastRow="0" w:firstColumn="1" w:lastColumn="0" w:oddVBand="0" w:evenVBand="0" w:oddHBand="0" w:evenHBand="0" w:firstRowFirstColumn="0" w:firstRowLastColumn="0" w:lastRowFirstColumn="0" w:lastRowLastColumn="0"/>
            <w:tcW w:w="1401" w:type="dxa"/>
          </w:tcPr>
          <w:p w14:paraId="18EA2CBC" w14:textId="317C9042" w:rsidR="00C064FA" w:rsidRDefault="00C064FA" w:rsidP="00AA748F">
            <w:pPr>
              <w:rPr>
                <w:b w:val="0"/>
                <w:color w:val="000000" w:themeColor="text1"/>
              </w:rPr>
            </w:pPr>
            <w:r>
              <w:rPr>
                <w:b w:val="0"/>
                <w:color w:val="000000" w:themeColor="text1"/>
              </w:rPr>
              <w:t>Data Capture</w:t>
            </w:r>
          </w:p>
        </w:tc>
        <w:tc>
          <w:tcPr>
            <w:tcW w:w="1640" w:type="dxa"/>
          </w:tcPr>
          <w:p w14:paraId="6AC2D63A" w14:textId="19A4D148" w:rsidR="00C064FA" w:rsidRPr="006239F1" w:rsidRDefault="00C064FA" w:rsidP="00AA748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Service Providers are qualified to provide the proposed services and within Teva’s FMV guidelines</w:t>
            </w:r>
          </w:p>
        </w:tc>
        <w:tc>
          <w:tcPr>
            <w:tcW w:w="1773" w:type="dxa"/>
          </w:tcPr>
          <w:p w14:paraId="4FA1562C" w14:textId="5EBF2B9A" w:rsidR="00C064FA" w:rsidRPr="006239F1" w:rsidRDefault="00C064FA" w:rsidP="00AA748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Change 3</w:t>
            </w:r>
            <w:r w:rsidRPr="00C064FA">
              <w:rPr>
                <w:color w:val="000000" w:themeColor="text1"/>
                <w:vertAlign w:val="superscript"/>
              </w:rPr>
              <w:t>nd</w:t>
            </w:r>
            <w:r>
              <w:rPr>
                <w:color w:val="000000" w:themeColor="text1"/>
              </w:rPr>
              <w:t xml:space="preserve"> checkbox from “Service Providers are qualified to provide the proposed services and within Teva’s FMV guidelines” to “Activity is in accordance with Teva Policy”</w:t>
            </w:r>
          </w:p>
        </w:tc>
        <w:tc>
          <w:tcPr>
            <w:tcW w:w="3080" w:type="dxa"/>
          </w:tcPr>
          <w:p w14:paraId="0AC7CD6D" w14:textId="77777777" w:rsidR="00C064FA" w:rsidRDefault="00C064FA" w:rsidP="00AA748F">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Field Format: Checkbox</w:t>
            </w:r>
          </w:p>
          <w:p w14:paraId="4B64624C" w14:textId="77777777" w:rsidR="00C064FA" w:rsidRDefault="00C064FA" w:rsidP="00AA748F">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Required: No</w:t>
            </w:r>
          </w:p>
          <w:p w14:paraId="7B73AD6C" w14:textId="69C4C057" w:rsidR="00C064FA" w:rsidRPr="006239F1" w:rsidRDefault="00C064FA" w:rsidP="00AA748F">
            <w:pPr>
              <w:pStyle w:val="ListParagraph"/>
              <w:numPr>
                <w:ilvl w:val="0"/>
                <w:numId w:val="25"/>
              </w:numPr>
              <w:ind w:left="74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Validation: None</w:t>
            </w:r>
          </w:p>
        </w:tc>
        <w:tc>
          <w:tcPr>
            <w:tcW w:w="1456" w:type="dxa"/>
            <w:vAlign w:val="center"/>
          </w:tcPr>
          <w:p w14:paraId="1FD10777" w14:textId="79C1103D" w:rsidR="00C064FA" w:rsidRDefault="00C064FA" w:rsidP="00AA748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Modify</w:t>
            </w:r>
          </w:p>
        </w:tc>
      </w:tr>
    </w:tbl>
    <w:p w14:paraId="335ACB97" w14:textId="77777777" w:rsidR="00AA748F" w:rsidRPr="001750D9" w:rsidRDefault="00AA748F" w:rsidP="00AA748F"/>
    <w:p w14:paraId="7273B7F2" w14:textId="7A6E3567" w:rsidR="007F4DD4" w:rsidRPr="007F4DD4" w:rsidRDefault="00AA748F">
      <w:pPr>
        <w:pStyle w:val="Heading5"/>
      </w:pPr>
      <w:bookmarkStart w:id="3811" w:name="_Toc475949571"/>
      <w:r>
        <w:t>Technical Specification Changes</w:t>
      </w:r>
      <w:bookmarkEnd w:id="3811"/>
    </w:p>
    <w:tbl>
      <w:tblPr>
        <w:tblStyle w:val="LightList-Accent1"/>
        <w:tblpPr w:leftFromText="180" w:rightFromText="180" w:vertAnchor="text" w:horzAnchor="page" w:tblpX="1525" w:tblpY="345"/>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7"/>
        <w:gridCol w:w="1929"/>
        <w:gridCol w:w="2575"/>
        <w:gridCol w:w="3229"/>
      </w:tblGrid>
      <w:tr w:rsidR="00AA748F" w:rsidRPr="00612C84" w14:paraId="3E200579" w14:textId="77777777" w:rsidTr="00AA748F">
        <w:trPr>
          <w:cnfStyle w:val="100000000000" w:firstRow="1" w:lastRow="0" w:firstColumn="0" w:lastColumn="0" w:oddVBand="0" w:evenVBand="0" w:oddHBand="0" w:evenHBand="0" w:firstRowFirstColumn="0" w:firstRowLastColumn="0" w:lastRowFirstColumn="0" w:lastRowLastColumn="0"/>
          <w:trHeight w:hRule="exact" w:val="550"/>
        </w:trPr>
        <w:tc>
          <w:tcPr>
            <w:cnfStyle w:val="001000000000" w:firstRow="0" w:lastRow="0" w:firstColumn="1" w:lastColumn="0" w:oddVBand="0" w:evenVBand="0" w:oddHBand="0" w:evenHBand="0" w:firstRowFirstColumn="0" w:firstRowLastColumn="0" w:lastRowFirstColumn="0" w:lastRowLastColumn="0"/>
            <w:tcW w:w="1617" w:type="dxa"/>
            <w:shd w:val="clear" w:color="auto" w:fill="367CC1"/>
            <w:vAlign w:val="center"/>
          </w:tcPr>
          <w:p w14:paraId="09BF79CE" w14:textId="77777777" w:rsidR="00AA748F" w:rsidRDefault="00AA748F" w:rsidP="00AA748F">
            <w:pPr>
              <w:jc w:val="center"/>
              <w:rPr>
                <w:sz w:val="18"/>
                <w:szCs w:val="28"/>
              </w:rPr>
            </w:pPr>
            <w:r>
              <w:rPr>
                <w:sz w:val="18"/>
                <w:szCs w:val="28"/>
              </w:rPr>
              <w:t>BR ID</w:t>
            </w:r>
          </w:p>
        </w:tc>
        <w:tc>
          <w:tcPr>
            <w:tcW w:w="1929" w:type="dxa"/>
            <w:shd w:val="clear" w:color="auto" w:fill="367CC1"/>
            <w:vAlign w:val="center"/>
          </w:tcPr>
          <w:p w14:paraId="11B0951A" w14:textId="77777777" w:rsidR="00AA748F" w:rsidRPr="00612C84" w:rsidRDefault="00AA748F"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TR ID</w:t>
            </w:r>
          </w:p>
        </w:tc>
        <w:tc>
          <w:tcPr>
            <w:tcW w:w="2575" w:type="dxa"/>
            <w:shd w:val="clear" w:color="auto" w:fill="367CC1"/>
            <w:vAlign w:val="center"/>
          </w:tcPr>
          <w:p w14:paraId="3E54C1F0" w14:textId="77777777" w:rsidR="00AA748F" w:rsidRDefault="00AA748F"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Section Reference</w:t>
            </w:r>
          </w:p>
        </w:tc>
        <w:tc>
          <w:tcPr>
            <w:tcW w:w="3229" w:type="dxa"/>
            <w:shd w:val="clear" w:color="auto" w:fill="367CC1"/>
            <w:vAlign w:val="center"/>
          </w:tcPr>
          <w:p w14:paraId="54A0F691" w14:textId="77777777" w:rsidR="00AA748F" w:rsidRPr="00612C84" w:rsidRDefault="00AA748F" w:rsidP="00AA748F">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Customization Description</w:t>
            </w:r>
          </w:p>
        </w:tc>
      </w:tr>
      <w:tr w:rsidR="00AA748F" w:rsidRPr="006B3718" w14:paraId="1A5D5C52" w14:textId="77777777" w:rsidTr="00AA748F">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617" w:type="dxa"/>
          </w:tcPr>
          <w:p w14:paraId="6D7EC2E7" w14:textId="77777777" w:rsidR="00AA748F" w:rsidRDefault="00AA748F" w:rsidP="00AA748F">
            <w:pPr>
              <w:rPr>
                <w:color w:val="FF0000"/>
              </w:rPr>
            </w:pPr>
          </w:p>
        </w:tc>
        <w:tc>
          <w:tcPr>
            <w:tcW w:w="1929" w:type="dxa"/>
          </w:tcPr>
          <w:p w14:paraId="330810DA" w14:textId="77777777" w:rsidR="00AA748F" w:rsidRPr="006B3718" w:rsidRDefault="00AA748F" w:rsidP="00AA748F">
            <w:pPr>
              <w:cnfStyle w:val="000000100000" w:firstRow="0" w:lastRow="0" w:firstColumn="0" w:lastColumn="0" w:oddVBand="0" w:evenVBand="0" w:oddHBand="1" w:evenHBand="0" w:firstRowFirstColumn="0" w:firstRowLastColumn="0" w:lastRowFirstColumn="0" w:lastRowLastColumn="0"/>
              <w:rPr>
                <w:color w:val="FF0000"/>
              </w:rPr>
            </w:pPr>
          </w:p>
        </w:tc>
        <w:tc>
          <w:tcPr>
            <w:tcW w:w="2575" w:type="dxa"/>
          </w:tcPr>
          <w:p w14:paraId="577B5BA0" w14:textId="77777777" w:rsidR="00AA748F" w:rsidRPr="006B3718" w:rsidRDefault="00AA748F" w:rsidP="00AA748F">
            <w:pPr>
              <w:cnfStyle w:val="000000100000" w:firstRow="0" w:lastRow="0" w:firstColumn="0" w:lastColumn="0" w:oddVBand="0" w:evenVBand="0" w:oddHBand="1" w:evenHBand="0" w:firstRowFirstColumn="0" w:firstRowLastColumn="0" w:lastRowFirstColumn="0" w:lastRowLastColumn="0"/>
              <w:rPr>
                <w:color w:val="FF0000"/>
              </w:rPr>
            </w:pPr>
          </w:p>
        </w:tc>
        <w:tc>
          <w:tcPr>
            <w:tcW w:w="3229" w:type="dxa"/>
          </w:tcPr>
          <w:p w14:paraId="32770090" w14:textId="77777777" w:rsidR="00AA748F" w:rsidRPr="006B3718" w:rsidRDefault="00AA748F" w:rsidP="00AA748F">
            <w:pPr>
              <w:cnfStyle w:val="000000100000" w:firstRow="0" w:lastRow="0" w:firstColumn="0" w:lastColumn="0" w:oddVBand="0" w:evenVBand="0" w:oddHBand="1" w:evenHBand="0" w:firstRowFirstColumn="0" w:firstRowLastColumn="0" w:lastRowFirstColumn="0" w:lastRowLastColumn="0"/>
              <w:rPr>
                <w:color w:val="FF0000"/>
              </w:rPr>
            </w:pPr>
          </w:p>
        </w:tc>
      </w:tr>
    </w:tbl>
    <w:p w14:paraId="44225742" w14:textId="77777777" w:rsidR="007F4DD4" w:rsidRDefault="007F4DD4">
      <w:pPr>
        <w:pStyle w:val="Heading4"/>
        <w:ind w:firstLine="360"/>
        <w:rPr>
          <w:ins w:id="3812" w:author="Shawn Stickney" w:date="2017-02-23T12:48:00Z"/>
        </w:rPr>
        <w:pPrChange w:id="3813" w:author="Michael Petite" w:date="2017-02-22T18:09:00Z">
          <w:pPr>
            <w:pStyle w:val="Heading3"/>
          </w:pPr>
        </w:pPrChange>
      </w:pPr>
    </w:p>
    <w:p w14:paraId="6E09D5D1" w14:textId="77777777" w:rsidR="007F4DD4" w:rsidRDefault="007F4DD4">
      <w:pPr>
        <w:pStyle w:val="Heading4"/>
        <w:ind w:firstLine="360"/>
        <w:rPr>
          <w:ins w:id="3814" w:author="Shawn Stickney" w:date="2017-02-23T12:48:00Z"/>
        </w:rPr>
        <w:pPrChange w:id="3815" w:author="Michael Petite" w:date="2017-02-22T18:09:00Z">
          <w:pPr>
            <w:pStyle w:val="Heading3"/>
          </w:pPr>
        </w:pPrChange>
      </w:pPr>
    </w:p>
    <w:p w14:paraId="0B1D9BBB" w14:textId="77777777" w:rsidR="007F4DD4" w:rsidRDefault="007F4DD4">
      <w:pPr>
        <w:pStyle w:val="Heading4"/>
        <w:ind w:firstLine="360"/>
        <w:rPr>
          <w:ins w:id="3816" w:author="Shawn Stickney" w:date="2017-02-23T12:48:00Z"/>
        </w:rPr>
        <w:pPrChange w:id="3817" w:author="Michael Petite" w:date="2017-02-22T18:09:00Z">
          <w:pPr>
            <w:pStyle w:val="Heading3"/>
          </w:pPr>
        </w:pPrChange>
      </w:pPr>
    </w:p>
    <w:p w14:paraId="70108DB7" w14:textId="77777777" w:rsidR="007F4DD4" w:rsidRDefault="007F4DD4">
      <w:pPr>
        <w:pStyle w:val="Heading4"/>
        <w:ind w:firstLine="360"/>
        <w:rPr>
          <w:ins w:id="3818" w:author="Shawn Stickney" w:date="2017-02-23T12:48:00Z"/>
        </w:rPr>
        <w:pPrChange w:id="3819" w:author="Michael Petite" w:date="2017-02-22T18:09:00Z">
          <w:pPr>
            <w:pStyle w:val="Heading3"/>
          </w:pPr>
        </w:pPrChange>
      </w:pPr>
    </w:p>
    <w:p w14:paraId="4A706880" w14:textId="11B8D851" w:rsidR="007F4DD4" w:rsidRDefault="00FB5332">
      <w:pPr>
        <w:pStyle w:val="Heading4"/>
        <w:ind w:firstLine="360"/>
        <w:rPr>
          <w:ins w:id="3820" w:author="Shawn Stickney" w:date="2017-02-23T12:48:00Z"/>
        </w:rPr>
        <w:pPrChange w:id="3821" w:author="Michael Petite" w:date="2017-02-22T18:09:00Z">
          <w:pPr>
            <w:pStyle w:val="Heading3"/>
          </w:pPr>
        </w:pPrChange>
      </w:pPr>
      <w:bookmarkStart w:id="3822" w:name="_Toc475949572"/>
      <w:ins w:id="3823" w:author="Michael Petite" w:date="2017-02-22T18:08:00Z">
        <w:r>
          <w:lastRenderedPageBreak/>
          <w:t>4.2</w:t>
        </w:r>
      </w:ins>
      <w:ins w:id="3824" w:author="Michael Petite" w:date="2017-02-27T07:59:00Z">
        <w:r w:rsidR="00503EE1">
          <w:t>8</w:t>
        </w:r>
      </w:ins>
      <w:ins w:id="3825" w:author="Michael Petite" w:date="2017-02-22T18:08:00Z">
        <w:r>
          <w:t xml:space="preserve">.3 </w:t>
        </w:r>
      </w:ins>
      <w:commentRangeStart w:id="3826"/>
      <w:commentRangeStart w:id="3827"/>
      <w:ins w:id="3828" w:author="Michael Petite" w:date="2017-02-22T18:09:00Z">
        <w:r>
          <w:t>Wireframes</w:t>
        </w:r>
        <w:commentRangeEnd w:id="3826"/>
        <w:r>
          <w:rPr>
            <w:rStyle w:val="CommentReference"/>
            <w:rFonts w:ascii="Calibri" w:eastAsia="Calibri" w:hAnsi="Calibri" w:cs="Times New Roman"/>
            <w:b w:val="0"/>
            <w:bCs w:val="0"/>
            <w:color w:val="auto"/>
          </w:rPr>
          <w:commentReference w:id="3826"/>
        </w:r>
      </w:ins>
      <w:bookmarkEnd w:id="3822"/>
      <w:commentRangeEnd w:id="3827"/>
    </w:p>
    <w:p w14:paraId="68827D8B" w14:textId="34FB198D" w:rsidR="00FB5332" w:rsidRDefault="003344AF">
      <w:pPr>
        <w:rPr>
          <w:ins w:id="3829" w:author="Michael Petite" w:date="2017-02-22T18:08:00Z"/>
        </w:rPr>
        <w:pPrChange w:id="3830" w:author="Shawn Stickney" w:date="2017-02-23T12:48:00Z">
          <w:pPr>
            <w:pStyle w:val="Heading3"/>
          </w:pPr>
        </w:pPrChange>
      </w:pPr>
      <w:r>
        <w:rPr>
          <w:rStyle w:val="CommentReference"/>
          <w:rFonts w:ascii="Calibri" w:eastAsia="Calibri" w:hAnsi="Calibri" w:cs="Times New Roman"/>
          <w:b/>
          <w:bCs/>
        </w:rPr>
        <w:commentReference w:id="3827"/>
      </w:r>
      <w:ins w:id="3831" w:author="Shawn Stickney" w:date="2017-02-23T12:48:00Z">
        <w:r w:rsidR="007F4DD4" w:rsidRPr="007F4DD4">
          <w:rPr>
            <w:noProof/>
          </w:rPr>
          <w:t xml:space="preserve"> </w:t>
        </w:r>
        <w:r w:rsidR="007F4DD4">
          <w:rPr>
            <w:noProof/>
          </w:rPr>
          <w:drawing>
            <wp:inline distT="0" distB="0" distL="0" distR="0" wp14:anchorId="23A45DB9" wp14:editId="51BC27FF">
              <wp:extent cx="5943600" cy="5870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870575"/>
                      </a:xfrm>
                      <a:prstGeom prst="rect">
                        <a:avLst/>
                      </a:prstGeom>
                    </pic:spPr>
                  </pic:pic>
                </a:graphicData>
              </a:graphic>
            </wp:inline>
          </w:drawing>
        </w:r>
      </w:ins>
    </w:p>
    <w:p w14:paraId="3E17CDE5" w14:textId="0A07CE50" w:rsidR="00227B69" w:rsidRDefault="00227B69" w:rsidP="00227B69">
      <w:pPr>
        <w:pStyle w:val="Heading3"/>
      </w:pPr>
      <w:bookmarkStart w:id="3832" w:name="_Toc475949573"/>
      <w:r>
        <w:t>Appendix A</w:t>
      </w:r>
      <w:bookmarkEnd w:id="3832"/>
    </w:p>
    <w:p w14:paraId="38FA9C71" w14:textId="77777777" w:rsidR="0019155F" w:rsidRPr="00B03F42" w:rsidRDefault="0019155F" w:rsidP="0019155F">
      <w:pPr>
        <w:pStyle w:val="Heading4"/>
        <w:numPr>
          <w:ilvl w:val="2"/>
          <w:numId w:val="2"/>
        </w:numPr>
      </w:pPr>
      <w:bookmarkStart w:id="3833" w:name="_Toc475949574"/>
      <w:r>
        <w:t>Business Requirements Changes</w:t>
      </w:r>
      <w:bookmarkEnd w:id="3833"/>
    </w:p>
    <w:tbl>
      <w:tblPr>
        <w:tblStyle w:val="LightList-Accent1"/>
        <w:tblpPr w:leftFromText="180" w:rightFromText="180" w:vertAnchor="text" w:horzAnchor="page" w:tblpX="1790" w:tblpY="345"/>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19155F" w:rsidRPr="00612C84" w14:paraId="78487387" w14:textId="77777777" w:rsidTr="007537D9">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015073C5" w14:textId="77777777" w:rsidR="0019155F" w:rsidRPr="00612C84" w:rsidRDefault="0019155F" w:rsidP="007537D9">
            <w:pPr>
              <w:jc w:val="center"/>
              <w:rPr>
                <w:sz w:val="18"/>
                <w:szCs w:val="28"/>
              </w:rPr>
            </w:pPr>
            <w:r>
              <w:rPr>
                <w:sz w:val="18"/>
                <w:szCs w:val="28"/>
              </w:rPr>
              <w:t>Original BR ID</w:t>
            </w:r>
          </w:p>
        </w:tc>
        <w:tc>
          <w:tcPr>
            <w:tcW w:w="7200" w:type="dxa"/>
            <w:shd w:val="clear" w:color="auto" w:fill="367CC1"/>
            <w:vAlign w:val="center"/>
          </w:tcPr>
          <w:p w14:paraId="06760272" w14:textId="77777777" w:rsidR="0019155F" w:rsidRPr="00612C84" w:rsidRDefault="0019155F" w:rsidP="007537D9">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19155F" w:rsidRPr="00B66624" w14:paraId="5C018DEA" w14:textId="77777777" w:rsidTr="007537D9">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0E84FC83" w14:textId="6C0A0A72" w:rsidR="0019155F" w:rsidRPr="00B66624" w:rsidRDefault="0019155F" w:rsidP="007537D9">
            <w:pPr>
              <w:rPr>
                <w:color w:val="000000" w:themeColor="text1"/>
              </w:rPr>
            </w:pPr>
            <w:r>
              <w:rPr>
                <w:color w:val="000000" w:themeColor="text1"/>
              </w:rPr>
              <w:t>BR-APP-01</w:t>
            </w:r>
          </w:p>
        </w:tc>
        <w:tc>
          <w:tcPr>
            <w:tcW w:w="7200" w:type="dxa"/>
          </w:tcPr>
          <w:p w14:paraId="1ED7E890" w14:textId="4B676615" w:rsidR="0019155F" w:rsidRPr="00B66624" w:rsidRDefault="0019155F" w:rsidP="007537D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If a country does not appear in the table below, display all activity categories for selected country.</w:t>
            </w:r>
          </w:p>
        </w:tc>
      </w:tr>
    </w:tbl>
    <w:p w14:paraId="4BC85AD1" w14:textId="77777777" w:rsidR="0019155F" w:rsidRPr="0019155F" w:rsidRDefault="0019155F" w:rsidP="0019155F"/>
    <w:p w14:paraId="3242A60E" w14:textId="1935B341" w:rsidR="00227B69" w:rsidRDefault="00227B69" w:rsidP="00227B69">
      <w:pPr>
        <w:pStyle w:val="Heading4"/>
        <w:numPr>
          <w:ilvl w:val="2"/>
          <w:numId w:val="2"/>
        </w:numPr>
      </w:pPr>
      <w:bookmarkStart w:id="3834" w:name="_Toc475949575"/>
      <w:r>
        <w:t>Activity Category Mapping</w:t>
      </w:r>
      <w:bookmarkEnd w:id="3834"/>
    </w:p>
    <w:p w14:paraId="3C2A8C05" w14:textId="77777777" w:rsidR="0019155F" w:rsidRPr="0019155F" w:rsidRDefault="0019155F" w:rsidP="0019155F"/>
    <w:tbl>
      <w:tblPr>
        <w:tblStyle w:val="TableGrid"/>
        <w:tblW w:w="13862" w:type="dxa"/>
        <w:tblInd w:w="-1085" w:type="dxa"/>
        <w:tblLayout w:type="fixed"/>
        <w:tblLook w:val="04A0" w:firstRow="1" w:lastRow="0" w:firstColumn="1" w:lastColumn="0" w:noHBand="0" w:noVBand="1"/>
      </w:tblPr>
      <w:tblGrid>
        <w:gridCol w:w="1079"/>
        <w:gridCol w:w="439"/>
        <w:gridCol w:w="439"/>
        <w:gridCol w:w="750"/>
        <w:gridCol w:w="608"/>
        <w:gridCol w:w="1053"/>
        <w:gridCol w:w="803"/>
        <w:gridCol w:w="830"/>
        <w:gridCol w:w="658"/>
        <w:gridCol w:w="946"/>
        <w:gridCol w:w="999"/>
        <w:gridCol w:w="625"/>
        <w:gridCol w:w="761"/>
        <w:gridCol w:w="563"/>
        <w:gridCol w:w="682"/>
        <w:gridCol w:w="804"/>
        <w:gridCol w:w="828"/>
        <w:gridCol w:w="995"/>
      </w:tblGrid>
      <w:tr w:rsidR="009839A0" w14:paraId="76F23646" w14:textId="77777777" w:rsidTr="009839A0">
        <w:tc>
          <w:tcPr>
            <w:tcW w:w="1079" w:type="dxa"/>
          </w:tcPr>
          <w:p w14:paraId="20E1E1E0" w14:textId="191EC15A" w:rsidR="009068B8" w:rsidRPr="009839A0" w:rsidRDefault="00D92B04" w:rsidP="00DB6304">
            <w:pPr>
              <w:rPr>
                <w:sz w:val="16"/>
                <w:szCs w:val="16"/>
                <w:rPrChange w:id="3835" w:author="Michael Petite" w:date="2017-02-27T10:24:00Z">
                  <w:rPr/>
                </w:rPrChange>
              </w:rPr>
            </w:pPr>
            <w:r w:rsidRPr="009839A0">
              <w:rPr>
                <w:sz w:val="16"/>
                <w:szCs w:val="16"/>
                <w:rPrChange w:id="3836" w:author="Michael Petite" w:date="2017-02-27T10:24:00Z">
                  <w:rPr/>
                </w:rPrChange>
              </w:rPr>
              <w:t>Activity</w:t>
            </w:r>
          </w:p>
        </w:tc>
        <w:tc>
          <w:tcPr>
            <w:tcW w:w="439" w:type="dxa"/>
          </w:tcPr>
          <w:p w14:paraId="14A317CF" w14:textId="6BB21F1F" w:rsidR="009068B8" w:rsidRPr="009839A0" w:rsidRDefault="00D92B04" w:rsidP="00DB6304">
            <w:pPr>
              <w:rPr>
                <w:sz w:val="16"/>
                <w:szCs w:val="16"/>
                <w:rPrChange w:id="3837" w:author="Michael Petite" w:date="2017-02-27T10:24:00Z">
                  <w:rPr/>
                </w:rPrChange>
              </w:rPr>
            </w:pPr>
            <w:r w:rsidRPr="009839A0">
              <w:rPr>
                <w:sz w:val="16"/>
                <w:szCs w:val="16"/>
                <w:rPrChange w:id="3838" w:author="Michael Petite" w:date="2017-02-27T10:24:00Z">
                  <w:rPr/>
                </w:rPrChange>
              </w:rPr>
              <w:t>US</w:t>
            </w:r>
          </w:p>
        </w:tc>
        <w:tc>
          <w:tcPr>
            <w:tcW w:w="439" w:type="dxa"/>
          </w:tcPr>
          <w:p w14:paraId="4FD513F9" w14:textId="77708653" w:rsidR="009068B8" w:rsidRPr="009839A0" w:rsidRDefault="00D92B04" w:rsidP="00DB6304">
            <w:pPr>
              <w:rPr>
                <w:sz w:val="16"/>
                <w:szCs w:val="16"/>
                <w:rPrChange w:id="3839" w:author="Michael Petite" w:date="2017-02-27T10:24:00Z">
                  <w:rPr/>
                </w:rPrChange>
              </w:rPr>
            </w:pPr>
            <w:r w:rsidRPr="009839A0">
              <w:rPr>
                <w:sz w:val="16"/>
                <w:szCs w:val="16"/>
                <w:rPrChange w:id="3840" w:author="Michael Petite" w:date="2017-02-27T10:24:00Z">
                  <w:rPr/>
                </w:rPrChange>
              </w:rPr>
              <w:t>EU</w:t>
            </w:r>
          </w:p>
        </w:tc>
        <w:tc>
          <w:tcPr>
            <w:tcW w:w="750" w:type="dxa"/>
          </w:tcPr>
          <w:p w14:paraId="3C6C2501" w14:textId="5189FA2E" w:rsidR="009068B8" w:rsidRPr="009839A0" w:rsidRDefault="00D92B04" w:rsidP="00DB6304">
            <w:pPr>
              <w:rPr>
                <w:sz w:val="16"/>
                <w:szCs w:val="16"/>
                <w:rPrChange w:id="3841" w:author="Michael Petite" w:date="2017-02-27T10:24:00Z">
                  <w:rPr/>
                </w:rPrChange>
              </w:rPr>
            </w:pPr>
            <w:r w:rsidRPr="009839A0">
              <w:rPr>
                <w:sz w:val="16"/>
                <w:szCs w:val="16"/>
                <w:rPrChange w:id="3842" w:author="Michael Petite" w:date="2017-02-27T10:24:00Z">
                  <w:rPr/>
                </w:rPrChange>
              </w:rPr>
              <w:t>LATAM</w:t>
            </w:r>
          </w:p>
        </w:tc>
        <w:tc>
          <w:tcPr>
            <w:tcW w:w="608" w:type="dxa"/>
          </w:tcPr>
          <w:p w14:paraId="1BD46045" w14:textId="314A315E" w:rsidR="009068B8" w:rsidRPr="009839A0" w:rsidRDefault="00D92B04" w:rsidP="00DB6304">
            <w:pPr>
              <w:rPr>
                <w:sz w:val="16"/>
                <w:szCs w:val="16"/>
                <w:rPrChange w:id="3843" w:author="Michael Petite" w:date="2017-02-27T10:24:00Z">
                  <w:rPr/>
                </w:rPrChange>
              </w:rPr>
            </w:pPr>
            <w:r w:rsidRPr="009839A0">
              <w:rPr>
                <w:sz w:val="16"/>
                <w:szCs w:val="16"/>
                <w:rPrChange w:id="3844" w:author="Michael Petite" w:date="2017-02-27T10:24:00Z">
                  <w:rPr/>
                </w:rPrChange>
              </w:rPr>
              <w:t>Israel</w:t>
            </w:r>
          </w:p>
        </w:tc>
        <w:tc>
          <w:tcPr>
            <w:tcW w:w="1053" w:type="dxa"/>
          </w:tcPr>
          <w:p w14:paraId="3D7E06CA" w14:textId="0F52A4CE" w:rsidR="009068B8" w:rsidRPr="009839A0" w:rsidRDefault="00D92B04" w:rsidP="00DB6304">
            <w:pPr>
              <w:rPr>
                <w:sz w:val="16"/>
                <w:szCs w:val="16"/>
                <w:rPrChange w:id="3845" w:author="Michael Petite" w:date="2017-02-27T10:24:00Z">
                  <w:rPr/>
                </w:rPrChange>
              </w:rPr>
            </w:pPr>
            <w:r w:rsidRPr="009839A0">
              <w:rPr>
                <w:sz w:val="16"/>
                <w:szCs w:val="16"/>
                <w:rPrChange w:id="3846" w:author="Michael Petite" w:date="2017-02-27T10:24:00Z">
                  <w:rPr/>
                </w:rPrChange>
              </w:rPr>
              <w:t>Kazakhstan</w:t>
            </w:r>
          </w:p>
        </w:tc>
        <w:tc>
          <w:tcPr>
            <w:tcW w:w="803" w:type="dxa"/>
          </w:tcPr>
          <w:p w14:paraId="26D7576A" w14:textId="55CBEF93" w:rsidR="009068B8" w:rsidRPr="009839A0" w:rsidRDefault="00D92B04" w:rsidP="00DB6304">
            <w:pPr>
              <w:rPr>
                <w:sz w:val="16"/>
                <w:szCs w:val="16"/>
                <w:rPrChange w:id="3847" w:author="Michael Petite" w:date="2017-02-27T10:24:00Z">
                  <w:rPr/>
                </w:rPrChange>
              </w:rPr>
            </w:pPr>
            <w:r w:rsidRPr="009839A0">
              <w:rPr>
                <w:sz w:val="16"/>
                <w:szCs w:val="16"/>
                <w:rPrChange w:id="3848" w:author="Michael Petite" w:date="2017-02-27T10:24:00Z">
                  <w:rPr/>
                </w:rPrChange>
              </w:rPr>
              <w:t>Vietnam</w:t>
            </w:r>
          </w:p>
        </w:tc>
        <w:tc>
          <w:tcPr>
            <w:tcW w:w="830" w:type="dxa"/>
          </w:tcPr>
          <w:p w14:paraId="2E4143CB" w14:textId="3B489257" w:rsidR="009068B8" w:rsidRPr="009839A0" w:rsidRDefault="00D92B04" w:rsidP="00DB6304">
            <w:pPr>
              <w:rPr>
                <w:sz w:val="16"/>
                <w:szCs w:val="16"/>
                <w:rPrChange w:id="3849" w:author="Michael Petite" w:date="2017-02-27T10:24:00Z">
                  <w:rPr/>
                </w:rPrChange>
              </w:rPr>
            </w:pPr>
            <w:r w:rsidRPr="009839A0">
              <w:rPr>
                <w:sz w:val="16"/>
                <w:szCs w:val="16"/>
                <w:rPrChange w:id="3850" w:author="Michael Petite" w:date="2017-02-27T10:24:00Z">
                  <w:rPr/>
                </w:rPrChange>
              </w:rPr>
              <w:t>Thailand</w:t>
            </w:r>
          </w:p>
        </w:tc>
        <w:tc>
          <w:tcPr>
            <w:tcW w:w="658" w:type="dxa"/>
          </w:tcPr>
          <w:p w14:paraId="18D284C3" w14:textId="009B25D5" w:rsidR="009068B8" w:rsidRPr="009839A0" w:rsidRDefault="00D92B04" w:rsidP="00DB6304">
            <w:pPr>
              <w:rPr>
                <w:sz w:val="16"/>
                <w:szCs w:val="16"/>
                <w:rPrChange w:id="3851" w:author="Michael Petite" w:date="2017-02-27T10:24:00Z">
                  <w:rPr/>
                </w:rPrChange>
              </w:rPr>
            </w:pPr>
            <w:r w:rsidRPr="009839A0">
              <w:rPr>
                <w:sz w:val="16"/>
                <w:szCs w:val="16"/>
                <w:rPrChange w:id="3852" w:author="Michael Petite" w:date="2017-02-27T10:24:00Z">
                  <w:rPr/>
                </w:rPrChange>
              </w:rPr>
              <w:t>South Korea</w:t>
            </w:r>
          </w:p>
        </w:tc>
        <w:tc>
          <w:tcPr>
            <w:tcW w:w="946" w:type="dxa"/>
          </w:tcPr>
          <w:p w14:paraId="0D54CFFA" w14:textId="77777777" w:rsidR="00D92B04" w:rsidRPr="009839A0" w:rsidRDefault="00D92B04" w:rsidP="00DB6304">
            <w:pPr>
              <w:rPr>
                <w:sz w:val="16"/>
                <w:szCs w:val="16"/>
                <w:rPrChange w:id="3853" w:author="Michael Petite" w:date="2017-02-27T10:24:00Z">
                  <w:rPr/>
                </w:rPrChange>
              </w:rPr>
            </w:pPr>
            <w:r w:rsidRPr="009839A0">
              <w:rPr>
                <w:sz w:val="16"/>
                <w:szCs w:val="16"/>
                <w:rPrChange w:id="3854" w:author="Michael Petite" w:date="2017-02-27T10:24:00Z">
                  <w:rPr/>
                </w:rPrChange>
              </w:rPr>
              <w:t>Malaysia</w:t>
            </w:r>
          </w:p>
          <w:p w14:paraId="5F3BE14A" w14:textId="49C45DF1" w:rsidR="009068B8" w:rsidRPr="009839A0" w:rsidRDefault="00D92B04" w:rsidP="00DB6304">
            <w:pPr>
              <w:rPr>
                <w:sz w:val="16"/>
                <w:szCs w:val="16"/>
                <w:rPrChange w:id="3855" w:author="Michael Petite" w:date="2017-02-27T10:24:00Z">
                  <w:rPr/>
                </w:rPrChange>
              </w:rPr>
            </w:pPr>
            <w:r w:rsidRPr="009839A0">
              <w:rPr>
                <w:sz w:val="16"/>
                <w:szCs w:val="16"/>
                <w:rPrChange w:id="3856" w:author="Michael Petite" w:date="2017-02-27T10:24:00Z">
                  <w:rPr/>
                </w:rPrChange>
              </w:rPr>
              <w:t>Singapore</w:t>
            </w:r>
          </w:p>
        </w:tc>
        <w:tc>
          <w:tcPr>
            <w:tcW w:w="999" w:type="dxa"/>
          </w:tcPr>
          <w:p w14:paraId="173EB36B" w14:textId="3404A8D9" w:rsidR="009068B8" w:rsidRPr="009839A0" w:rsidRDefault="00D92B04" w:rsidP="00DB6304">
            <w:pPr>
              <w:rPr>
                <w:sz w:val="16"/>
                <w:szCs w:val="16"/>
                <w:rPrChange w:id="3857" w:author="Michael Petite" w:date="2017-02-27T10:24:00Z">
                  <w:rPr/>
                </w:rPrChange>
              </w:rPr>
            </w:pPr>
            <w:r w:rsidRPr="009839A0">
              <w:rPr>
                <w:sz w:val="16"/>
                <w:szCs w:val="16"/>
                <w:rPrChange w:id="3858" w:author="Michael Petite" w:date="2017-02-27T10:24:00Z">
                  <w:rPr/>
                </w:rPrChange>
              </w:rPr>
              <w:t>Indonesia</w:t>
            </w:r>
          </w:p>
        </w:tc>
        <w:tc>
          <w:tcPr>
            <w:tcW w:w="625" w:type="dxa"/>
          </w:tcPr>
          <w:p w14:paraId="5B75DA0C" w14:textId="2649C26B" w:rsidR="009068B8" w:rsidRPr="009839A0" w:rsidRDefault="00D92B04" w:rsidP="00DB6304">
            <w:pPr>
              <w:rPr>
                <w:sz w:val="16"/>
                <w:szCs w:val="16"/>
                <w:rPrChange w:id="3859" w:author="Michael Petite" w:date="2017-02-27T10:24:00Z">
                  <w:rPr/>
                </w:rPrChange>
              </w:rPr>
            </w:pPr>
            <w:r w:rsidRPr="009839A0">
              <w:rPr>
                <w:sz w:val="16"/>
                <w:szCs w:val="16"/>
                <w:rPrChange w:id="3860" w:author="Michael Petite" w:date="2017-02-27T10:24:00Z">
                  <w:rPr/>
                </w:rPrChange>
              </w:rPr>
              <w:t>Hong Kong</w:t>
            </w:r>
          </w:p>
        </w:tc>
        <w:tc>
          <w:tcPr>
            <w:tcW w:w="761" w:type="dxa"/>
          </w:tcPr>
          <w:p w14:paraId="533AF7D1" w14:textId="415DB4EA" w:rsidR="009068B8" w:rsidRPr="009839A0" w:rsidRDefault="00D92B04" w:rsidP="00DB6304">
            <w:pPr>
              <w:rPr>
                <w:sz w:val="16"/>
                <w:szCs w:val="16"/>
                <w:rPrChange w:id="3861" w:author="Michael Petite" w:date="2017-02-27T10:24:00Z">
                  <w:rPr/>
                </w:rPrChange>
              </w:rPr>
            </w:pPr>
            <w:r w:rsidRPr="009839A0">
              <w:rPr>
                <w:sz w:val="16"/>
                <w:szCs w:val="16"/>
                <w:rPrChange w:id="3862" w:author="Michael Petite" w:date="2017-02-27T10:24:00Z">
                  <w:rPr/>
                </w:rPrChange>
              </w:rPr>
              <w:t>Turkey</w:t>
            </w:r>
          </w:p>
        </w:tc>
        <w:tc>
          <w:tcPr>
            <w:tcW w:w="563" w:type="dxa"/>
          </w:tcPr>
          <w:p w14:paraId="1841F7A0" w14:textId="462345A0" w:rsidR="009068B8" w:rsidRPr="009839A0" w:rsidRDefault="00D92B04" w:rsidP="00DB6304">
            <w:pPr>
              <w:rPr>
                <w:sz w:val="16"/>
                <w:szCs w:val="16"/>
                <w:rPrChange w:id="3863" w:author="Michael Petite" w:date="2017-02-27T10:24:00Z">
                  <w:rPr/>
                </w:rPrChange>
              </w:rPr>
            </w:pPr>
            <w:r w:rsidRPr="009839A0">
              <w:rPr>
                <w:sz w:val="16"/>
                <w:szCs w:val="16"/>
                <w:rPrChange w:id="3864" w:author="Michael Petite" w:date="2017-02-27T10:24:00Z">
                  <w:rPr/>
                </w:rPrChange>
              </w:rPr>
              <w:t>India</w:t>
            </w:r>
          </w:p>
        </w:tc>
        <w:tc>
          <w:tcPr>
            <w:tcW w:w="682" w:type="dxa"/>
          </w:tcPr>
          <w:p w14:paraId="35C581C7" w14:textId="0323DA8B" w:rsidR="009068B8" w:rsidRPr="009839A0" w:rsidRDefault="00D92B04" w:rsidP="00DB6304">
            <w:pPr>
              <w:rPr>
                <w:sz w:val="16"/>
                <w:szCs w:val="16"/>
                <w:rPrChange w:id="3865" w:author="Michael Petite" w:date="2017-02-27T10:24:00Z">
                  <w:rPr/>
                </w:rPrChange>
              </w:rPr>
            </w:pPr>
            <w:r w:rsidRPr="009839A0">
              <w:rPr>
                <w:sz w:val="16"/>
                <w:szCs w:val="16"/>
                <w:rPrChange w:id="3866" w:author="Michael Petite" w:date="2017-02-27T10:24:00Z">
                  <w:rPr/>
                </w:rPrChange>
              </w:rPr>
              <w:t>Japan</w:t>
            </w:r>
          </w:p>
        </w:tc>
        <w:tc>
          <w:tcPr>
            <w:tcW w:w="804" w:type="dxa"/>
          </w:tcPr>
          <w:p w14:paraId="75108229" w14:textId="26F1A345" w:rsidR="009068B8" w:rsidRPr="009839A0" w:rsidRDefault="00D92B04" w:rsidP="00DB6304">
            <w:pPr>
              <w:rPr>
                <w:sz w:val="16"/>
                <w:szCs w:val="16"/>
                <w:rPrChange w:id="3867" w:author="Michael Petite" w:date="2017-02-27T10:24:00Z">
                  <w:rPr/>
                </w:rPrChange>
              </w:rPr>
            </w:pPr>
            <w:r w:rsidRPr="009839A0">
              <w:rPr>
                <w:sz w:val="16"/>
                <w:szCs w:val="16"/>
                <w:rPrChange w:id="3868" w:author="Michael Petite" w:date="2017-02-27T10:24:00Z">
                  <w:rPr/>
                </w:rPrChange>
              </w:rPr>
              <w:t>Ukraine</w:t>
            </w:r>
          </w:p>
        </w:tc>
        <w:tc>
          <w:tcPr>
            <w:tcW w:w="828" w:type="dxa"/>
          </w:tcPr>
          <w:p w14:paraId="155E5B0E" w14:textId="72798AF0" w:rsidR="009068B8" w:rsidRDefault="00D92B04" w:rsidP="00DB6304">
            <w:r>
              <w:t>Russia</w:t>
            </w:r>
          </w:p>
        </w:tc>
        <w:tc>
          <w:tcPr>
            <w:tcW w:w="995" w:type="dxa"/>
          </w:tcPr>
          <w:p w14:paraId="0961D96A" w14:textId="77777777" w:rsidR="00D92B04" w:rsidRDefault="00D92B04" w:rsidP="00DB6304">
            <w:r>
              <w:t>Australia</w:t>
            </w:r>
          </w:p>
          <w:p w14:paraId="5FD7DAD0" w14:textId="6FEA44E4" w:rsidR="009068B8" w:rsidRDefault="00D92B04" w:rsidP="00DB6304">
            <w:r>
              <w:t>New Zealand</w:t>
            </w:r>
          </w:p>
        </w:tc>
      </w:tr>
      <w:tr w:rsidR="009839A0" w14:paraId="47C9D939" w14:textId="77777777" w:rsidTr="009839A0">
        <w:trPr>
          <w:trHeight w:val="332"/>
        </w:trPr>
        <w:tc>
          <w:tcPr>
            <w:tcW w:w="1079" w:type="dxa"/>
            <w:vAlign w:val="bottom"/>
          </w:tcPr>
          <w:p w14:paraId="45191E08" w14:textId="282C9D02" w:rsidR="00D92B04" w:rsidRPr="009839A0" w:rsidRDefault="00D92B04" w:rsidP="00D92B04">
            <w:pPr>
              <w:rPr>
                <w:rFonts w:ascii="Calibri" w:hAnsi="Calibri" w:cs="Calibri"/>
                <w:sz w:val="16"/>
                <w:szCs w:val="16"/>
              </w:rPr>
            </w:pPr>
            <w:r w:rsidRPr="009839A0">
              <w:rPr>
                <w:rFonts w:ascii="Calibri" w:hAnsi="Calibri" w:cs="Calibri"/>
                <w:sz w:val="16"/>
                <w:szCs w:val="16"/>
              </w:rPr>
              <w:t>Fee For Service</w:t>
            </w:r>
          </w:p>
        </w:tc>
        <w:tc>
          <w:tcPr>
            <w:tcW w:w="439" w:type="dxa"/>
            <w:vAlign w:val="center"/>
          </w:tcPr>
          <w:p w14:paraId="6FA1E375" w14:textId="529016EA" w:rsidR="00D92B04" w:rsidRPr="009839A0" w:rsidRDefault="00D92B04" w:rsidP="00D92B04">
            <w:pPr>
              <w:jc w:val="center"/>
              <w:rPr>
                <w:rFonts w:ascii="Calibri" w:hAnsi="Calibri" w:cs="Calibri"/>
                <w:sz w:val="16"/>
                <w:szCs w:val="16"/>
              </w:rPr>
            </w:pPr>
            <w:r w:rsidRPr="009839A0">
              <w:rPr>
                <w:rFonts w:ascii="Calibri" w:hAnsi="Calibri" w:cs="Calibri"/>
                <w:sz w:val="16"/>
                <w:szCs w:val="16"/>
              </w:rPr>
              <w:t>Yes</w:t>
            </w:r>
          </w:p>
        </w:tc>
        <w:tc>
          <w:tcPr>
            <w:tcW w:w="439" w:type="dxa"/>
            <w:vAlign w:val="center"/>
          </w:tcPr>
          <w:p w14:paraId="309FF571" w14:textId="7CCBE9E4" w:rsidR="00D92B04" w:rsidRPr="009839A0" w:rsidRDefault="00D92B04" w:rsidP="00D92B04">
            <w:pPr>
              <w:jc w:val="center"/>
              <w:rPr>
                <w:rFonts w:ascii="Calibri" w:hAnsi="Calibri" w:cs="Calibri"/>
                <w:sz w:val="16"/>
                <w:szCs w:val="16"/>
              </w:rPr>
            </w:pPr>
            <w:r w:rsidRPr="009839A0">
              <w:rPr>
                <w:rFonts w:ascii="Calibri" w:hAnsi="Calibri" w:cs="Calibri"/>
                <w:sz w:val="16"/>
                <w:szCs w:val="16"/>
              </w:rPr>
              <w:t>Yes</w:t>
            </w:r>
          </w:p>
        </w:tc>
        <w:tc>
          <w:tcPr>
            <w:tcW w:w="750" w:type="dxa"/>
            <w:vAlign w:val="center"/>
          </w:tcPr>
          <w:p w14:paraId="0397C64C" w14:textId="35D8DCB2" w:rsidR="00D92B04" w:rsidRPr="009839A0" w:rsidRDefault="00D92B04" w:rsidP="00D92B04">
            <w:pPr>
              <w:jc w:val="center"/>
              <w:rPr>
                <w:rFonts w:ascii="Calibri" w:hAnsi="Calibri" w:cs="Calibri"/>
                <w:sz w:val="16"/>
                <w:szCs w:val="16"/>
              </w:rPr>
            </w:pPr>
            <w:r w:rsidRPr="009839A0">
              <w:rPr>
                <w:rFonts w:ascii="Calibri" w:hAnsi="Calibri" w:cs="Calibri"/>
                <w:sz w:val="16"/>
                <w:szCs w:val="16"/>
              </w:rPr>
              <w:t>Yes</w:t>
            </w:r>
          </w:p>
        </w:tc>
        <w:tc>
          <w:tcPr>
            <w:tcW w:w="608" w:type="dxa"/>
            <w:vAlign w:val="center"/>
          </w:tcPr>
          <w:p w14:paraId="709F07B4" w14:textId="5B975EB8" w:rsidR="00D92B04" w:rsidRPr="009839A0" w:rsidRDefault="00D92B04" w:rsidP="00D92B04">
            <w:pPr>
              <w:jc w:val="center"/>
              <w:rPr>
                <w:rFonts w:ascii="Calibri" w:hAnsi="Calibri" w:cs="Calibri"/>
                <w:sz w:val="16"/>
                <w:szCs w:val="16"/>
              </w:rPr>
            </w:pPr>
            <w:r w:rsidRPr="009839A0">
              <w:rPr>
                <w:rFonts w:ascii="Calibri" w:hAnsi="Calibri" w:cs="Calibri"/>
                <w:sz w:val="16"/>
                <w:szCs w:val="16"/>
              </w:rPr>
              <w:t>Yes</w:t>
            </w:r>
          </w:p>
        </w:tc>
        <w:tc>
          <w:tcPr>
            <w:tcW w:w="1053" w:type="dxa"/>
            <w:vAlign w:val="center"/>
          </w:tcPr>
          <w:p w14:paraId="1FF78A24" w14:textId="5919B2AD" w:rsidR="00D92B04" w:rsidRPr="009839A0" w:rsidRDefault="00D92B04" w:rsidP="00D92B04">
            <w:pPr>
              <w:jc w:val="center"/>
              <w:rPr>
                <w:rFonts w:ascii="Calibri" w:hAnsi="Calibri" w:cs="Calibri"/>
                <w:sz w:val="16"/>
                <w:szCs w:val="16"/>
              </w:rPr>
            </w:pPr>
            <w:r w:rsidRPr="009839A0">
              <w:rPr>
                <w:rFonts w:ascii="Calibri" w:hAnsi="Calibri" w:cs="Calibri"/>
                <w:sz w:val="16"/>
                <w:szCs w:val="16"/>
              </w:rPr>
              <w:t>Yes</w:t>
            </w:r>
          </w:p>
        </w:tc>
        <w:tc>
          <w:tcPr>
            <w:tcW w:w="803" w:type="dxa"/>
            <w:vAlign w:val="center"/>
          </w:tcPr>
          <w:p w14:paraId="767B4364" w14:textId="49E87E06" w:rsidR="00D92B04" w:rsidRPr="009839A0" w:rsidRDefault="00D92B04" w:rsidP="00D92B04">
            <w:pPr>
              <w:jc w:val="center"/>
              <w:rPr>
                <w:rFonts w:ascii="Calibri" w:hAnsi="Calibri" w:cs="Calibri"/>
                <w:sz w:val="16"/>
                <w:szCs w:val="16"/>
              </w:rPr>
            </w:pPr>
            <w:r w:rsidRPr="009839A0">
              <w:rPr>
                <w:rFonts w:ascii="Calibri" w:hAnsi="Calibri" w:cs="Calibri"/>
                <w:sz w:val="16"/>
                <w:szCs w:val="16"/>
              </w:rPr>
              <w:t>Yes</w:t>
            </w:r>
          </w:p>
        </w:tc>
        <w:tc>
          <w:tcPr>
            <w:tcW w:w="830" w:type="dxa"/>
            <w:vAlign w:val="center"/>
          </w:tcPr>
          <w:p w14:paraId="71D55BFF" w14:textId="77378A96" w:rsidR="00D92B04" w:rsidRPr="009839A0" w:rsidRDefault="00D92B04" w:rsidP="00D92B04">
            <w:pPr>
              <w:jc w:val="center"/>
              <w:rPr>
                <w:rFonts w:ascii="Calibri" w:hAnsi="Calibri" w:cs="Calibri"/>
                <w:sz w:val="16"/>
                <w:szCs w:val="16"/>
              </w:rPr>
            </w:pPr>
            <w:r w:rsidRPr="009839A0">
              <w:rPr>
                <w:rFonts w:ascii="Calibri" w:hAnsi="Calibri" w:cs="Calibri"/>
                <w:sz w:val="16"/>
                <w:szCs w:val="16"/>
              </w:rPr>
              <w:t>Yes</w:t>
            </w:r>
          </w:p>
        </w:tc>
        <w:tc>
          <w:tcPr>
            <w:tcW w:w="658" w:type="dxa"/>
            <w:vAlign w:val="center"/>
          </w:tcPr>
          <w:p w14:paraId="21372B77" w14:textId="28CC979A" w:rsidR="00D92B04" w:rsidRPr="009839A0" w:rsidRDefault="00D92B04" w:rsidP="00D92B04">
            <w:pPr>
              <w:jc w:val="center"/>
              <w:rPr>
                <w:rFonts w:ascii="Calibri" w:hAnsi="Calibri" w:cs="Calibri"/>
                <w:sz w:val="16"/>
                <w:szCs w:val="16"/>
              </w:rPr>
            </w:pPr>
            <w:r w:rsidRPr="009839A0">
              <w:rPr>
                <w:rFonts w:ascii="Calibri" w:hAnsi="Calibri" w:cs="Calibri"/>
                <w:sz w:val="16"/>
                <w:szCs w:val="16"/>
              </w:rPr>
              <w:t>Yes</w:t>
            </w:r>
          </w:p>
        </w:tc>
        <w:tc>
          <w:tcPr>
            <w:tcW w:w="946" w:type="dxa"/>
            <w:vAlign w:val="center"/>
          </w:tcPr>
          <w:p w14:paraId="5C8B4860" w14:textId="4BE0B334" w:rsidR="00D92B04" w:rsidRPr="009839A0" w:rsidRDefault="00D92B04" w:rsidP="00D92B04">
            <w:pPr>
              <w:jc w:val="center"/>
              <w:rPr>
                <w:rFonts w:ascii="Calibri" w:hAnsi="Calibri" w:cs="Calibri"/>
                <w:sz w:val="16"/>
                <w:szCs w:val="16"/>
              </w:rPr>
            </w:pPr>
            <w:r w:rsidRPr="009839A0">
              <w:rPr>
                <w:rFonts w:ascii="Calibri" w:hAnsi="Calibri" w:cs="Calibri"/>
                <w:sz w:val="16"/>
                <w:szCs w:val="16"/>
              </w:rPr>
              <w:t>Yes</w:t>
            </w:r>
          </w:p>
        </w:tc>
        <w:tc>
          <w:tcPr>
            <w:tcW w:w="999" w:type="dxa"/>
            <w:vAlign w:val="center"/>
          </w:tcPr>
          <w:p w14:paraId="6664640A" w14:textId="0647BDF1" w:rsidR="00D92B04" w:rsidRPr="009839A0" w:rsidRDefault="00D92B04" w:rsidP="00D92B04">
            <w:pPr>
              <w:jc w:val="center"/>
              <w:rPr>
                <w:rFonts w:ascii="Calibri" w:hAnsi="Calibri" w:cs="Calibri"/>
                <w:sz w:val="16"/>
                <w:szCs w:val="16"/>
              </w:rPr>
            </w:pPr>
            <w:r w:rsidRPr="009839A0">
              <w:rPr>
                <w:rFonts w:ascii="Calibri" w:hAnsi="Calibri" w:cs="Calibri"/>
                <w:sz w:val="16"/>
                <w:szCs w:val="16"/>
              </w:rPr>
              <w:t>Yes</w:t>
            </w:r>
          </w:p>
        </w:tc>
        <w:tc>
          <w:tcPr>
            <w:tcW w:w="625" w:type="dxa"/>
            <w:vAlign w:val="center"/>
          </w:tcPr>
          <w:p w14:paraId="345EB351" w14:textId="094E772F" w:rsidR="00D92B04" w:rsidRPr="009839A0" w:rsidRDefault="00D92B04" w:rsidP="00D92B04">
            <w:pPr>
              <w:jc w:val="center"/>
              <w:rPr>
                <w:rFonts w:ascii="Calibri" w:hAnsi="Calibri" w:cs="Calibri"/>
                <w:sz w:val="16"/>
                <w:szCs w:val="16"/>
              </w:rPr>
            </w:pPr>
            <w:r w:rsidRPr="009839A0">
              <w:rPr>
                <w:rFonts w:ascii="Calibri" w:hAnsi="Calibri" w:cs="Calibri"/>
                <w:sz w:val="16"/>
                <w:szCs w:val="16"/>
              </w:rPr>
              <w:t>Yes</w:t>
            </w:r>
          </w:p>
        </w:tc>
        <w:tc>
          <w:tcPr>
            <w:tcW w:w="761" w:type="dxa"/>
            <w:vAlign w:val="center"/>
          </w:tcPr>
          <w:p w14:paraId="3012028B" w14:textId="223EF522" w:rsidR="00D92B04" w:rsidRPr="009839A0" w:rsidRDefault="00D92B04" w:rsidP="00D92B04">
            <w:pPr>
              <w:jc w:val="center"/>
              <w:rPr>
                <w:rFonts w:ascii="Calibri" w:hAnsi="Calibri" w:cs="Calibri"/>
                <w:sz w:val="16"/>
                <w:szCs w:val="16"/>
              </w:rPr>
            </w:pPr>
            <w:r w:rsidRPr="009839A0">
              <w:rPr>
                <w:rFonts w:ascii="Calibri" w:hAnsi="Calibri" w:cs="Calibri"/>
                <w:sz w:val="16"/>
                <w:szCs w:val="16"/>
              </w:rPr>
              <w:t>Yes</w:t>
            </w:r>
          </w:p>
        </w:tc>
        <w:tc>
          <w:tcPr>
            <w:tcW w:w="563" w:type="dxa"/>
            <w:vAlign w:val="center"/>
          </w:tcPr>
          <w:p w14:paraId="3DF8595A" w14:textId="644ECF86" w:rsidR="00D92B04" w:rsidRPr="009839A0" w:rsidRDefault="00D92B04" w:rsidP="00D92B04">
            <w:pPr>
              <w:jc w:val="center"/>
              <w:rPr>
                <w:rFonts w:ascii="Calibri" w:hAnsi="Calibri" w:cs="Calibri"/>
                <w:sz w:val="16"/>
                <w:szCs w:val="16"/>
              </w:rPr>
            </w:pPr>
            <w:r w:rsidRPr="009839A0">
              <w:rPr>
                <w:rFonts w:ascii="Calibri" w:hAnsi="Calibri" w:cs="Calibri"/>
                <w:sz w:val="16"/>
                <w:szCs w:val="16"/>
              </w:rPr>
              <w:t>Yes</w:t>
            </w:r>
          </w:p>
        </w:tc>
        <w:tc>
          <w:tcPr>
            <w:tcW w:w="682" w:type="dxa"/>
            <w:vAlign w:val="center"/>
          </w:tcPr>
          <w:p w14:paraId="7B8896C7" w14:textId="3E7C2E08" w:rsidR="00D92B04" w:rsidRPr="009839A0" w:rsidRDefault="00D92B04" w:rsidP="00D92B04">
            <w:pPr>
              <w:jc w:val="center"/>
              <w:rPr>
                <w:rFonts w:ascii="Calibri" w:hAnsi="Calibri" w:cs="Calibri"/>
                <w:sz w:val="16"/>
                <w:szCs w:val="16"/>
              </w:rPr>
            </w:pPr>
            <w:r w:rsidRPr="009839A0">
              <w:rPr>
                <w:rFonts w:ascii="Calibri" w:hAnsi="Calibri" w:cs="Calibri"/>
                <w:sz w:val="16"/>
                <w:szCs w:val="16"/>
              </w:rPr>
              <w:t>Yes</w:t>
            </w:r>
          </w:p>
        </w:tc>
        <w:tc>
          <w:tcPr>
            <w:tcW w:w="804" w:type="dxa"/>
            <w:vAlign w:val="center"/>
          </w:tcPr>
          <w:p w14:paraId="420D3C44" w14:textId="3CFEC764" w:rsidR="00D92B04" w:rsidRPr="009839A0" w:rsidRDefault="00D92B04" w:rsidP="00D92B04">
            <w:pPr>
              <w:jc w:val="center"/>
              <w:rPr>
                <w:rFonts w:ascii="Calibri" w:hAnsi="Calibri" w:cs="Calibri"/>
                <w:sz w:val="16"/>
                <w:szCs w:val="16"/>
              </w:rPr>
            </w:pPr>
            <w:r w:rsidRPr="009839A0">
              <w:rPr>
                <w:rFonts w:ascii="Calibri" w:hAnsi="Calibri" w:cs="Calibri"/>
                <w:sz w:val="16"/>
                <w:szCs w:val="16"/>
              </w:rPr>
              <w:t>Yes</w:t>
            </w:r>
          </w:p>
        </w:tc>
        <w:tc>
          <w:tcPr>
            <w:tcW w:w="828" w:type="dxa"/>
            <w:vAlign w:val="center"/>
          </w:tcPr>
          <w:p w14:paraId="10CDCCCE" w14:textId="1534230B"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5" w:type="dxa"/>
            <w:vAlign w:val="center"/>
          </w:tcPr>
          <w:p w14:paraId="4236B4FB" w14:textId="0C311D10"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r>
      <w:tr w:rsidR="009839A0" w14:paraId="74CF1433" w14:textId="77777777" w:rsidTr="009839A0">
        <w:tc>
          <w:tcPr>
            <w:tcW w:w="1079" w:type="dxa"/>
            <w:vAlign w:val="bottom"/>
          </w:tcPr>
          <w:p w14:paraId="259F49F5" w14:textId="5334ADE7" w:rsidR="00D92B04" w:rsidRPr="00D92B04" w:rsidRDefault="00D92B04" w:rsidP="00D92B04">
            <w:pPr>
              <w:rPr>
                <w:rFonts w:ascii="Calibri" w:hAnsi="Calibri" w:cs="Calibri"/>
                <w:sz w:val="16"/>
                <w:szCs w:val="16"/>
              </w:rPr>
            </w:pPr>
            <w:r w:rsidRPr="00D92B04">
              <w:rPr>
                <w:rFonts w:ascii="Calibri" w:hAnsi="Calibri" w:cs="Calibri"/>
                <w:sz w:val="16"/>
                <w:szCs w:val="16"/>
              </w:rPr>
              <w:t>Advisory Board / Expert Meeting</w:t>
            </w:r>
          </w:p>
        </w:tc>
        <w:tc>
          <w:tcPr>
            <w:tcW w:w="439" w:type="dxa"/>
            <w:vAlign w:val="center"/>
          </w:tcPr>
          <w:p w14:paraId="6AE50535" w14:textId="27004E83"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439" w:type="dxa"/>
            <w:vAlign w:val="center"/>
          </w:tcPr>
          <w:p w14:paraId="6F05ADD9" w14:textId="51D0B807"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750" w:type="dxa"/>
            <w:vAlign w:val="center"/>
          </w:tcPr>
          <w:p w14:paraId="47EB57BD" w14:textId="4F30C679"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608" w:type="dxa"/>
            <w:vAlign w:val="center"/>
          </w:tcPr>
          <w:p w14:paraId="2A91DBE2" w14:textId="1D3AF94F"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1053" w:type="dxa"/>
            <w:vAlign w:val="center"/>
          </w:tcPr>
          <w:p w14:paraId="38AD27FF" w14:textId="7A7B0E02"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03" w:type="dxa"/>
            <w:vAlign w:val="center"/>
          </w:tcPr>
          <w:p w14:paraId="65E432A2" w14:textId="5DD55969"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30" w:type="dxa"/>
            <w:vAlign w:val="center"/>
          </w:tcPr>
          <w:p w14:paraId="7E775840" w14:textId="5CD4068E"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658" w:type="dxa"/>
            <w:vAlign w:val="center"/>
          </w:tcPr>
          <w:p w14:paraId="43818291" w14:textId="4D0C67A0"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46" w:type="dxa"/>
            <w:vAlign w:val="center"/>
          </w:tcPr>
          <w:p w14:paraId="5A7ABD21" w14:textId="6FF0507F"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9" w:type="dxa"/>
            <w:vAlign w:val="center"/>
          </w:tcPr>
          <w:p w14:paraId="31B68DA1" w14:textId="714CFD23"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25" w:type="dxa"/>
            <w:vAlign w:val="center"/>
          </w:tcPr>
          <w:p w14:paraId="43642FE1" w14:textId="31982239"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761" w:type="dxa"/>
            <w:vAlign w:val="center"/>
          </w:tcPr>
          <w:p w14:paraId="758DB522" w14:textId="3465BDF3"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563" w:type="dxa"/>
            <w:vAlign w:val="center"/>
          </w:tcPr>
          <w:p w14:paraId="586AD6DB" w14:textId="3E34D391"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682" w:type="dxa"/>
            <w:vAlign w:val="center"/>
          </w:tcPr>
          <w:p w14:paraId="15C172FE" w14:textId="0BA535AD"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4" w:type="dxa"/>
            <w:vAlign w:val="center"/>
          </w:tcPr>
          <w:p w14:paraId="39652F2C" w14:textId="5C08D2B6"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28" w:type="dxa"/>
            <w:vAlign w:val="center"/>
          </w:tcPr>
          <w:p w14:paraId="79CF8DF6" w14:textId="5988780B"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5" w:type="dxa"/>
            <w:vAlign w:val="center"/>
          </w:tcPr>
          <w:p w14:paraId="2A86148C" w14:textId="6372155C"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r>
      <w:tr w:rsidR="009839A0" w14:paraId="36E12135" w14:textId="77777777" w:rsidTr="009839A0">
        <w:tc>
          <w:tcPr>
            <w:tcW w:w="1079" w:type="dxa"/>
            <w:vAlign w:val="bottom"/>
          </w:tcPr>
          <w:p w14:paraId="4746E475" w14:textId="2AAA62AF" w:rsidR="00D92B04" w:rsidRPr="00D92B04" w:rsidRDefault="00D92B04" w:rsidP="00D92B04">
            <w:pPr>
              <w:rPr>
                <w:rFonts w:ascii="Calibri" w:hAnsi="Calibri" w:cs="Calibri"/>
                <w:sz w:val="16"/>
                <w:szCs w:val="16"/>
              </w:rPr>
            </w:pPr>
            <w:r w:rsidRPr="00D92B04">
              <w:rPr>
                <w:rFonts w:ascii="Calibri" w:hAnsi="Calibri" w:cs="Calibri"/>
                <w:sz w:val="16"/>
                <w:szCs w:val="16"/>
              </w:rPr>
              <w:t>Teva Sponsored Research Activity / Collaborative Research</w:t>
            </w:r>
          </w:p>
        </w:tc>
        <w:tc>
          <w:tcPr>
            <w:tcW w:w="439" w:type="dxa"/>
            <w:vAlign w:val="center"/>
          </w:tcPr>
          <w:p w14:paraId="05B74721" w14:textId="65989B81"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439" w:type="dxa"/>
            <w:vAlign w:val="center"/>
          </w:tcPr>
          <w:p w14:paraId="633082AB" w14:textId="2A928C17"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750" w:type="dxa"/>
            <w:vAlign w:val="center"/>
          </w:tcPr>
          <w:p w14:paraId="5711D77A" w14:textId="53151B3B"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608" w:type="dxa"/>
            <w:vAlign w:val="center"/>
          </w:tcPr>
          <w:p w14:paraId="628438BD" w14:textId="6BC28E35"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1053" w:type="dxa"/>
            <w:vAlign w:val="center"/>
          </w:tcPr>
          <w:p w14:paraId="05818733" w14:textId="21D6770D"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03" w:type="dxa"/>
            <w:vAlign w:val="center"/>
          </w:tcPr>
          <w:p w14:paraId="552C6F84" w14:textId="3BA1E180"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30" w:type="dxa"/>
            <w:vAlign w:val="center"/>
          </w:tcPr>
          <w:p w14:paraId="24BEF971" w14:textId="4C54B2AE"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658" w:type="dxa"/>
            <w:vAlign w:val="center"/>
          </w:tcPr>
          <w:p w14:paraId="4D741966" w14:textId="6857AC7A"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46" w:type="dxa"/>
            <w:vAlign w:val="center"/>
          </w:tcPr>
          <w:p w14:paraId="79FF447A" w14:textId="0680BA69"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999" w:type="dxa"/>
            <w:vAlign w:val="center"/>
          </w:tcPr>
          <w:p w14:paraId="50F30823" w14:textId="137C0BD0"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625" w:type="dxa"/>
            <w:vAlign w:val="center"/>
          </w:tcPr>
          <w:p w14:paraId="168BFE75" w14:textId="18DDF0D9"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761" w:type="dxa"/>
            <w:vAlign w:val="center"/>
          </w:tcPr>
          <w:p w14:paraId="13AD9CE2" w14:textId="10871996"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563" w:type="dxa"/>
            <w:vAlign w:val="center"/>
          </w:tcPr>
          <w:p w14:paraId="06683D6E" w14:textId="23751749"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682" w:type="dxa"/>
            <w:vAlign w:val="center"/>
          </w:tcPr>
          <w:p w14:paraId="680968B2" w14:textId="5E0B04B0"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4" w:type="dxa"/>
            <w:vAlign w:val="center"/>
          </w:tcPr>
          <w:p w14:paraId="4C02564C" w14:textId="67BFC47A"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28" w:type="dxa"/>
            <w:vAlign w:val="center"/>
          </w:tcPr>
          <w:p w14:paraId="10B56F17" w14:textId="42E175C7"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995" w:type="dxa"/>
            <w:vAlign w:val="center"/>
          </w:tcPr>
          <w:p w14:paraId="1B7371CA" w14:textId="5E703DFD"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r>
      <w:tr w:rsidR="009839A0" w14:paraId="18C4685C" w14:textId="77777777" w:rsidTr="009839A0">
        <w:tc>
          <w:tcPr>
            <w:tcW w:w="1079" w:type="dxa"/>
            <w:vAlign w:val="bottom"/>
          </w:tcPr>
          <w:p w14:paraId="75C3CB63" w14:textId="130705EE" w:rsidR="00D92B04" w:rsidRPr="00D92B04" w:rsidRDefault="00D92B04" w:rsidP="00D92B04">
            <w:pPr>
              <w:rPr>
                <w:rFonts w:ascii="Calibri" w:hAnsi="Calibri" w:cs="Calibri"/>
                <w:sz w:val="16"/>
                <w:szCs w:val="16"/>
              </w:rPr>
            </w:pPr>
            <w:r w:rsidRPr="00D92B04">
              <w:rPr>
                <w:rFonts w:ascii="Calibri" w:hAnsi="Calibri" w:cs="Calibri"/>
                <w:sz w:val="16"/>
                <w:szCs w:val="16"/>
              </w:rPr>
              <w:t>Research Grant</w:t>
            </w:r>
          </w:p>
        </w:tc>
        <w:tc>
          <w:tcPr>
            <w:tcW w:w="439" w:type="dxa"/>
            <w:vAlign w:val="center"/>
          </w:tcPr>
          <w:p w14:paraId="735E8CB3" w14:textId="0F7B27F9"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439" w:type="dxa"/>
            <w:vAlign w:val="center"/>
          </w:tcPr>
          <w:p w14:paraId="0D48930F" w14:textId="02B92AE4"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750" w:type="dxa"/>
            <w:vAlign w:val="center"/>
          </w:tcPr>
          <w:p w14:paraId="343E6CCF" w14:textId="14AF1F7C"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608" w:type="dxa"/>
            <w:vAlign w:val="center"/>
          </w:tcPr>
          <w:p w14:paraId="59E10A2E" w14:textId="1D57836F"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1053" w:type="dxa"/>
            <w:vAlign w:val="center"/>
          </w:tcPr>
          <w:p w14:paraId="29505D68" w14:textId="415A0A52"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03" w:type="dxa"/>
            <w:vAlign w:val="center"/>
          </w:tcPr>
          <w:p w14:paraId="0B1C1854" w14:textId="364AD331"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30" w:type="dxa"/>
            <w:vAlign w:val="center"/>
          </w:tcPr>
          <w:p w14:paraId="4FDE152C" w14:textId="6F94CBC0"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658" w:type="dxa"/>
            <w:vAlign w:val="center"/>
          </w:tcPr>
          <w:p w14:paraId="15DF1DD7" w14:textId="3A59737F"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946" w:type="dxa"/>
            <w:vAlign w:val="center"/>
          </w:tcPr>
          <w:p w14:paraId="2B888751" w14:textId="14B09499"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999" w:type="dxa"/>
            <w:vAlign w:val="center"/>
          </w:tcPr>
          <w:p w14:paraId="2FBBE978" w14:textId="554173AB"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25" w:type="dxa"/>
            <w:vAlign w:val="center"/>
          </w:tcPr>
          <w:p w14:paraId="56F87F87" w14:textId="4AFF48E7"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761" w:type="dxa"/>
            <w:vAlign w:val="center"/>
          </w:tcPr>
          <w:p w14:paraId="16413D34" w14:textId="7FB1491A"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563" w:type="dxa"/>
            <w:vAlign w:val="center"/>
          </w:tcPr>
          <w:p w14:paraId="5FD5C197" w14:textId="19E6046F"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682" w:type="dxa"/>
            <w:vAlign w:val="center"/>
          </w:tcPr>
          <w:p w14:paraId="2670A58F" w14:textId="2844E5E6"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4" w:type="dxa"/>
            <w:vAlign w:val="center"/>
          </w:tcPr>
          <w:p w14:paraId="4A8C2169" w14:textId="76347EA5"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28" w:type="dxa"/>
            <w:vAlign w:val="center"/>
          </w:tcPr>
          <w:p w14:paraId="7CEA9767" w14:textId="56EB74D4"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995" w:type="dxa"/>
            <w:vAlign w:val="center"/>
          </w:tcPr>
          <w:p w14:paraId="4EBF3797" w14:textId="21EDD0A5"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r>
      <w:tr w:rsidR="009839A0" w14:paraId="272CA7C3" w14:textId="77777777" w:rsidTr="009839A0">
        <w:tc>
          <w:tcPr>
            <w:tcW w:w="1079" w:type="dxa"/>
            <w:vAlign w:val="bottom"/>
          </w:tcPr>
          <w:p w14:paraId="41E4565B" w14:textId="3B6A056F" w:rsidR="00D92B04" w:rsidRPr="00D92B04" w:rsidRDefault="00D92B04" w:rsidP="00D92B04">
            <w:pPr>
              <w:rPr>
                <w:rFonts w:ascii="Calibri" w:hAnsi="Calibri" w:cs="Calibri"/>
                <w:sz w:val="16"/>
                <w:szCs w:val="16"/>
              </w:rPr>
            </w:pPr>
            <w:r w:rsidRPr="00D92B04">
              <w:rPr>
                <w:rFonts w:ascii="Calibri" w:hAnsi="Calibri" w:cs="Calibri"/>
                <w:sz w:val="16"/>
                <w:szCs w:val="16"/>
              </w:rPr>
              <w:t>Sponsorship of 3rd Party Event</w:t>
            </w:r>
          </w:p>
        </w:tc>
        <w:tc>
          <w:tcPr>
            <w:tcW w:w="439" w:type="dxa"/>
            <w:vAlign w:val="center"/>
          </w:tcPr>
          <w:p w14:paraId="6FD1BF17" w14:textId="6D5F55B4"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439" w:type="dxa"/>
            <w:vAlign w:val="center"/>
          </w:tcPr>
          <w:p w14:paraId="5C9CD3FC" w14:textId="7D67C72F"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750" w:type="dxa"/>
            <w:vAlign w:val="center"/>
          </w:tcPr>
          <w:p w14:paraId="077D437E" w14:textId="11514C64"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608" w:type="dxa"/>
            <w:vAlign w:val="center"/>
          </w:tcPr>
          <w:p w14:paraId="6B92DD30" w14:textId="76EC449C"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1053" w:type="dxa"/>
            <w:vAlign w:val="center"/>
          </w:tcPr>
          <w:p w14:paraId="7C3C5EEA" w14:textId="6110FBEC"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3" w:type="dxa"/>
            <w:vAlign w:val="center"/>
          </w:tcPr>
          <w:p w14:paraId="3312272D" w14:textId="639D7243"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30" w:type="dxa"/>
            <w:vAlign w:val="center"/>
          </w:tcPr>
          <w:p w14:paraId="5A75C00A" w14:textId="2A3552E7"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58" w:type="dxa"/>
            <w:vAlign w:val="center"/>
          </w:tcPr>
          <w:p w14:paraId="72551F8A" w14:textId="5ABA243C"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46" w:type="dxa"/>
            <w:vAlign w:val="center"/>
          </w:tcPr>
          <w:p w14:paraId="46A7DE27" w14:textId="320CF41B"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9" w:type="dxa"/>
            <w:vAlign w:val="center"/>
          </w:tcPr>
          <w:p w14:paraId="31026319" w14:textId="35FD6F46"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25" w:type="dxa"/>
            <w:vAlign w:val="center"/>
          </w:tcPr>
          <w:p w14:paraId="43A08342" w14:textId="56A2A480"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761" w:type="dxa"/>
            <w:vAlign w:val="center"/>
          </w:tcPr>
          <w:p w14:paraId="7FD85842" w14:textId="388D94B2"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563" w:type="dxa"/>
            <w:vAlign w:val="center"/>
          </w:tcPr>
          <w:p w14:paraId="29BEE1A6" w14:textId="2A8E5478"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82" w:type="dxa"/>
            <w:vAlign w:val="center"/>
          </w:tcPr>
          <w:p w14:paraId="1AE378F2" w14:textId="314B5756"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4" w:type="dxa"/>
            <w:vAlign w:val="center"/>
          </w:tcPr>
          <w:p w14:paraId="23A39503" w14:textId="32624C9E"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28" w:type="dxa"/>
            <w:vAlign w:val="center"/>
          </w:tcPr>
          <w:p w14:paraId="5598574D" w14:textId="00222318"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5" w:type="dxa"/>
            <w:vAlign w:val="center"/>
          </w:tcPr>
          <w:p w14:paraId="5059FC30" w14:textId="38A8ED17"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r>
      <w:tr w:rsidR="009839A0" w14:paraId="3D479951" w14:textId="77777777" w:rsidTr="009839A0">
        <w:tc>
          <w:tcPr>
            <w:tcW w:w="1079" w:type="dxa"/>
            <w:vAlign w:val="bottom"/>
          </w:tcPr>
          <w:p w14:paraId="772CB403" w14:textId="439C6CFD" w:rsidR="00D92B04" w:rsidRPr="00D92B04" w:rsidRDefault="00D92B04" w:rsidP="00D92B04">
            <w:pPr>
              <w:rPr>
                <w:rFonts w:ascii="Calibri" w:hAnsi="Calibri" w:cs="Calibri"/>
                <w:sz w:val="16"/>
                <w:szCs w:val="16"/>
              </w:rPr>
            </w:pPr>
            <w:r w:rsidRPr="00D92B04">
              <w:rPr>
                <w:rFonts w:ascii="Calibri" w:hAnsi="Calibri" w:cs="Calibri"/>
                <w:sz w:val="16"/>
                <w:szCs w:val="16"/>
              </w:rPr>
              <w:t>Corporate Membership</w:t>
            </w:r>
          </w:p>
        </w:tc>
        <w:tc>
          <w:tcPr>
            <w:tcW w:w="439" w:type="dxa"/>
            <w:vAlign w:val="center"/>
          </w:tcPr>
          <w:p w14:paraId="0902BE92" w14:textId="630E01C5"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439" w:type="dxa"/>
            <w:vAlign w:val="center"/>
          </w:tcPr>
          <w:p w14:paraId="495594AC" w14:textId="2B66D6EE"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750" w:type="dxa"/>
            <w:vAlign w:val="center"/>
          </w:tcPr>
          <w:p w14:paraId="733555B6" w14:textId="235045AC" w:rsidR="00D92B04" w:rsidRPr="00D92B04" w:rsidRDefault="00D92B04" w:rsidP="00D92B04">
            <w:pPr>
              <w:jc w:val="center"/>
              <w:rPr>
                <w:rFonts w:ascii="Calibri" w:hAnsi="Calibri" w:cs="Calibri"/>
                <w:sz w:val="16"/>
                <w:szCs w:val="16"/>
              </w:rPr>
            </w:pPr>
            <w:r w:rsidRPr="00D92B04">
              <w:rPr>
                <w:rFonts w:ascii="Calibri" w:hAnsi="Calibri" w:cs="Calibri"/>
                <w:sz w:val="16"/>
                <w:szCs w:val="16"/>
              </w:rPr>
              <w:t>No</w:t>
            </w:r>
          </w:p>
        </w:tc>
        <w:tc>
          <w:tcPr>
            <w:tcW w:w="608" w:type="dxa"/>
            <w:vAlign w:val="center"/>
          </w:tcPr>
          <w:p w14:paraId="60260F0B" w14:textId="598DAFD3"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1053" w:type="dxa"/>
            <w:vAlign w:val="center"/>
          </w:tcPr>
          <w:p w14:paraId="2F1BF070" w14:textId="2B9F116A"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3" w:type="dxa"/>
            <w:vAlign w:val="center"/>
          </w:tcPr>
          <w:p w14:paraId="5DE3D18D" w14:textId="106BC83B"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30" w:type="dxa"/>
            <w:vAlign w:val="center"/>
          </w:tcPr>
          <w:p w14:paraId="07EAF866" w14:textId="11ED462B"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658" w:type="dxa"/>
            <w:vAlign w:val="center"/>
          </w:tcPr>
          <w:p w14:paraId="5C48234A" w14:textId="56A9A514"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46" w:type="dxa"/>
            <w:vAlign w:val="center"/>
          </w:tcPr>
          <w:p w14:paraId="567EBD9A" w14:textId="452ED8B7"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9" w:type="dxa"/>
            <w:vAlign w:val="center"/>
          </w:tcPr>
          <w:p w14:paraId="573C901D" w14:textId="313CC643"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25" w:type="dxa"/>
            <w:vAlign w:val="center"/>
          </w:tcPr>
          <w:p w14:paraId="49719A33" w14:textId="038ED3C2"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761" w:type="dxa"/>
            <w:vAlign w:val="center"/>
          </w:tcPr>
          <w:p w14:paraId="2635856C" w14:textId="195E5DAB"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563" w:type="dxa"/>
            <w:vAlign w:val="center"/>
          </w:tcPr>
          <w:p w14:paraId="6E4C537A" w14:textId="543C38B2"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82" w:type="dxa"/>
            <w:vAlign w:val="center"/>
          </w:tcPr>
          <w:p w14:paraId="012B67F6" w14:textId="2557DAC2"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4" w:type="dxa"/>
            <w:vAlign w:val="center"/>
          </w:tcPr>
          <w:p w14:paraId="793FE68F" w14:textId="36701301"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28" w:type="dxa"/>
            <w:vAlign w:val="center"/>
          </w:tcPr>
          <w:p w14:paraId="237D03DF" w14:textId="0495CEA1"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995" w:type="dxa"/>
            <w:vAlign w:val="center"/>
          </w:tcPr>
          <w:p w14:paraId="0E0A5410" w14:textId="0224B1FC" w:rsidR="00D92B04" w:rsidRPr="00D92B04" w:rsidRDefault="00D92B04" w:rsidP="00D92B04">
            <w:pPr>
              <w:jc w:val="center"/>
              <w:rPr>
                <w:rFonts w:ascii="Calibri" w:hAnsi="Calibri" w:cs="Calibri"/>
                <w:sz w:val="16"/>
                <w:szCs w:val="16"/>
              </w:rPr>
            </w:pPr>
            <w:r w:rsidRPr="00D92B04">
              <w:rPr>
                <w:rFonts w:ascii="Calibri" w:hAnsi="Calibri" w:cs="Calibri"/>
                <w:sz w:val="16"/>
                <w:szCs w:val="16"/>
              </w:rPr>
              <w:t>No</w:t>
            </w:r>
          </w:p>
        </w:tc>
      </w:tr>
      <w:tr w:rsidR="009839A0" w14:paraId="6E70E9EE" w14:textId="77777777" w:rsidTr="009839A0">
        <w:tc>
          <w:tcPr>
            <w:tcW w:w="1079" w:type="dxa"/>
            <w:vAlign w:val="bottom"/>
          </w:tcPr>
          <w:p w14:paraId="7ED19868" w14:textId="54CCCC90" w:rsidR="00D92B04" w:rsidRPr="00D92B04" w:rsidRDefault="00D92B04" w:rsidP="00D92B04">
            <w:pPr>
              <w:rPr>
                <w:rFonts w:ascii="Calibri" w:hAnsi="Calibri" w:cs="Calibri"/>
                <w:sz w:val="16"/>
                <w:szCs w:val="16"/>
              </w:rPr>
            </w:pPr>
            <w:r w:rsidRPr="00D92B04">
              <w:rPr>
                <w:rFonts w:ascii="Calibri" w:hAnsi="Calibri" w:cs="Calibri"/>
                <w:sz w:val="16"/>
                <w:szCs w:val="16"/>
              </w:rPr>
              <w:t>Educational Sponsorship</w:t>
            </w:r>
          </w:p>
        </w:tc>
        <w:tc>
          <w:tcPr>
            <w:tcW w:w="439" w:type="dxa"/>
            <w:vAlign w:val="center"/>
          </w:tcPr>
          <w:p w14:paraId="49D0C1C5" w14:textId="4FD09D1C"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439" w:type="dxa"/>
            <w:vAlign w:val="center"/>
          </w:tcPr>
          <w:p w14:paraId="68A6834C" w14:textId="11282220"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750" w:type="dxa"/>
            <w:vAlign w:val="center"/>
          </w:tcPr>
          <w:p w14:paraId="5707E78E" w14:textId="4BB1EF21"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608" w:type="dxa"/>
            <w:vAlign w:val="center"/>
          </w:tcPr>
          <w:p w14:paraId="654B1078" w14:textId="042FA619"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1053" w:type="dxa"/>
            <w:vAlign w:val="center"/>
          </w:tcPr>
          <w:p w14:paraId="0BC3BC4A" w14:textId="3303D025"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3" w:type="dxa"/>
            <w:vAlign w:val="center"/>
          </w:tcPr>
          <w:p w14:paraId="6F1B1D8D" w14:textId="3454E4B9"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30" w:type="dxa"/>
            <w:vAlign w:val="center"/>
          </w:tcPr>
          <w:p w14:paraId="7E498CAD" w14:textId="37D75969"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58" w:type="dxa"/>
            <w:vAlign w:val="center"/>
          </w:tcPr>
          <w:p w14:paraId="66A6BCC2" w14:textId="5B8DE091"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46" w:type="dxa"/>
            <w:vAlign w:val="center"/>
          </w:tcPr>
          <w:p w14:paraId="25A45EAE" w14:textId="6CED0931"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9" w:type="dxa"/>
            <w:vAlign w:val="center"/>
          </w:tcPr>
          <w:p w14:paraId="2DD10AE2" w14:textId="5C8699EE"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25" w:type="dxa"/>
            <w:vAlign w:val="center"/>
          </w:tcPr>
          <w:p w14:paraId="479B597E" w14:textId="32CC267D"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761" w:type="dxa"/>
            <w:vAlign w:val="center"/>
          </w:tcPr>
          <w:p w14:paraId="2DC50500" w14:textId="5CED59E2"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563" w:type="dxa"/>
            <w:vAlign w:val="center"/>
          </w:tcPr>
          <w:p w14:paraId="7A5D9CC0" w14:textId="189E1017"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82" w:type="dxa"/>
            <w:vAlign w:val="center"/>
          </w:tcPr>
          <w:p w14:paraId="74536416" w14:textId="02DC05CC"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04" w:type="dxa"/>
            <w:vAlign w:val="center"/>
          </w:tcPr>
          <w:p w14:paraId="3E33A763" w14:textId="4DD70281"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28" w:type="dxa"/>
            <w:vAlign w:val="center"/>
          </w:tcPr>
          <w:p w14:paraId="5EA9637E" w14:textId="4C87ECD3"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5" w:type="dxa"/>
            <w:vAlign w:val="center"/>
          </w:tcPr>
          <w:p w14:paraId="235AD382" w14:textId="159542F5"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r>
      <w:tr w:rsidR="009839A0" w14:paraId="57AE5717" w14:textId="77777777" w:rsidTr="009839A0">
        <w:tc>
          <w:tcPr>
            <w:tcW w:w="1079" w:type="dxa"/>
            <w:vAlign w:val="bottom"/>
          </w:tcPr>
          <w:p w14:paraId="7CCB4924" w14:textId="1A365E7D" w:rsidR="00D92B04" w:rsidRPr="00D92B04" w:rsidRDefault="00D92B04" w:rsidP="00D92B04">
            <w:pPr>
              <w:rPr>
                <w:rFonts w:ascii="Calibri" w:hAnsi="Calibri" w:cs="Calibri"/>
                <w:sz w:val="16"/>
                <w:szCs w:val="16"/>
              </w:rPr>
            </w:pPr>
            <w:r w:rsidRPr="00D92B04">
              <w:rPr>
                <w:rFonts w:ascii="Calibri" w:hAnsi="Calibri" w:cs="Calibri"/>
                <w:sz w:val="16"/>
                <w:szCs w:val="16"/>
              </w:rPr>
              <w:t>Educational Grant / Scholarship</w:t>
            </w:r>
          </w:p>
        </w:tc>
        <w:tc>
          <w:tcPr>
            <w:tcW w:w="439" w:type="dxa"/>
            <w:vAlign w:val="center"/>
          </w:tcPr>
          <w:p w14:paraId="1DC1E9AF" w14:textId="32D39EB4"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439" w:type="dxa"/>
            <w:vAlign w:val="center"/>
          </w:tcPr>
          <w:p w14:paraId="332E9EF0" w14:textId="7B7C2931"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750" w:type="dxa"/>
            <w:vAlign w:val="center"/>
          </w:tcPr>
          <w:p w14:paraId="1E943827" w14:textId="654539C7"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608" w:type="dxa"/>
            <w:vAlign w:val="center"/>
          </w:tcPr>
          <w:p w14:paraId="373AF747" w14:textId="2BC68699"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1053" w:type="dxa"/>
            <w:vAlign w:val="center"/>
          </w:tcPr>
          <w:p w14:paraId="6C2D20BA" w14:textId="7A26665B"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03" w:type="dxa"/>
            <w:vAlign w:val="center"/>
          </w:tcPr>
          <w:p w14:paraId="1A4D79C8" w14:textId="2E31BBE7"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30" w:type="dxa"/>
            <w:vAlign w:val="center"/>
          </w:tcPr>
          <w:p w14:paraId="2945AB06" w14:textId="450256B9"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58" w:type="dxa"/>
            <w:vAlign w:val="center"/>
          </w:tcPr>
          <w:p w14:paraId="70BED5F3" w14:textId="05C5CDD4"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46" w:type="dxa"/>
            <w:vAlign w:val="center"/>
          </w:tcPr>
          <w:p w14:paraId="6422C423" w14:textId="1075F098"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9" w:type="dxa"/>
            <w:vAlign w:val="center"/>
          </w:tcPr>
          <w:p w14:paraId="24CB4C1B" w14:textId="179BC200"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25" w:type="dxa"/>
            <w:vAlign w:val="center"/>
          </w:tcPr>
          <w:p w14:paraId="26337609" w14:textId="4D6E381D"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761" w:type="dxa"/>
            <w:vAlign w:val="center"/>
          </w:tcPr>
          <w:p w14:paraId="1F440306" w14:textId="186BA0A1"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563" w:type="dxa"/>
            <w:vAlign w:val="center"/>
          </w:tcPr>
          <w:p w14:paraId="0F34C929" w14:textId="73FE1022"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82" w:type="dxa"/>
            <w:vAlign w:val="center"/>
          </w:tcPr>
          <w:p w14:paraId="7715E469" w14:textId="74BDEBC6"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4" w:type="dxa"/>
            <w:vAlign w:val="center"/>
          </w:tcPr>
          <w:p w14:paraId="1DE88B08" w14:textId="350AFBD9"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28" w:type="dxa"/>
            <w:vAlign w:val="center"/>
          </w:tcPr>
          <w:p w14:paraId="7D2A612F" w14:textId="016C837C"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5" w:type="dxa"/>
            <w:vAlign w:val="center"/>
          </w:tcPr>
          <w:p w14:paraId="5DDF3984" w14:textId="3AFCE2BF"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r>
      <w:tr w:rsidR="009839A0" w14:paraId="46357380" w14:textId="77777777" w:rsidTr="009839A0">
        <w:tc>
          <w:tcPr>
            <w:tcW w:w="1079" w:type="dxa"/>
            <w:vAlign w:val="bottom"/>
          </w:tcPr>
          <w:p w14:paraId="564FFAE6" w14:textId="129383CB" w:rsidR="00D92B04" w:rsidRPr="00D92B04" w:rsidRDefault="00D92B04" w:rsidP="00D92B04">
            <w:pPr>
              <w:rPr>
                <w:rFonts w:ascii="Calibri" w:hAnsi="Calibri" w:cs="Calibri"/>
                <w:sz w:val="16"/>
                <w:szCs w:val="16"/>
              </w:rPr>
            </w:pPr>
            <w:r w:rsidRPr="00D92B04">
              <w:rPr>
                <w:rFonts w:ascii="Calibri" w:hAnsi="Calibri" w:cs="Calibri"/>
                <w:sz w:val="16"/>
                <w:szCs w:val="16"/>
              </w:rPr>
              <w:t>Scientific / Investigator Meeting</w:t>
            </w:r>
          </w:p>
        </w:tc>
        <w:tc>
          <w:tcPr>
            <w:tcW w:w="439" w:type="dxa"/>
            <w:vAlign w:val="center"/>
          </w:tcPr>
          <w:p w14:paraId="555938D2" w14:textId="4033CFD9"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439" w:type="dxa"/>
            <w:vAlign w:val="center"/>
          </w:tcPr>
          <w:p w14:paraId="5AE5C660" w14:textId="1EB98E27"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750" w:type="dxa"/>
            <w:vAlign w:val="center"/>
          </w:tcPr>
          <w:p w14:paraId="3BF834E8" w14:textId="4F8F2B3C"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608" w:type="dxa"/>
            <w:vAlign w:val="center"/>
          </w:tcPr>
          <w:p w14:paraId="3C126E91" w14:textId="427A780F"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1053" w:type="dxa"/>
            <w:vAlign w:val="center"/>
          </w:tcPr>
          <w:p w14:paraId="2A2872B0" w14:textId="6F5CBA6D"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03" w:type="dxa"/>
            <w:vAlign w:val="center"/>
          </w:tcPr>
          <w:p w14:paraId="6CC4A4C0" w14:textId="5368E5C7"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30" w:type="dxa"/>
            <w:vAlign w:val="center"/>
          </w:tcPr>
          <w:p w14:paraId="4EF13948" w14:textId="7A43D8A2"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58" w:type="dxa"/>
            <w:vAlign w:val="center"/>
          </w:tcPr>
          <w:p w14:paraId="172F6FC7" w14:textId="17DABAC9"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46" w:type="dxa"/>
            <w:vAlign w:val="center"/>
          </w:tcPr>
          <w:p w14:paraId="11DFD8FF" w14:textId="3D3C7548"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9" w:type="dxa"/>
            <w:vAlign w:val="center"/>
          </w:tcPr>
          <w:p w14:paraId="53946ED9" w14:textId="536C10D7"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25" w:type="dxa"/>
            <w:vAlign w:val="center"/>
          </w:tcPr>
          <w:p w14:paraId="006D6E3A" w14:textId="73CEDF18"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761" w:type="dxa"/>
            <w:vAlign w:val="center"/>
          </w:tcPr>
          <w:p w14:paraId="012A500F" w14:textId="62519780"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563" w:type="dxa"/>
            <w:vAlign w:val="center"/>
          </w:tcPr>
          <w:p w14:paraId="4F4E10A3" w14:textId="6F2DE609"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682" w:type="dxa"/>
            <w:vAlign w:val="center"/>
          </w:tcPr>
          <w:p w14:paraId="00E1239B" w14:textId="4EDECD9F"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4" w:type="dxa"/>
            <w:vAlign w:val="center"/>
          </w:tcPr>
          <w:p w14:paraId="581FA921" w14:textId="54832B65"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28" w:type="dxa"/>
            <w:vAlign w:val="center"/>
          </w:tcPr>
          <w:p w14:paraId="51A83D31" w14:textId="4724AB57"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5" w:type="dxa"/>
            <w:vAlign w:val="center"/>
          </w:tcPr>
          <w:p w14:paraId="3E405CD0" w14:textId="64CE06CA"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r>
      <w:tr w:rsidR="009839A0" w14:paraId="65C5D79D" w14:textId="77777777" w:rsidTr="009839A0">
        <w:tc>
          <w:tcPr>
            <w:tcW w:w="1079" w:type="dxa"/>
            <w:vAlign w:val="bottom"/>
          </w:tcPr>
          <w:p w14:paraId="0B9CCA79" w14:textId="4EE75996" w:rsidR="00D92B04" w:rsidRPr="00D92B04" w:rsidRDefault="00D92B04" w:rsidP="00D92B04">
            <w:pPr>
              <w:rPr>
                <w:rFonts w:ascii="Calibri" w:hAnsi="Calibri" w:cs="Calibri"/>
                <w:sz w:val="16"/>
                <w:szCs w:val="16"/>
              </w:rPr>
            </w:pPr>
            <w:r w:rsidRPr="00D92B04">
              <w:rPr>
                <w:rFonts w:ascii="Calibri" w:hAnsi="Calibri" w:cs="Calibri"/>
                <w:sz w:val="16"/>
                <w:szCs w:val="16"/>
              </w:rPr>
              <w:t>Hospitality</w:t>
            </w:r>
          </w:p>
        </w:tc>
        <w:tc>
          <w:tcPr>
            <w:tcW w:w="439" w:type="dxa"/>
            <w:vAlign w:val="center"/>
          </w:tcPr>
          <w:p w14:paraId="191036B0" w14:textId="1C64A00B"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439" w:type="dxa"/>
            <w:vAlign w:val="center"/>
          </w:tcPr>
          <w:p w14:paraId="1E0EB04B" w14:textId="5B5C8396"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750" w:type="dxa"/>
            <w:vAlign w:val="center"/>
          </w:tcPr>
          <w:p w14:paraId="348DE31F" w14:textId="0730F72C"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608" w:type="dxa"/>
            <w:vAlign w:val="center"/>
          </w:tcPr>
          <w:p w14:paraId="424EE6BE" w14:textId="7C87191D"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1053" w:type="dxa"/>
            <w:vAlign w:val="center"/>
          </w:tcPr>
          <w:p w14:paraId="67F6CFA0" w14:textId="65DB6E56"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3" w:type="dxa"/>
            <w:vAlign w:val="center"/>
          </w:tcPr>
          <w:p w14:paraId="02882DB5" w14:textId="2E24BC60"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30" w:type="dxa"/>
            <w:vAlign w:val="center"/>
          </w:tcPr>
          <w:p w14:paraId="3D4E208B" w14:textId="525B6E43"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58" w:type="dxa"/>
            <w:vAlign w:val="center"/>
          </w:tcPr>
          <w:p w14:paraId="79433948" w14:textId="18A1F3CF"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46" w:type="dxa"/>
            <w:vAlign w:val="center"/>
          </w:tcPr>
          <w:p w14:paraId="22F96642" w14:textId="1812FC28"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9" w:type="dxa"/>
            <w:vAlign w:val="center"/>
          </w:tcPr>
          <w:p w14:paraId="54D4C96B" w14:textId="2B604799"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25" w:type="dxa"/>
            <w:vAlign w:val="center"/>
          </w:tcPr>
          <w:p w14:paraId="023FE6BD" w14:textId="27A793D9"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761" w:type="dxa"/>
            <w:vAlign w:val="center"/>
          </w:tcPr>
          <w:p w14:paraId="6883A478" w14:textId="62DFA872"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563" w:type="dxa"/>
            <w:vAlign w:val="center"/>
          </w:tcPr>
          <w:p w14:paraId="1D497833" w14:textId="394E1B98"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82" w:type="dxa"/>
            <w:vAlign w:val="center"/>
          </w:tcPr>
          <w:p w14:paraId="2694F686" w14:textId="04856B91"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4" w:type="dxa"/>
            <w:vAlign w:val="center"/>
          </w:tcPr>
          <w:p w14:paraId="3BC23CC9" w14:textId="0D7C48E2"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28" w:type="dxa"/>
            <w:vAlign w:val="center"/>
          </w:tcPr>
          <w:p w14:paraId="25A2B726" w14:textId="7404CA35"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5" w:type="dxa"/>
            <w:vAlign w:val="center"/>
          </w:tcPr>
          <w:p w14:paraId="6E58F542" w14:textId="76CE57B9"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r>
      <w:tr w:rsidR="009839A0" w14:paraId="1F986474" w14:textId="77777777" w:rsidTr="009839A0">
        <w:tc>
          <w:tcPr>
            <w:tcW w:w="1079" w:type="dxa"/>
            <w:vAlign w:val="bottom"/>
          </w:tcPr>
          <w:p w14:paraId="71ED9EF0" w14:textId="650859CD" w:rsidR="00D92B04" w:rsidRPr="00D92B04" w:rsidRDefault="00D92B04" w:rsidP="00D92B04">
            <w:pPr>
              <w:rPr>
                <w:rFonts w:ascii="Calibri" w:hAnsi="Calibri" w:cs="Calibri"/>
                <w:sz w:val="16"/>
                <w:szCs w:val="16"/>
              </w:rPr>
            </w:pPr>
            <w:r w:rsidRPr="00D92B04">
              <w:rPr>
                <w:rFonts w:ascii="Calibri" w:hAnsi="Calibri" w:cs="Calibri"/>
                <w:sz w:val="16"/>
                <w:szCs w:val="16"/>
              </w:rPr>
              <w:t>Items /Gifts</w:t>
            </w:r>
          </w:p>
        </w:tc>
        <w:tc>
          <w:tcPr>
            <w:tcW w:w="439" w:type="dxa"/>
            <w:vAlign w:val="center"/>
          </w:tcPr>
          <w:p w14:paraId="43F75586" w14:textId="0C6A0895"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439" w:type="dxa"/>
            <w:vAlign w:val="center"/>
          </w:tcPr>
          <w:p w14:paraId="0298C4BC" w14:textId="5AD80050"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750" w:type="dxa"/>
            <w:vAlign w:val="center"/>
          </w:tcPr>
          <w:p w14:paraId="39C0059D" w14:textId="2B90E224"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608" w:type="dxa"/>
            <w:vAlign w:val="center"/>
          </w:tcPr>
          <w:p w14:paraId="16A41D0D" w14:textId="70405A30"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1053" w:type="dxa"/>
            <w:vAlign w:val="center"/>
          </w:tcPr>
          <w:p w14:paraId="30FB2B01" w14:textId="6FD0DED8"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3" w:type="dxa"/>
            <w:vAlign w:val="center"/>
          </w:tcPr>
          <w:p w14:paraId="2EAD9071" w14:textId="3B01E49A"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30" w:type="dxa"/>
            <w:vAlign w:val="center"/>
          </w:tcPr>
          <w:p w14:paraId="538B190A" w14:textId="52ABC395"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58" w:type="dxa"/>
            <w:vAlign w:val="center"/>
          </w:tcPr>
          <w:p w14:paraId="1A4C743E" w14:textId="227B0A97"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46" w:type="dxa"/>
            <w:vAlign w:val="center"/>
          </w:tcPr>
          <w:p w14:paraId="02143FAD" w14:textId="65520610"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9" w:type="dxa"/>
            <w:vAlign w:val="center"/>
          </w:tcPr>
          <w:p w14:paraId="5DDB7875" w14:textId="16BF9165"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25" w:type="dxa"/>
            <w:vAlign w:val="center"/>
          </w:tcPr>
          <w:p w14:paraId="47A90B94" w14:textId="4E3993A7"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761" w:type="dxa"/>
            <w:vAlign w:val="center"/>
          </w:tcPr>
          <w:p w14:paraId="3B2E0CE6" w14:textId="11E23DD8"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563" w:type="dxa"/>
            <w:vAlign w:val="center"/>
          </w:tcPr>
          <w:p w14:paraId="70B1AF1D" w14:textId="2F6B4895"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82" w:type="dxa"/>
            <w:vAlign w:val="center"/>
          </w:tcPr>
          <w:p w14:paraId="6B97EA63" w14:textId="41CC500C"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4" w:type="dxa"/>
            <w:vAlign w:val="center"/>
          </w:tcPr>
          <w:p w14:paraId="3E07C5BC" w14:textId="5627C6FB"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28" w:type="dxa"/>
            <w:vAlign w:val="center"/>
          </w:tcPr>
          <w:p w14:paraId="4B399B2F" w14:textId="4F09773B"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995" w:type="dxa"/>
            <w:vAlign w:val="center"/>
          </w:tcPr>
          <w:p w14:paraId="7C032466" w14:textId="392FE96D" w:rsidR="00D92B04" w:rsidRPr="00D92B04" w:rsidRDefault="00D92B04" w:rsidP="00D92B04">
            <w:pPr>
              <w:jc w:val="center"/>
              <w:rPr>
                <w:rFonts w:ascii="Calibri" w:hAnsi="Calibri" w:cs="Calibri"/>
                <w:sz w:val="16"/>
                <w:szCs w:val="16"/>
              </w:rPr>
            </w:pPr>
            <w:r w:rsidRPr="00D92B04">
              <w:rPr>
                <w:rFonts w:ascii="Calibri" w:hAnsi="Calibri" w:cs="Calibri"/>
                <w:sz w:val="16"/>
                <w:szCs w:val="16"/>
              </w:rPr>
              <w:t>No</w:t>
            </w:r>
          </w:p>
        </w:tc>
      </w:tr>
      <w:tr w:rsidR="009839A0" w14:paraId="30726D73" w14:textId="77777777" w:rsidTr="009839A0">
        <w:tc>
          <w:tcPr>
            <w:tcW w:w="1079" w:type="dxa"/>
            <w:vAlign w:val="bottom"/>
          </w:tcPr>
          <w:p w14:paraId="3452724F" w14:textId="7E1AD003" w:rsidR="00D92B04" w:rsidRPr="00D92B04" w:rsidRDefault="00D92B04" w:rsidP="00D92B04">
            <w:pPr>
              <w:rPr>
                <w:rFonts w:ascii="Calibri" w:hAnsi="Calibri" w:cs="Calibri"/>
                <w:sz w:val="16"/>
                <w:szCs w:val="16"/>
              </w:rPr>
            </w:pPr>
            <w:r w:rsidRPr="00D92B04">
              <w:rPr>
                <w:rFonts w:ascii="Calibri" w:hAnsi="Calibri" w:cs="Calibri"/>
                <w:sz w:val="16"/>
                <w:szCs w:val="16"/>
              </w:rPr>
              <w:t>Community Donations</w:t>
            </w:r>
          </w:p>
        </w:tc>
        <w:tc>
          <w:tcPr>
            <w:tcW w:w="439" w:type="dxa"/>
            <w:vAlign w:val="center"/>
          </w:tcPr>
          <w:p w14:paraId="59F81511" w14:textId="65AB05FD"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439" w:type="dxa"/>
            <w:vAlign w:val="center"/>
          </w:tcPr>
          <w:p w14:paraId="1D4D1B3F" w14:textId="6D11A156"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750" w:type="dxa"/>
            <w:vAlign w:val="center"/>
          </w:tcPr>
          <w:p w14:paraId="321B1335" w14:textId="586745B2"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608" w:type="dxa"/>
            <w:vAlign w:val="center"/>
          </w:tcPr>
          <w:p w14:paraId="53BCB17E" w14:textId="0CE99569"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1053" w:type="dxa"/>
            <w:vAlign w:val="center"/>
          </w:tcPr>
          <w:p w14:paraId="08F2156E" w14:textId="78158527"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03" w:type="dxa"/>
            <w:vAlign w:val="center"/>
          </w:tcPr>
          <w:p w14:paraId="4A2CCA98" w14:textId="6CA22938"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30" w:type="dxa"/>
            <w:vAlign w:val="center"/>
          </w:tcPr>
          <w:p w14:paraId="3364F473" w14:textId="24143385"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58" w:type="dxa"/>
            <w:vAlign w:val="center"/>
          </w:tcPr>
          <w:p w14:paraId="4302A157" w14:textId="360937A1"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946" w:type="dxa"/>
            <w:vAlign w:val="center"/>
          </w:tcPr>
          <w:p w14:paraId="56F45DF9" w14:textId="1AA7EBD0"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999" w:type="dxa"/>
            <w:vAlign w:val="center"/>
          </w:tcPr>
          <w:p w14:paraId="77C5EB5A" w14:textId="370E599D"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25" w:type="dxa"/>
            <w:vAlign w:val="center"/>
          </w:tcPr>
          <w:p w14:paraId="7EE2C9FC" w14:textId="3C90A7B7"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761" w:type="dxa"/>
            <w:vAlign w:val="center"/>
          </w:tcPr>
          <w:p w14:paraId="5D6BD722" w14:textId="147EDC7E"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563" w:type="dxa"/>
            <w:vAlign w:val="center"/>
          </w:tcPr>
          <w:p w14:paraId="0D2926AB" w14:textId="61DD8C69"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82" w:type="dxa"/>
            <w:vAlign w:val="center"/>
          </w:tcPr>
          <w:p w14:paraId="7EBD3680" w14:textId="0B6092A8"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4" w:type="dxa"/>
            <w:vAlign w:val="center"/>
          </w:tcPr>
          <w:p w14:paraId="3BE0B82C" w14:textId="12E6E9D6"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28" w:type="dxa"/>
            <w:vAlign w:val="center"/>
          </w:tcPr>
          <w:p w14:paraId="37064A93" w14:textId="3FA57010"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5" w:type="dxa"/>
            <w:vAlign w:val="center"/>
          </w:tcPr>
          <w:p w14:paraId="0767B409" w14:textId="48C8EDEE"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r>
      <w:tr w:rsidR="009839A0" w14:paraId="28ED5B0A" w14:textId="77777777" w:rsidTr="009839A0">
        <w:tc>
          <w:tcPr>
            <w:tcW w:w="1079" w:type="dxa"/>
            <w:vAlign w:val="bottom"/>
          </w:tcPr>
          <w:p w14:paraId="30DDA6C0" w14:textId="5F5C8E50" w:rsidR="00D92B04" w:rsidRPr="00D92B04" w:rsidRDefault="00D92B04" w:rsidP="00D92B04">
            <w:pPr>
              <w:rPr>
                <w:rFonts w:ascii="Calibri" w:hAnsi="Calibri" w:cs="Calibri"/>
                <w:sz w:val="16"/>
                <w:szCs w:val="16"/>
              </w:rPr>
            </w:pPr>
            <w:r w:rsidRPr="00D92B04">
              <w:rPr>
                <w:rFonts w:ascii="Calibri" w:hAnsi="Calibri" w:cs="Calibri"/>
                <w:sz w:val="16"/>
                <w:szCs w:val="16"/>
              </w:rPr>
              <w:t>Equipment / Product Donation</w:t>
            </w:r>
          </w:p>
        </w:tc>
        <w:tc>
          <w:tcPr>
            <w:tcW w:w="439" w:type="dxa"/>
            <w:vAlign w:val="center"/>
          </w:tcPr>
          <w:p w14:paraId="4252E2A6" w14:textId="7CCC7E82"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439" w:type="dxa"/>
            <w:vAlign w:val="center"/>
          </w:tcPr>
          <w:p w14:paraId="00CDDE6A" w14:textId="4C1E2D33"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750" w:type="dxa"/>
            <w:vAlign w:val="center"/>
          </w:tcPr>
          <w:p w14:paraId="74DA2F65" w14:textId="3CB8CDA0"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608" w:type="dxa"/>
            <w:vAlign w:val="center"/>
          </w:tcPr>
          <w:p w14:paraId="715919F2" w14:textId="18B553A3"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1053" w:type="dxa"/>
            <w:vAlign w:val="center"/>
          </w:tcPr>
          <w:p w14:paraId="02453FA5" w14:textId="7F5645E4"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03" w:type="dxa"/>
            <w:vAlign w:val="center"/>
          </w:tcPr>
          <w:p w14:paraId="35A7519E" w14:textId="2BC42614"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30" w:type="dxa"/>
            <w:vAlign w:val="center"/>
          </w:tcPr>
          <w:p w14:paraId="6EF2E879" w14:textId="1EF5969F"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58" w:type="dxa"/>
            <w:vAlign w:val="center"/>
          </w:tcPr>
          <w:p w14:paraId="77CD6523" w14:textId="4EA024EE"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46" w:type="dxa"/>
            <w:vAlign w:val="center"/>
          </w:tcPr>
          <w:p w14:paraId="1DADE13C" w14:textId="70B5B020"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999" w:type="dxa"/>
            <w:vAlign w:val="center"/>
          </w:tcPr>
          <w:p w14:paraId="32A67578" w14:textId="0532AA86"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25" w:type="dxa"/>
            <w:vAlign w:val="center"/>
          </w:tcPr>
          <w:p w14:paraId="36F538B0" w14:textId="03C48391"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761" w:type="dxa"/>
            <w:vAlign w:val="center"/>
          </w:tcPr>
          <w:p w14:paraId="788C8556" w14:textId="24F7FD96"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563" w:type="dxa"/>
            <w:vAlign w:val="center"/>
          </w:tcPr>
          <w:p w14:paraId="41E4266F" w14:textId="58C827E7"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82" w:type="dxa"/>
            <w:vAlign w:val="center"/>
          </w:tcPr>
          <w:p w14:paraId="68A34345" w14:textId="11AF9C8B"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04" w:type="dxa"/>
            <w:vAlign w:val="center"/>
          </w:tcPr>
          <w:p w14:paraId="5A588AD4" w14:textId="191528E3"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28" w:type="dxa"/>
            <w:vAlign w:val="center"/>
          </w:tcPr>
          <w:p w14:paraId="11D2BBEA" w14:textId="5BCE3C45"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5" w:type="dxa"/>
            <w:vAlign w:val="center"/>
          </w:tcPr>
          <w:p w14:paraId="5C7FABC4" w14:textId="11EAF890"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r>
      <w:tr w:rsidR="009839A0" w14:paraId="20517222" w14:textId="77777777" w:rsidTr="009839A0">
        <w:tc>
          <w:tcPr>
            <w:tcW w:w="1079" w:type="dxa"/>
            <w:vAlign w:val="bottom"/>
          </w:tcPr>
          <w:p w14:paraId="34CA6A7F" w14:textId="7E4E6973" w:rsidR="00D92B04" w:rsidRPr="00D92B04" w:rsidRDefault="00D92B04" w:rsidP="00D92B04">
            <w:pPr>
              <w:rPr>
                <w:rFonts w:ascii="Calibri" w:hAnsi="Calibri" w:cs="Calibri"/>
                <w:sz w:val="16"/>
                <w:szCs w:val="16"/>
              </w:rPr>
            </w:pPr>
            <w:r w:rsidRPr="00D92B04">
              <w:rPr>
                <w:rFonts w:ascii="Calibri" w:hAnsi="Calibri" w:cs="Calibri"/>
                <w:sz w:val="16"/>
                <w:szCs w:val="16"/>
              </w:rPr>
              <w:t>Speaker Program</w:t>
            </w:r>
          </w:p>
        </w:tc>
        <w:tc>
          <w:tcPr>
            <w:tcW w:w="439" w:type="dxa"/>
            <w:vAlign w:val="center"/>
          </w:tcPr>
          <w:p w14:paraId="54645823" w14:textId="21306960"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439" w:type="dxa"/>
            <w:vAlign w:val="center"/>
          </w:tcPr>
          <w:p w14:paraId="289613ED" w14:textId="59474072"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750" w:type="dxa"/>
            <w:vAlign w:val="center"/>
          </w:tcPr>
          <w:p w14:paraId="20874371" w14:textId="1D803493"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608" w:type="dxa"/>
            <w:vAlign w:val="center"/>
          </w:tcPr>
          <w:p w14:paraId="0032FF73" w14:textId="5A6DB91A"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1053" w:type="dxa"/>
            <w:vAlign w:val="center"/>
          </w:tcPr>
          <w:p w14:paraId="3F7E9780" w14:textId="3E630226"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3" w:type="dxa"/>
            <w:vAlign w:val="center"/>
          </w:tcPr>
          <w:p w14:paraId="7686D03B" w14:textId="77562E43"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30" w:type="dxa"/>
            <w:vAlign w:val="center"/>
          </w:tcPr>
          <w:p w14:paraId="2CEF61A5" w14:textId="4039C4F7"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58" w:type="dxa"/>
            <w:vAlign w:val="center"/>
          </w:tcPr>
          <w:p w14:paraId="7681B44E" w14:textId="0345FEB1"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946" w:type="dxa"/>
            <w:vAlign w:val="center"/>
          </w:tcPr>
          <w:p w14:paraId="68EF0B78" w14:textId="2F48804D"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9" w:type="dxa"/>
            <w:vAlign w:val="center"/>
          </w:tcPr>
          <w:p w14:paraId="3597F39B" w14:textId="0B6EE611"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25" w:type="dxa"/>
            <w:vAlign w:val="center"/>
          </w:tcPr>
          <w:p w14:paraId="21694233" w14:textId="387CC75C"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761" w:type="dxa"/>
            <w:vAlign w:val="center"/>
          </w:tcPr>
          <w:p w14:paraId="5E1D5D8A" w14:textId="25F8DC35"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563" w:type="dxa"/>
            <w:vAlign w:val="center"/>
          </w:tcPr>
          <w:p w14:paraId="279A6E1F" w14:textId="5724912E"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82" w:type="dxa"/>
            <w:vAlign w:val="center"/>
          </w:tcPr>
          <w:p w14:paraId="6A7F5FD2" w14:textId="30E266D5"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4" w:type="dxa"/>
            <w:vAlign w:val="center"/>
          </w:tcPr>
          <w:p w14:paraId="338BDCD9" w14:textId="788FBA0A"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28" w:type="dxa"/>
            <w:vAlign w:val="center"/>
          </w:tcPr>
          <w:p w14:paraId="17A43758" w14:textId="3CE10878"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5" w:type="dxa"/>
            <w:vAlign w:val="center"/>
          </w:tcPr>
          <w:p w14:paraId="11EBDB87" w14:textId="200EC0BB"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r>
      <w:tr w:rsidR="009839A0" w14:paraId="3ACF22C8" w14:textId="77777777" w:rsidTr="009839A0">
        <w:tc>
          <w:tcPr>
            <w:tcW w:w="1079" w:type="dxa"/>
            <w:vAlign w:val="bottom"/>
          </w:tcPr>
          <w:p w14:paraId="6F943CA5" w14:textId="7104974E" w:rsidR="00D92B04" w:rsidRPr="00D92B04" w:rsidRDefault="00D92B04" w:rsidP="00D92B04">
            <w:pPr>
              <w:rPr>
                <w:rFonts w:ascii="Calibri" w:hAnsi="Calibri" w:cs="Calibri"/>
                <w:sz w:val="16"/>
                <w:szCs w:val="16"/>
              </w:rPr>
            </w:pPr>
            <w:r w:rsidRPr="00D92B04">
              <w:rPr>
                <w:rFonts w:ascii="Calibri" w:hAnsi="Calibri" w:cs="Calibri"/>
                <w:sz w:val="16"/>
                <w:szCs w:val="16"/>
              </w:rPr>
              <w:lastRenderedPageBreak/>
              <w:t>Site Visit</w:t>
            </w:r>
          </w:p>
        </w:tc>
        <w:tc>
          <w:tcPr>
            <w:tcW w:w="439" w:type="dxa"/>
            <w:vAlign w:val="center"/>
          </w:tcPr>
          <w:p w14:paraId="24E76BEC" w14:textId="582D6F37"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439" w:type="dxa"/>
            <w:vAlign w:val="center"/>
          </w:tcPr>
          <w:p w14:paraId="5D23F873" w14:textId="62106FC3"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750" w:type="dxa"/>
            <w:vAlign w:val="center"/>
          </w:tcPr>
          <w:p w14:paraId="47FF4B10" w14:textId="2B9C836D"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608" w:type="dxa"/>
            <w:vAlign w:val="center"/>
          </w:tcPr>
          <w:p w14:paraId="27EF853F" w14:textId="2E6AC28B"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1053" w:type="dxa"/>
            <w:vAlign w:val="center"/>
          </w:tcPr>
          <w:p w14:paraId="2AD792F6" w14:textId="50B60F15"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3" w:type="dxa"/>
            <w:vAlign w:val="center"/>
          </w:tcPr>
          <w:p w14:paraId="2B2DAF60" w14:textId="736D887E"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30" w:type="dxa"/>
            <w:vAlign w:val="center"/>
          </w:tcPr>
          <w:p w14:paraId="12ADBEB5" w14:textId="4C1A513E"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58" w:type="dxa"/>
            <w:vAlign w:val="center"/>
          </w:tcPr>
          <w:p w14:paraId="2E79EE83" w14:textId="28ABA0F3"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46" w:type="dxa"/>
            <w:vAlign w:val="center"/>
          </w:tcPr>
          <w:p w14:paraId="16BFD961" w14:textId="5B4A538E"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9" w:type="dxa"/>
            <w:vAlign w:val="center"/>
          </w:tcPr>
          <w:p w14:paraId="59032425" w14:textId="4D746127"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25" w:type="dxa"/>
            <w:vAlign w:val="center"/>
          </w:tcPr>
          <w:p w14:paraId="688E8B56" w14:textId="04BFE499"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761" w:type="dxa"/>
            <w:vAlign w:val="center"/>
          </w:tcPr>
          <w:p w14:paraId="3F8451A9" w14:textId="50B16360" w:rsidR="00D92B04" w:rsidRPr="00D92B04" w:rsidRDefault="00D92B04" w:rsidP="00D92B04">
            <w:pPr>
              <w:jc w:val="center"/>
              <w:rPr>
                <w:rFonts w:ascii="Calibri" w:hAnsi="Calibri" w:cs="Calibri"/>
                <w:sz w:val="16"/>
                <w:szCs w:val="16"/>
              </w:rPr>
            </w:pPr>
            <w:r>
              <w:rPr>
                <w:rFonts w:ascii="Calibri" w:hAnsi="Calibri" w:cs="Calibri"/>
                <w:sz w:val="16"/>
                <w:szCs w:val="16"/>
              </w:rPr>
              <w:t>N</w:t>
            </w:r>
          </w:p>
        </w:tc>
        <w:tc>
          <w:tcPr>
            <w:tcW w:w="563" w:type="dxa"/>
            <w:vAlign w:val="center"/>
          </w:tcPr>
          <w:p w14:paraId="523D9E0E" w14:textId="403E30A4"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82" w:type="dxa"/>
            <w:vAlign w:val="center"/>
          </w:tcPr>
          <w:p w14:paraId="20E55AE0" w14:textId="2CDCEA75"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4" w:type="dxa"/>
            <w:vAlign w:val="center"/>
          </w:tcPr>
          <w:p w14:paraId="19DC0A69" w14:textId="321B4D0B"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28" w:type="dxa"/>
            <w:vAlign w:val="center"/>
          </w:tcPr>
          <w:p w14:paraId="2988191D" w14:textId="5C675DDC"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5" w:type="dxa"/>
            <w:vAlign w:val="center"/>
          </w:tcPr>
          <w:p w14:paraId="65384580" w14:textId="0488A9FA"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r>
      <w:tr w:rsidR="009839A0" w14:paraId="26D99D93" w14:textId="77777777" w:rsidTr="009839A0">
        <w:tc>
          <w:tcPr>
            <w:tcW w:w="1079" w:type="dxa"/>
            <w:vAlign w:val="bottom"/>
          </w:tcPr>
          <w:p w14:paraId="37761FFC" w14:textId="09ED8243" w:rsidR="00D92B04" w:rsidRPr="00D92B04" w:rsidRDefault="00D92B04" w:rsidP="00D92B04">
            <w:pPr>
              <w:rPr>
                <w:rFonts w:ascii="Calibri" w:hAnsi="Calibri" w:cs="Calibri"/>
                <w:sz w:val="16"/>
                <w:szCs w:val="16"/>
              </w:rPr>
            </w:pPr>
            <w:r w:rsidRPr="00D92B04">
              <w:rPr>
                <w:rFonts w:ascii="Calibri" w:hAnsi="Calibri" w:cs="Calibri"/>
                <w:sz w:val="16"/>
                <w:szCs w:val="16"/>
              </w:rPr>
              <w:t>Patient Support</w:t>
            </w:r>
          </w:p>
        </w:tc>
        <w:tc>
          <w:tcPr>
            <w:tcW w:w="439" w:type="dxa"/>
            <w:vAlign w:val="center"/>
          </w:tcPr>
          <w:p w14:paraId="49B5CB68" w14:textId="77AAFEC8"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439" w:type="dxa"/>
            <w:vAlign w:val="center"/>
          </w:tcPr>
          <w:p w14:paraId="5E492BD9" w14:textId="75FD3291"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750" w:type="dxa"/>
            <w:vAlign w:val="center"/>
          </w:tcPr>
          <w:p w14:paraId="38240038" w14:textId="0D89E4E2"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c>
          <w:tcPr>
            <w:tcW w:w="608" w:type="dxa"/>
            <w:vAlign w:val="center"/>
          </w:tcPr>
          <w:p w14:paraId="58293CC2" w14:textId="7E1E5D7B"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1053" w:type="dxa"/>
            <w:vAlign w:val="center"/>
          </w:tcPr>
          <w:p w14:paraId="410CC534" w14:textId="6DF53E67"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3" w:type="dxa"/>
            <w:vAlign w:val="center"/>
          </w:tcPr>
          <w:p w14:paraId="21F636DB" w14:textId="7467E608"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830" w:type="dxa"/>
            <w:vAlign w:val="center"/>
          </w:tcPr>
          <w:p w14:paraId="7DA336A9" w14:textId="50F0C168"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58" w:type="dxa"/>
            <w:vAlign w:val="center"/>
          </w:tcPr>
          <w:p w14:paraId="7975000E" w14:textId="3F38A067"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46" w:type="dxa"/>
            <w:vAlign w:val="center"/>
          </w:tcPr>
          <w:p w14:paraId="1890134C" w14:textId="7A6E5F4A"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9" w:type="dxa"/>
            <w:vAlign w:val="center"/>
          </w:tcPr>
          <w:p w14:paraId="6A4107F9" w14:textId="774A8BD8"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625" w:type="dxa"/>
            <w:vAlign w:val="center"/>
          </w:tcPr>
          <w:p w14:paraId="5BDBD297" w14:textId="01E3E851"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761" w:type="dxa"/>
            <w:vAlign w:val="center"/>
          </w:tcPr>
          <w:p w14:paraId="1B2AE3B8" w14:textId="1F540EDF"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563" w:type="dxa"/>
            <w:vAlign w:val="center"/>
          </w:tcPr>
          <w:p w14:paraId="576EBCCB" w14:textId="76CB3144" w:rsidR="00D92B04" w:rsidRPr="00D92B04" w:rsidRDefault="00D92B04" w:rsidP="00D92B04">
            <w:pPr>
              <w:jc w:val="center"/>
              <w:rPr>
                <w:rFonts w:ascii="Calibri" w:hAnsi="Calibri" w:cs="Calibri"/>
                <w:sz w:val="16"/>
                <w:szCs w:val="16"/>
              </w:rPr>
            </w:pPr>
            <w:r>
              <w:rPr>
                <w:rFonts w:ascii="Calibri" w:hAnsi="Calibri" w:cs="Calibri"/>
                <w:sz w:val="16"/>
                <w:szCs w:val="16"/>
              </w:rPr>
              <w:t>No</w:t>
            </w:r>
          </w:p>
        </w:tc>
        <w:tc>
          <w:tcPr>
            <w:tcW w:w="682" w:type="dxa"/>
            <w:vAlign w:val="center"/>
          </w:tcPr>
          <w:p w14:paraId="4E4DA55E" w14:textId="6C2DEDA5"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04" w:type="dxa"/>
            <w:vAlign w:val="center"/>
          </w:tcPr>
          <w:p w14:paraId="13CDD706" w14:textId="3902BB2B"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828" w:type="dxa"/>
            <w:vAlign w:val="center"/>
          </w:tcPr>
          <w:p w14:paraId="5ABECCC8" w14:textId="38D32D93" w:rsidR="00D92B04" w:rsidRPr="00D92B04" w:rsidRDefault="00D92B04" w:rsidP="00D92B04">
            <w:pPr>
              <w:jc w:val="center"/>
              <w:rPr>
                <w:rFonts w:ascii="Calibri" w:hAnsi="Calibri" w:cs="Calibri"/>
                <w:sz w:val="16"/>
                <w:szCs w:val="16"/>
              </w:rPr>
            </w:pPr>
            <w:r>
              <w:rPr>
                <w:rFonts w:ascii="Calibri" w:hAnsi="Calibri" w:cs="Calibri"/>
                <w:sz w:val="16"/>
                <w:szCs w:val="16"/>
              </w:rPr>
              <w:t>Yes</w:t>
            </w:r>
          </w:p>
        </w:tc>
        <w:tc>
          <w:tcPr>
            <w:tcW w:w="995" w:type="dxa"/>
            <w:vAlign w:val="center"/>
          </w:tcPr>
          <w:p w14:paraId="64C2F90F" w14:textId="188828C9" w:rsidR="00D92B04" w:rsidRPr="00D92B04" w:rsidRDefault="00D92B04" w:rsidP="00D92B04">
            <w:pPr>
              <w:jc w:val="center"/>
              <w:rPr>
                <w:rFonts w:ascii="Calibri" w:hAnsi="Calibri" w:cs="Calibri"/>
                <w:sz w:val="16"/>
                <w:szCs w:val="16"/>
              </w:rPr>
            </w:pPr>
            <w:r w:rsidRPr="00D92B04">
              <w:rPr>
                <w:rFonts w:ascii="Calibri" w:hAnsi="Calibri" w:cs="Calibri"/>
                <w:sz w:val="16"/>
                <w:szCs w:val="16"/>
              </w:rPr>
              <w:t>Yes</w:t>
            </w:r>
          </w:p>
        </w:tc>
      </w:tr>
      <w:tr w:rsidR="00D74246" w14:paraId="60353485" w14:textId="77777777" w:rsidTr="009839A0">
        <w:trPr>
          <w:ins w:id="3869" w:author="Michael Petite" w:date="2017-02-27T10:38:00Z"/>
        </w:trPr>
        <w:tc>
          <w:tcPr>
            <w:tcW w:w="1079" w:type="dxa"/>
            <w:vAlign w:val="bottom"/>
          </w:tcPr>
          <w:p w14:paraId="22178114" w14:textId="2C81A739" w:rsidR="00D74246" w:rsidRPr="00D92B04" w:rsidRDefault="00D74246" w:rsidP="00D74246">
            <w:pPr>
              <w:rPr>
                <w:ins w:id="3870" w:author="Michael Petite" w:date="2017-02-27T10:38:00Z"/>
                <w:rFonts w:ascii="Calibri" w:hAnsi="Calibri" w:cs="Calibri"/>
                <w:sz w:val="16"/>
                <w:szCs w:val="16"/>
              </w:rPr>
            </w:pPr>
            <w:ins w:id="3871" w:author="Michael Petite" w:date="2017-02-27T10:38:00Z">
              <w:r>
                <w:rPr>
                  <w:rFonts w:ascii="Calibri" w:hAnsi="Calibri" w:cs="Calibri"/>
                  <w:sz w:val="16"/>
                  <w:szCs w:val="16"/>
                </w:rPr>
                <w:t>Third Party Service Retention</w:t>
              </w:r>
            </w:ins>
          </w:p>
        </w:tc>
        <w:tc>
          <w:tcPr>
            <w:tcW w:w="439" w:type="dxa"/>
            <w:vAlign w:val="center"/>
          </w:tcPr>
          <w:p w14:paraId="7ABF9402" w14:textId="087DFD21" w:rsidR="00D74246" w:rsidRDefault="00D74246" w:rsidP="00D74246">
            <w:pPr>
              <w:jc w:val="center"/>
              <w:rPr>
                <w:ins w:id="3872" w:author="Michael Petite" w:date="2017-02-27T10:38:00Z"/>
                <w:rFonts w:ascii="Calibri" w:hAnsi="Calibri" w:cs="Calibri"/>
                <w:sz w:val="16"/>
                <w:szCs w:val="16"/>
              </w:rPr>
            </w:pPr>
            <w:ins w:id="3873" w:author="Michael Petite" w:date="2017-02-27T10:38:00Z">
              <w:r>
                <w:rPr>
                  <w:rFonts w:ascii="Calibri" w:hAnsi="Calibri" w:cs="Calibri"/>
                  <w:sz w:val="16"/>
                  <w:szCs w:val="16"/>
                </w:rPr>
                <w:t>Yes</w:t>
              </w:r>
            </w:ins>
          </w:p>
        </w:tc>
        <w:tc>
          <w:tcPr>
            <w:tcW w:w="439" w:type="dxa"/>
            <w:vAlign w:val="center"/>
          </w:tcPr>
          <w:p w14:paraId="229E1653" w14:textId="256AA892" w:rsidR="00D74246" w:rsidRPr="00D92B04" w:rsidRDefault="00D74246" w:rsidP="00D74246">
            <w:pPr>
              <w:jc w:val="center"/>
              <w:rPr>
                <w:ins w:id="3874" w:author="Michael Petite" w:date="2017-02-27T10:38:00Z"/>
                <w:rFonts w:ascii="Calibri" w:hAnsi="Calibri" w:cs="Calibri"/>
                <w:sz w:val="16"/>
                <w:szCs w:val="16"/>
              </w:rPr>
            </w:pPr>
            <w:ins w:id="3875" w:author="Michael Petite" w:date="2017-02-27T10:38:00Z">
              <w:r>
                <w:rPr>
                  <w:rFonts w:ascii="Calibri" w:hAnsi="Calibri" w:cs="Calibri"/>
                  <w:sz w:val="16"/>
                  <w:szCs w:val="16"/>
                </w:rPr>
                <w:t>Yes</w:t>
              </w:r>
            </w:ins>
          </w:p>
        </w:tc>
        <w:tc>
          <w:tcPr>
            <w:tcW w:w="750" w:type="dxa"/>
            <w:vAlign w:val="center"/>
          </w:tcPr>
          <w:p w14:paraId="25CB42E6" w14:textId="136D9797" w:rsidR="00D74246" w:rsidRPr="00D92B04" w:rsidRDefault="00D74246" w:rsidP="00D74246">
            <w:pPr>
              <w:jc w:val="center"/>
              <w:rPr>
                <w:ins w:id="3876" w:author="Michael Petite" w:date="2017-02-27T10:38:00Z"/>
                <w:rFonts w:ascii="Calibri" w:hAnsi="Calibri" w:cs="Calibri"/>
                <w:sz w:val="16"/>
                <w:szCs w:val="16"/>
              </w:rPr>
            </w:pPr>
            <w:ins w:id="3877" w:author="Michael Petite" w:date="2017-02-27T10:38:00Z">
              <w:r>
                <w:rPr>
                  <w:rFonts w:ascii="Calibri" w:hAnsi="Calibri" w:cs="Calibri"/>
                  <w:sz w:val="16"/>
                  <w:szCs w:val="16"/>
                </w:rPr>
                <w:t>Yes</w:t>
              </w:r>
            </w:ins>
          </w:p>
        </w:tc>
        <w:tc>
          <w:tcPr>
            <w:tcW w:w="608" w:type="dxa"/>
            <w:vAlign w:val="center"/>
          </w:tcPr>
          <w:p w14:paraId="01D235BE" w14:textId="0677F25E" w:rsidR="00D74246" w:rsidRDefault="00D74246" w:rsidP="00D74246">
            <w:pPr>
              <w:jc w:val="center"/>
              <w:rPr>
                <w:ins w:id="3878" w:author="Michael Petite" w:date="2017-02-27T10:38:00Z"/>
                <w:rFonts w:ascii="Calibri" w:hAnsi="Calibri" w:cs="Calibri"/>
                <w:sz w:val="16"/>
                <w:szCs w:val="16"/>
              </w:rPr>
            </w:pPr>
            <w:ins w:id="3879" w:author="Michael Petite" w:date="2017-02-27T10:38:00Z">
              <w:r>
                <w:rPr>
                  <w:rFonts w:ascii="Calibri" w:hAnsi="Calibri" w:cs="Calibri"/>
                  <w:sz w:val="16"/>
                  <w:szCs w:val="16"/>
                </w:rPr>
                <w:t>Yes</w:t>
              </w:r>
            </w:ins>
          </w:p>
        </w:tc>
        <w:tc>
          <w:tcPr>
            <w:tcW w:w="1053" w:type="dxa"/>
            <w:vAlign w:val="center"/>
          </w:tcPr>
          <w:p w14:paraId="786478BC" w14:textId="1D47D5E7" w:rsidR="00D74246" w:rsidRDefault="00D74246" w:rsidP="00D74246">
            <w:pPr>
              <w:jc w:val="center"/>
              <w:rPr>
                <w:ins w:id="3880" w:author="Michael Petite" w:date="2017-02-27T10:38:00Z"/>
                <w:rFonts w:ascii="Calibri" w:hAnsi="Calibri" w:cs="Calibri"/>
                <w:sz w:val="16"/>
                <w:szCs w:val="16"/>
              </w:rPr>
            </w:pPr>
            <w:ins w:id="3881" w:author="Michael Petite" w:date="2017-02-27T10:38:00Z">
              <w:r>
                <w:rPr>
                  <w:rFonts w:ascii="Calibri" w:hAnsi="Calibri" w:cs="Calibri"/>
                  <w:sz w:val="16"/>
                  <w:szCs w:val="16"/>
                </w:rPr>
                <w:t>Yes</w:t>
              </w:r>
            </w:ins>
          </w:p>
        </w:tc>
        <w:tc>
          <w:tcPr>
            <w:tcW w:w="803" w:type="dxa"/>
            <w:vAlign w:val="center"/>
          </w:tcPr>
          <w:p w14:paraId="4178C5C7" w14:textId="753B38DB" w:rsidR="00D74246" w:rsidRDefault="00D74246" w:rsidP="00D74246">
            <w:pPr>
              <w:jc w:val="center"/>
              <w:rPr>
                <w:ins w:id="3882" w:author="Michael Petite" w:date="2017-02-27T10:38:00Z"/>
                <w:rFonts w:ascii="Calibri" w:hAnsi="Calibri" w:cs="Calibri"/>
                <w:sz w:val="16"/>
                <w:szCs w:val="16"/>
              </w:rPr>
            </w:pPr>
            <w:ins w:id="3883" w:author="Michael Petite" w:date="2017-02-27T10:38:00Z">
              <w:r>
                <w:rPr>
                  <w:rFonts w:ascii="Calibri" w:hAnsi="Calibri" w:cs="Calibri"/>
                  <w:sz w:val="16"/>
                  <w:szCs w:val="16"/>
                </w:rPr>
                <w:t>Yes</w:t>
              </w:r>
            </w:ins>
          </w:p>
        </w:tc>
        <w:tc>
          <w:tcPr>
            <w:tcW w:w="830" w:type="dxa"/>
            <w:vAlign w:val="center"/>
          </w:tcPr>
          <w:p w14:paraId="5148290D" w14:textId="52BA7A73" w:rsidR="00D74246" w:rsidRDefault="00D74246" w:rsidP="00D74246">
            <w:pPr>
              <w:jc w:val="center"/>
              <w:rPr>
                <w:ins w:id="3884" w:author="Michael Petite" w:date="2017-02-27T10:38:00Z"/>
                <w:rFonts w:ascii="Calibri" w:hAnsi="Calibri" w:cs="Calibri"/>
                <w:sz w:val="16"/>
                <w:szCs w:val="16"/>
              </w:rPr>
            </w:pPr>
            <w:ins w:id="3885" w:author="Michael Petite" w:date="2017-02-27T10:38:00Z">
              <w:r>
                <w:rPr>
                  <w:rFonts w:ascii="Calibri" w:hAnsi="Calibri" w:cs="Calibri"/>
                  <w:sz w:val="16"/>
                  <w:szCs w:val="16"/>
                </w:rPr>
                <w:t>Yes</w:t>
              </w:r>
            </w:ins>
          </w:p>
        </w:tc>
        <w:tc>
          <w:tcPr>
            <w:tcW w:w="658" w:type="dxa"/>
            <w:vAlign w:val="center"/>
          </w:tcPr>
          <w:p w14:paraId="585BB5AE" w14:textId="13CB5D24" w:rsidR="00D74246" w:rsidRDefault="00D74246" w:rsidP="00D74246">
            <w:pPr>
              <w:jc w:val="center"/>
              <w:rPr>
                <w:ins w:id="3886" w:author="Michael Petite" w:date="2017-02-27T10:38:00Z"/>
                <w:rFonts w:ascii="Calibri" w:hAnsi="Calibri" w:cs="Calibri"/>
                <w:sz w:val="16"/>
                <w:szCs w:val="16"/>
              </w:rPr>
            </w:pPr>
            <w:ins w:id="3887" w:author="Michael Petite" w:date="2017-02-27T10:38:00Z">
              <w:r>
                <w:rPr>
                  <w:rFonts w:ascii="Calibri" w:hAnsi="Calibri" w:cs="Calibri"/>
                  <w:sz w:val="16"/>
                  <w:szCs w:val="16"/>
                </w:rPr>
                <w:t>Yes</w:t>
              </w:r>
            </w:ins>
          </w:p>
        </w:tc>
        <w:tc>
          <w:tcPr>
            <w:tcW w:w="946" w:type="dxa"/>
            <w:vAlign w:val="center"/>
          </w:tcPr>
          <w:p w14:paraId="5155CBDF" w14:textId="330405F7" w:rsidR="00D74246" w:rsidRDefault="00D74246" w:rsidP="00D74246">
            <w:pPr>
              <w:jc w:val="center"/>
              <w:rPr>
                <w:ins w:id="3888" w:author="Michael Petite" w:date="2017-02-27T10:38:00Z"/>
                <w:rFonts w:ascii="Calibri" w:hAnsi="Calibri" w:cs="Calibri"/>
                <w:sz w:val="16"/>
                <w:szCs w:val="16"/>
              </w:rPr>
            </w:pPr>
            <w:ins w:id="3889" w:author="Michael Petite" w:date="2017-02-27T10:38:00Z">
              <w:r>
                <w:rPr>
                  <w:rFonts w:ascii="Calibri" w:hAnsi="Calibri" w:cs="Calibri"/>
                  <w:sz w:val="16"/>
                  <w:szCs w:val="16"/>
                </w:rPr>
                <w:t>Yes</w:t>
              </w:r>
            </w:ins>
          </w:p>
        </w:tc>
        <w:tc>
          <w:tcPr>
            <w:tcW w:w="999" w:type="dxa"/>
            <w:vAlign w:val="center"/>
          </w:tcPr>
          <w:p w14:paraId="637B06EC" w14:textId="20C20CED" w:rsidR="00D74246" w:rsidRDefault="00D74246" w:rsidP="00D74246">
            <w:pPr>
              <w:jc w:val="center"/>
              <w:rPr>
                <w:ins w:id="3890" w:author="Michael Petite" w:date="2017-02-27T10:38:00Z"/>
                <w:rFonts w:ascii="Calibri" w:hAnsi="Calibri" w:cs="Calibri"/>
                <w:sz w:val="16"/>
                <w:szCs w:val="16"/>
              </w:rPr>
            </w:pPr>
            <w:ins w:id="3891" w:author="Michael Petite" w:date="2017-02-27T10:38:00Z">
              <w:r>
                <w:rPr>
                  <w:rFonts w:ascii="Calibri" w:hAnsi="Calibri" w:cs="Calibri"/>
                  <w:sz w:val="16"/>
                  <w:szCs w:val="16"/>
                </w:rPr>
                <w:t>Yes</w:t>
              </w:r>
            </w:ins>
          </w:p>
        </w:tc>
        <w:tc>
          <w:tcPr>
            <w:tcW w:w="625" w:type="dxa"/>
            <w:vAlign w:val="center"/>
          </w:tcPr>
          <w:p w14:paraId="01C56E92" w14:textId="1369FBAE" w:rsidR="00D74246" w:rsidRDefault="00D74246" w:rsidP="00D74246">
            <w:pPr>
              <w:jc w:val="center"/>
              <w:rPr>
                <w:ins w:id="3892" w:author="Michael Petite" w:date="2017-02-27T10:38:00Z"/>
                <w:rFonts w:ascii="Calibri" w:hAnsi="Calibri" w:cs="Calibri"/>
                <w:sz w:val="16"/>
                <w:szCs w:val="16"/>
              </w:rPr>
            </w:pPr>
            <w:ins w:id="3893" w:author="Michael Petite" w:date="2017-02-27T10:38:00Z">
              <w:r>
                <w:rPr>
                  <w:rFonts w:ascii="Calibri" w:hAnsi="Calibri" w:cs="Calibri"/>
                  <w:sz w:val="16"/>
                  <w:szCs w:val="16"/>
                </w:rPr>
                <w:t>Yes</w:t>
              </w:r>
            </w:ins>
          </w:p>
        </w:tc>
        <w:tc>
          <w:tcPr>
            <w:tcW w:w="761" w:type="dxa"/>
            <w:vAlign w:val="center"/>
          </w:tcPr>
          <w:p w14:paraId="0E2F7A8F" w14:textId="7D149C5D" w:rsidR="00D74246" w:rsidRDefault="00D74246" w:rsidP="00D74246">
            <w:pPr>
              <w:jc w:val="center"/>
              <w:rPr>
                <w:ins w:id="3894" w:author="Michael Petite" w:date="2017-02-27T10:38:00Z"/>
                <w:rFonts w:ascii="Calibri" w:hAnsi="Calibri" w:cs="Calibri"/>
                <w:sz w:val="16"/>
                <w:szCs w:val="16"/>
              </w:rPr>
            </w:pPr>
            <w:ins w:id="3895" w:author="Michael Petite" w:date="2017-02-27T10:38:00Z">
              <w:r>
                <w:rPr>
                  <w:rFonts w:ascii="Calibri" w:hAnsi="Calibri" w:cs="Calibri"/>
                  <w:sz w:val="16"/>
                  <w:szCs w:val="16"/>
                </w:rPr>
                <w:t>Yes</w:t>
              </w:r>
            </w:ins>
          </w:p>
        </w:tc>
        <w:tc>
          <w:tcPr>
            <w:tcW w:w="563" w:type="dxa"/>
            <w:vAlign w:val="center"/>
          </w:tcPr>
          <w:p w14:paraId="4E7D772C" w14:textId="41016AFD" w:rsidR="00D74246" w:rsidRDefault="00D74246" w:rsidP="00D74246">
            <w:pPr>
              <w:jc w:val="center"/>
              <w:rPr>
                <w:ins w:id="3896" w:author="Michael Petite" w:date="2017-02-27T10:38:00Z"/>
                <w:rFonts w:ascii="Calibri" w:hAnsi="Calibri" w:cs="Calibri"/>
                <w:sz w:val="16"/>
                <w:szCs w:val="16"/>
              </w:rPr>
            </w:pPr>
            <w:ins w:id="3897" w:author="Michael Petite" w:date="2017-02-27T10:38:00Z">
              <w:r>
                <w:rPr>
                  <w:rFonts w:ascii="Calibri" w:hAnsi="Calibri" w:cs="Calibri"/>
                  <w:sz w:val="16"/>
                  <w:szCs w:val="16"/>
                </w:rPr>
                <w:t>Yes</w:t>
              </w:r>
            </w:ins>
          </w:p>
        </w:tc>
        <w:tc>
          <w:tcPr>
            <w:tcW w:w="682" w:type="dxa"/>
            <w:vAlign w:val="center"/>
          </w:tcPr>
          <w:p w14:paraId="3E51BECE" w14:textId="311006BE" w:rsidR="00D74246" w:rsidRDefault="00D74246" w:rsidP="00D74246">
            <w:pPr>
              <w:jc w:val="center"/>
              <w:rPr>
                <w:ins w:id="3898" w:author="Michael Petite" w:date="2017-02-27T10:38:00Z"/>
                <w:rFonts w:ascii="Calibri" w:hAnsi="Calibri" w:cs="Calibri"/>
                <w:sz w:val="16"/>
                <w:szCs w:val="16"/>
              </w:rPr>
            </w:pPr>
            <w:ins w:id="3899" w:author="Michael Petite" w:date="2017-02-27T10:38:00Z">
              <w:r>
                <w:rPr>
                  <w:rFonts w:ascii="Calibri" w:hAnsi="Calibri" w:cs="Calibri"/>
                  <w:sz w:val="16"/>
                  <w:szCs w:val="16"/>
                </w:rPr>
                <w:t>Yes</w:t>
              </w:r>
            </w:ins>
          </w:p>
        </w:tc>
        <w:tc>
          <w:tcPr>
            <w:tcW w:w="804" w:type="dxa"/>
            <w:vAlign w:val="center"/>
          </w:tcPr>
          <w:p w14:paraId="6111CD49" w14:textId="6D098ADB" w:rsidR="00D74246" w:rsidRDefault="00D74246" w:rsidP="00D74246">
            <w:pPr>
              <w:jc w:val="center"/>
              <w:rPr>
                <w:ins w:id="3900" w:author="Michael Petite" w:date="2017-02-27T10:38:00Z"/>
                <w:rFonts w:ascii="Calibri" w:hAnsi="Calibri" w:cs="Calibri"/>
                <w:sz w:val="16"/>
                <w:szCs w:val="16"/>
              </w:rPr>
            </w:pPr>
            <w:ins w:id="3901" w:author="Michael Petite" w:date="2017-02-27T10:38:00Z">
              <w:r>
                <w:rPr>
                  <w:rFonts w:ascii="Calibri" w:hAnsi="Calibri" w:cs="Calibri"/>
                  <w:sz w:val="16"/>
                  <w:szCs w:val="16"/>
                </w:rPr>
                <w:t>Yes</w:t>
              </w:r>
            </w:ins>
          </w:p>
        </w:tc>
        <w:tc>
          <w:tcPr>
            <w:tcW w:w="828" w:type="dxa"/>
            <w:vAlign w:val="center"/>
          </w:tcPr>
          <w:p w14:paraId="02FD4B4E" w14:textId="615D3DD0" w:rsidR="00D74246" w:rsidRDefault="00D74246" w:rsidP="00D74246">
            <w:pPr>
              <w:jc w:val="center"/>
              <w:rPr>
                <w:ins w:id="3902" w:author="Michael Petite" w:date="2017-02-27T10:38:00Z"/>
                <w:rFonts w:ascii="Calibri" w:hAnsi="Calibri" w:cs="Calibri"/>
                <w:sz w:val="16"/>
                <w:szCs w:val="16"/>
              </w:rPr>
            </w:pPr>
            <w:ins w:id="3903" w:author="Michael Petite" w:date="2017-02-27T10:38:00Z">
              <w:r>
                <w:rPr>
                  <w:rFonts w:ascii="Calibri" w:hAnsi="Calibri" w:cs="Calibri"/>
                  <w:sz w:val="16"/>
                  <w:szCs w:val="16"/>
                </w:rPr>
                <w:t>Yes</w:t>
              </w:r>
            </w:ins>
          </w:p>
        </w:tc>
        <w:tc>
          <w:tcPr>
            <w:tcW w:w="995" w:type="dxa"/>
            <w:vAlign w:val="center"/>
          </w:tcPr>
          <w:p w14:paraId="4A3EA463" w14:textId="534E9AF4" w:rsidR="00D74246" w:rsidRPr="00D92B04" w:rsidRDefault="00D74246" w:rsidP="00D74246">
            <w:pPr>
              <w:jc w:val="center"/>
              <w:rPr>
                <w:ins w:id="3904" w:author="Michael Petite" w:date="2017-02-27T10:38:00Z"/>
                <w:rFonts w:ascii="Calibri" w:hAnsi="Calibri" w:cs="Calibri"/>
                <w:sz w:val="16"/>
                <w:szCs w:val="16"/>
              </w:rPr>
            </w:pPr>
            <w:ins w:id="3905" w:author="Michael Petite" w:date="2017-02-27T10:38:00Z">
              <w:r>
                <w:rPr>
                  <w:rFonts w:ascii="Calibri" w:hAnsi="Calibri" w:cs="Calibri"/>
                  <w:sz w:val="16"/>
                  <w:szCs w:val="16"/>
                </w:rPr>
                <w:t>Yes</w:t>
              </w:r>
            </w:ins>
          </w:p>
        </w:tc>
      </w:tr>
      <w:tr w:rsidR="00D74246" w14:paraId="59E7C37F" w14:textId="77777777" w:rsidTr="009839A0">
        <w:trPr>
          <w:ins w:id="3906" w:author="Michael Petite" w:date="2017-02-27T10:38:00Z"/>
        </w:trPr>
        <w:tc>
          <w:tcPr>
            <w:tcW w:w="1079" w:type="dxa"/>
            <w:vAlign w:val="bottom"/>
          </w:tcPr>
          <w:p w14:paraId="23E7B6B5" w14:textId="3C71A919" w:rsidR="00D74246" w:rsidRPr="00D92B04" w:rsidRDefault="00D74246" w:rsidP="00D74246">
            <w:pPr>
              <w:rPr>
                <w:ins w:id="3907" w:author="Michael Petite" w:date="2017-02-27T10:38:00Z"/>
                <w:rFonts w:ascii="Calibri" w:hAnsi="Calibri" w:cs="Calibri"/>
                <w:sz w:val="16"/>
                <w:szCs w:val="16"/>
              </w:rPr>
            </w:pPr>
            <w:ins w:id="3908" w:author="Michael Petite" w:date="2017-02-27T10:38:00Z">
              <w:r>
                <w:rPr>
                  <w:rFonts w:ascii="Calibri" w:hAnsi="Calibri" w:cs="Calibri"/>
                  <w:sz w:val="16"/>
                  <w:szCs w:val="16"/>
                </w:rPr>
                <w:t>Market Research</w:t>
              </w:r>
            </w:ins>
          </w:p>
        </w:tc>
        <w:tc>
          <w:tcPr>
            <w:tcW w:w="439" w:type="dxa"/>
            <w:vAlign w:val="center"/>
          </w:tcPr>
          <w:p w14:paraId="0B58F188" w14:textId="7F922A38" w:rsidR="00D74246" w:rsidRDefault="00D74246" w:rsidP="00D74246">
            <w:pPr>
              <w:jc w:val="center"/>
              <w:rPr>
                <w:ins w:id="3909" w:author="Michael Petite" w:date="2017-02-27T10:38:00Z"/>
                <w:rFonts w:ascii="Calibri" w:hAnsi="Calibri" w:cs="Calibri"/>
                <w:sz w:val="16"/>
                <w:szCs w:val="16"/>
              </w:rPr>
            </w:pPr>
            <w:ins w:id="3910" w:author="Michael Petite" w:date="2017-02-27T10:38:00Z">
              <w:r>
                <w:rPr>
                  <w:rFonts w:ascii="Calibri" w:hAnsi="Calibri" w:cs="Calibri"/>
                  <w:sz w:val="16"/>
                  <w:szCs w:val="16"/>
                </w:rPr>
                <w:t>Yes</w:t>
              </w:r>
            </w:ins>
          </w:p>
        </w:tc>
        <w:tc>
          <w:tcPr>
            <w:tcW w:w="439" w:type="dxa"/>
            <w:vAlign w:val="center"/>
          </w:tcPr>
          <w:p w14:paraId="6E36B596" w14:textId="07D1B731" w:rsidR="00D74246" w:rsidRPr="00D92B04" w:rsidRDefault="00D74246" w:rsidP="00D74246">
            <w:pPr>
              <w:jc w:val="center"/>
              <w:rPr>
                <w:ins w:id="3911" w:author="Michael Petite" w:date="2017-02-27T10:38:00Z"/>
                <w:rFonts w:ascii="Calibri" w:hAnsi="Calibri" w:cs="Calibri"/>
                <w:sz w:val="16"/>
                <w:szCs w:val="16"/>
              </w:rPr>
            </w:pPr>
            <w:ins w:id="3912" w:author="Michael Petite" w:date="2017-02-27T10:38:00Z">
              <w:r>
                <w:rPr>
                  <w:rFonts w:ascii="Calibri" w:hAnsi="Calibri" w:cs="Calibri"/>
                  <w:sz w:val="16"/>
                  <w:szCs w:val="16"/>
                </w:rPr>
                <w:t>Yes</w:t>
              </w:r>
            </w:ins>
          </w:p>
        </w:tc>
        <w:tc>
          <w:tcPr>
            <w:tcW w:w="750" w:type="dxa"/>
            <w:vAlign w:val="center"/>
          </w:tcPr>
          <w:p w14:paraId="43E12AC3" w14:textId="6E5D2597" w:rsidR="00D74246" w:rsidRPr="00D92B04" w:rsidRDefault="00D74246" w:rsidP="00D74246">
            <w:pPr>
              <w:jc w:val="center"/>
              <w:rPr>
                <w:ins w:id="3913" w:author="Michael Petite" w:date="2017-02-27T10:38:00Z"/>
                <w:rFonts w:ascii="Calibri" w:hAnsi="Calibri" w:cs="Calibri"/>
                <w:sz w:val="16"/>
                <w:szCs w:val="16"/>
              </w:rPr>
            </w:pPr>
            <w:ins w:id="3914" w:author="Michael Petite" w:date="2017-02-27T10:38:00Z">
              <w:r>
                <w:rPr>
                  <w:rFonts w:ascii="Calibri" w:hAnsi="Calibri" w:cs="Calibri"/>
                  <w:sz w:val="16"/>
                  <w:szCs w:val="16"/>
                </w:rPr>
                <w:t>Yes</w:t>
              </w:r>
            </w:ins>
          </w:p>
        </w:tc>
        <w:tc>
          <w:tcPr>
            <w:tcW w:w="608" w:type="dxa"/>
            <w:vAlign w:val="center"/>
          </w:tcPr>
          <w:p w14:paraId="30324AA4" w14:textId="4299B1D3" w:rsidR="00D74246" w:rsidRDefault="00D74246" w:rsidP="00D74246">
            <w:pPr>
              <w:jc w:val="center"/>
              <w:rPr>
                <w:ins w:id="3915" w:author="Michael Petite" w:date="2017-02-27T10:38:00Z"/>
                <w:rFonts w:ascii="Calibri" w:hAnsi="Calibri" w:cs="Calibri"/>
                <w:sz w:val="16"/>
                <w:szCs w:val="16"/>
              </w:rPr>
            </w:pPr>
            <w:ins w:id="3916" w:author="Michael Petite" w:date="2017-02-27T10:38:00Z">
              <w:r>
                <w:rPr>
                  <w:rFonts w:ascii="Calibri" w:hAnsi="Calibri" w:cs="Calibri"/>
                  <w:sz w:val="16"/>
                  <w:szCs w:val="16"/>
                </w:rPr>
                <w:t>Yes</w:t>
              </w:r>
            </w:ins>
          </w:p>
        </w:tc>
        <w:tc>
          <w:tcPr>
            <w:tcW w:w="1053" w:type="dxa"/>
            <w:vAlign w:val="center"/>
          </w:tcPr>
          <w:p w14:paraId="14663A37" w14:textId="67E5C81F" w:rsidR="00D74246" w:rsidRDefault="00D74246" w:rsidP="00D74246">
            <w:pPr>
              <w:jc w:val="center"/>
              <w:rPr>
                <w:ins w:id="3917" w:author="Michael Petite" w:date="2017-02-27T10:38:00Z"/>
                <w:rFonts w:ascii="Calibri" w:hAnsi="Calibri" w:cs="Calibri"/>
                <w:sz w:val="16"/>
                <w:szCs w:val="16"/>
              </w:rPr>
            </w:pPr>
            <w:ins w:id="3918" w:author="Michael Petite" w:date="2017-02-27T10:38:00Z">
              <w:r>
                <w:rPr>
                  <w:rFonts w:ascii="Calibri" w:hAnsi="Calibri" w:cs="Calibri"/>
                  <w:sz w:val="16"/>
                  <w:szCs w:val="16"/>
                </w:rPr>
                <w:t>Yes</w:t>
              </w:r>
            </w:ins>
          </w:p>
        </w:tc>
        <w:tc>
          <w:tcPr>
            <w:tcW w:w="803" w:type="dxa"/>
            <w:vAlign w:val="center"/>
          </w:tcPr>
          <w:p w14:paraId="30D41225" w14:textId="7C012377" w:rsidR="00D74246" w:rsidRDefault="00D74246" w:rsidP="00D74246">
            <w:pPr>
              <w:jc w:val="center"/>
              <w:rPr>
                <w:ins w:id="3919" w:author="Michael Petite" w:date="2017-02-27T10:38:00Z"/>
                <w:rFonts w:ascii="Calibri" w:hAnsi="Calibri" w:cs="Calibri"/>
                <w:sz w:val="16"/>
                <w:szCs w:val="16"/>
              </w:rPr>
            </w:pPr>
            <w:ins w:id="3920" w:author="Michael Petite" w:date="2017-02-27T10:38:00Z">
              <w:r>
                <w:rPr>
                  <w:rFonts w:ascii="Calibri" w:hAnsi="Calibri" w:cs="Calibri"/>
                  <w:sz w:val="16"/>
                  <w:szCs w:val="16"/>
                </w:rPr>
                <w:t>Yes</w:t>
              </w:r>
            </w:ins>
          </w:p>
        </w:tc>
        <w:tc>
          <w:tcPr>
            <w:tcW w:w="830" w:type="dxa"/>
            <w:vAlign w:val="center"/>
          </w:tcPr>
          <w:p w14:paraId="52C8D7D4" w14:textId="56F86F1C" w:rsidR="00D74246" w:rsidRDefault="00D74246" w:rsidP="00D74246">
            <w:pPr>
              <w:jc w:val="center"/>
              <w:rPr>
                <w:ins w:id="3921" w:author="Michael Petite" w:date="2017-02-27T10:38:00Z"/>
                <w:rFonts w:ascii="Calibri" w:hAnsi="Calibri" w:cs="Calibri"/>
                <w:sz w:val="16"/>
                <w:szCs w:val="16"/>
              </w:rPr>
            </w:pPr>
            <w:ins w:id="3922" w:author="Michael Petite" w:date="2017-02-27T10:38:00Z">
              <w:r>
                <w:rPr>
                  <w:rFonts w:ascii="Calibri" w:hAnsi="Calibri" w:cs="Calibri"/>
                  <w:sz w:val="16"/>
                  <w:szCs w:val="16"/>
                </w:rPr>
                <w:t>Yes</w:t>
              </w:r>
            </w:ins>
          </w:p>
        </w:tc>
        <w:tc>
          <w:tcPr>
            <w:tcW w:w="658" w:type="dxa"/>
            <w:vAlign w:val="center"/>
          </w:tcPr>
          <w:p w14:paraId="7E0CB74E" w14:textId="7BC0EAFE" w:rsidR="00D74246" w:rsidRDefault="00D74246" w:rsidP="00D74246">
            <w:pPr>
              <w:jc w:val="center"/>
              <w:rPr>
                <w:ins w:id="3923" w:author="Michael Petite" w:date="2017-02-27T10:38:00Z"/>
                <w:rFonts w:ascii="Calibri" w:hAnsi="Calibri" w:cs="Calibri"/>
                <w:sz w:val="16"/>
                <w:szCs w:val="16"/>
              </w:rPr>
            </w:pPr>
            <w:ins w:id="3924" w:author="Michael Petite" w:date="2017-02-27T10:38:00Z">
              <w:r>
                <w:rPr>
                  <w:rFonts w:ascii="Calibri" w:hAnsi="Calibri" w:cs="Calibri"/>
                  <w:sz w:val="16"/>
                  <w:szCs w:val="16"/>
                </w:rPr>
                <w:t>Yes</w:t>
              </w:r>
            </w:ins>
          </w:p>
        </w:tc>
        <w:tc>
          <w:tcPr>
            <w:tcW w:w="946" w:type="dxa"/>
            <w:vAlign w:val="center"/>
          </w:tcPr>
          <w:p w14:paraId="48E11CA1" w14:textId="3C659997" w:rsidR="00D74246" w:rsidRDefault="00D74246" w:rsidP="00D74246">
            <w:pPr>
              <w:jc w:val="center"/>
              <w:rPr>
                <w:ins w:id="3925" w:author="Michael Petite" w:date="2017-02-27T10:38:00Z"/>
                <w:rFonts w:ascii="Calibri" w:hAnsi="Calibri" w:cs="Calibri"/>
                <w:sz w:val="16"/>
                <w:szCs w:val="16"/>
              </w:rPr>
            </w:pPr>
            <w:ins w:id="3926" w:author="Michael Petite" w:date="2017-02-27T10:38:00Z">
              <w:r>
                <w:rPr>
                  <w:rFonts w:ascii="Calibri" w:hAnsi="Calibri" w:cs="Calibri"/>
                  <w:sz w:val="16"/>
                  <w:szCs w:val="16"/>
                </w:rPr>
                <w:t>Yes</w:t>
              </w:r>
            </w:ins>
          </w:p>
        </w:tc>
        <w:tc>
          <w:tcPr>
            <w:tcW w:w="999" w:type="dxa"/>
            <w:vAlign w:val="center"/>
          </w:tcPr>
          <w:p w14:paraId="7F141889" w14:textId="4F76961F" w:rsidR="00D74246" w:rsidRDefault="00D74246" w:rsidP="00D74246">
            <w:pPr>
              <w:jc w:val="center"/>
              <w:rPr>
                <w:ins w:id="3927" w:author="Michael Petite" w:date="2017-02-27T10:38:00Z"/>
                <w:rFonts w:ascii="Calibri" w:hAnsi="Calibri" w:cs="Calibri"/>
                <w:sz w:val="16"/>
                <w:szCs w:val="16"/>
              </w:rPr>
            </w:pPr>
            <w:ins w:id="3928" w:author="Michael Petite" w:date="2017-02-27T10:38:00Z">
              <w:r>
                <w:rPr>
                  <w:rFonts w:ascii="Calibri" w:hAnsi="Calibri" w:cs="Calibri"/>
                  <w:sz w:val="16"/>
                  <w:szCs w:val="16"/>
                </w:rPr>
                <w:t>Yes</w:t>
              </w:r>
            </w:ins>
          </w:p>
        </w:tc>
        <w:tc>
          <w:tcPr>
            <w:tcW w:w="625" w:type="dxa"/>
            <w:vAlign w:val="center"/>
          </w:tcPr>
          <w:p w14:paraId="40FE4DFC" w14:textId="63E90293" w:rsidR="00D74246" w:rsidRDefault="00D74246" w:rsidP="00D74246">
            <w:pPr>
              <w:jc w:val="center"/>
              <w:rPr>
                <w:ins w:id="3929" w:author="Michael Petite" w:date="2017-02-27T10:38:00Z"/>
                <w:rFonts w:ascii="Calibri" w:hAnsi="Calibri" w:cs="Calibri"/>
                <w:sz w:val="16"/>
                <w:szCs w:val="16"/>
              </w:rPr>
            </w:pPr>
            <w:ins w:id="3930" w:author="Michael Petite" w:date="2017-02-27T10:38:00Z">
              <w:r>
                <w:rPr>
                  <w:rFonts w:ascii="Calibri" w:hAnsi="Calibri" w:cs="Calibri"/>
                  <w:sz w:val="16"/>
                  <w:szCs w:val="16"/>
                </w:rPr>
                <w:t>Yes</w:t>
              </w:r>
            </w:ins>
          </w:p>
        </w:tc>
        <w:tc>
          <w:tcPr>
            <w:tcW w:w="761" w:type="dxa"/>
            <w:vAlign w:val="center"/>
          </w:tcPr>
          <w:p w14:paraId="77028D17" w14:textId="1ABF8942" w:rsidR="00D74246" w:rsidRDefault="00D74246" w:rsidP="00D74246">
            <w:pPr>
              <w:jc w:val="center"/>
              <w:rPr>
                <w:ins w:id="3931" w:author="Michael Petite" w:date="2017-02-27T10:38:00Z"/>
                <w:rFonts w:ascii="Calibri" w:hAnsi="Calibri" w:cs="Calibri"/>
                <w:sz w:val="16"/>
                <w:szCs w:val="16"/>
              </w:rPr>
            </w:pPr>
            <w:ins w:id="3932" w:author="Michael Petite" w:date="2017-02-27T10:38:00Z">
              <w:r>
                <w:rPr>
                  <w:rFonts w:ascii="Calibri" w:hAnsi="Calibri" w:cs="Calibri"/>
                  <w:sz w:val="16"/>
                  <w:szCs w:val="16"/>
                </w:rPr>
                <w:t>Yes</w:t>
              </w:r>
            </w:ins>
          </w:p>
        </w:tc>
        <w:tc>
          <w:tcPr>
            <w:tcW w:w="563" w:type="dxa"/>
            <w:vAlign w:val="center"/>
          </w:tcPr>
          <w:p w14:paraId="37EBB5AD" w14:textId="6E7246B9" w:rsidR="00D74246" w:rsidRDefault="00D74246" w:rsidP="00D74246">
            <w:pPr>
              <w:jc w:val="center"/>
              <w:rPr>
                <w:ins w:id="3933" w:author="Michael Petite" w:date="2017-02-27T10:38:00Z"/>
                <w:rFonts w:ascii="Calibri" w:hAnsi="Calibri" w:cs="Calibri"/>
                <w:sz w:val="16"/>
                <w:szCs w:val="16"/>
              </w:rPr>
            </w:pPr>
            <w:ins w:id="3934" w:author="Michael Petite" w:date="2017-02-27T10:38:00Z">
              <w:r>
                <w:rPr>
                  <w:rFonts w:ascii="Calibri" w:hAnsi="Calibri" w:cs="Calibri"/>
                  <w:sz w:val="16"/>
                  <w:szCs w:val="16"/>
                </w:rPr>
                <w:t>Yes</w:t>
              </w:r>
            </w:ins>
          </w:p>
        </w:tc>
        <w:tc>
          <w:tcPr>
            <w:tcW w:w="682" w:type="dxa"/>
            <w:vAlign w:val="center"/>
          </w:tcPr>
          <w:p w14:paraId="68A56D4F" w14:textId="4EDF7147" w:rsidR="00D74246" w:rsidRDefault="00D74246" w:rsidP="00D74246">
            <w:pPr>
              <w:jc w:val="center"/>
              <w:rPr>
                <w:ins w:id="3935" w:author="Michael Petite" w:date="2017-02-27T10:38:00Z"/>
                <w:rFonts w:ascii="Calibri" w:hAnsi="Calibri" w:cs="Calibri"/>
                <w:sz w:val="16"/>
                <w:szCs w:val="16"/>
              </w:rPr>
            </w:pPr>
            <w:ins w:id="3936" w:author="Michael Petite" w:date="2017-02-27T10:38:00Z">
              <w:r>
                <w:rPr>
                  <w:rFonts w:ascii="Calibri" w:hAnsi="Calibri" w:cs="Calibri"/>
                  <w:sz w:val="16"/>
                  <w:szCs w:val="16"/>
                </w:rPr>
                <w:t>Yes</w:t>
              </w:r>
            </w:ins>
          </w:p>
        </w:tc>
        <w:tc>
          <w:tcPr>
            <w:tcW w:w="804" w:type="dxa"/>
            <w:vAlign w:val="center"/>
          </w:tcPr>
          <w:p w14:paraId="2D5F6A22" w14:textId="2220DA23" w:rsidR="00D74246" w:rsidRDefault="00D74246" w:rsidP="00D74246">
            <w:pPr>
              <w:jc w:val="center"/>
              <w:rPr>
                <w:ins w:id="3937" w:author="Michael Petite" w:date="2017-02-27T10:38:00Z"/>
                <w:rFonts w:ascii="Calibri" w:hAnsi="Calibri" w:cs="Calibri"/>
                <w:sz w:val="16"/>
                <w:szCs w:val="16"/>
              </w:rPr>
            </w:pPr>
            <w:ins w:id="3938" w:author="Michael Petite" w:date="2017-02-27T10:38:00Z">
              <w:r>
                <w:rPr>
                  <w:rFonts w:ascii="Calibri" w:hAnsi="Calibri" w:cs="Calibri"/>
                  <w:sz w:val="16"/>
                  <w:szCs w:val="16"/>
                </w:rPr>
                <w:t>Yes</w:t>
              </w:r>
            </w:ins>
          </w:p>
        </w:tc>
        <w:tc>
          <w:tcPr>
            <w:tcW w:w="828" w:type="dxa"/>
            <w:vAlign w:val="center"/>
          </w:tcPr>
          <w:p w14:paraId="40776C8C" w14:textId="5119513E" w:rsidR="00D74246" w:rsidRDefault="00D74246" w:rsidP="00D74246">
            <w:pPr>
              <w:jc w:val="center"/>
              <w:rPr>
                <w:ins w:id="3939" w:author="Michael Petite" w:date="2017-02-27T10:38:00Z"/>
                <w:rFonts w:ascii="Calibri" w:hAnsi="Calibri" w:cs="Calibri"/>
                <w:sz w:val="16"/>
                <w:szCs w:val="16"/>
              </w:rPr>
            </w:pPr>
            <w:ins w:id="3940" w:author="Michael Petite" w:date="2017-02-27T10:38:00Z">
              <w:r>
                <w:rPr>
                  <w:rFonts w:ascii="Calibri" w:hAnsi="Calibri" w:cs="Calibri"/>
                  <w:sz w:val="16"/>
                  <w:szCs w:val="16"/>
                </w:rPr>
                <w:t>Yes</w:t>
              </w:r>
            </w:ins>
          </w:p>
        </w:tc>
        <w:tc>
          <w:tcPr>
            <w:tcW w:w="995" w:type="dxa"/>
            <w:vAlign w:val="center"/>
          </w:tcPr>
          <w:p w14:paraId="408C1AAA" w14:textId="099B5DE8" w:rsidR="00D74246" w:rsidRPr="00D92B04" w:rsidRDefault="00D74246" w:rsidP="00D74246">
            <w:pPr>
              <w:jc w:val="center"/>
              <w:rPr>
                <w:ins w:id="3941" w:author="Michael Petite" w:date="2017-02-27T10:38:00Z"/>
                <w:rFonts w:ascii="Calibri" w:hAnsi="Calibri" w:cs="Calibri"/>
                <w:sz w:val="16"/>
                <w:szCs w:val="16"/>
              </w:rPr>
            </w:pPr>
            <w:ins w:id="3942" w:author="Michael Petite" w:date="2017-02-27T10:38:00Z">
              <w:r>
                <w:rPr>
                  <w:rFonts w:ascii="Calibri" w:hAnsi="Calibri" w:cs="Calibri"/>
                  <w:sz w:val="16"/>
                  <w:szCs w:val="16"/>
                </w:rPr>
                <w:t>Yes</w:t>
              </w:r>
            </w:ins>
          </w:p>
        </w:tc>
      </w:tr>
    </w:tbl>
    <w:p w14:paraId="4EB59494" w14:textId="5DA6C1E1" w:rsidR="00DB6304" w:rsidRDefault="00DB6304" w:rsidP="00DB6304"/>
    <w:p w14:paraId="0D510B44" w14:textId="22C3D253" w:rsidR="009068B8" w:rsidRDefault="009068B8" w:rsidP="00D92B04">
      <w:pPr>
        <w:tabs>
          <w:tab w:val="left" w:pos="2424"/>
        </w:tabs>
      </w:pPr>
      <w:r>
        <w:tab/>
      </w:r>
    </w:p>
    <w:p w14:paraId="6E44AA03" w14:textId="77623325" w:rsidR="00932F66" w:rsidRDefault="00AE369E" w:rsidP="00932F66">
      <w:pPr>
        <w:pStyle w:val="Heading2"/>
        <w:numPr>
          <w:ilvl w:val="0"/>
          <w:numId w:val="2"/>
        </w:numPr>
        <w:ind w:hanging="720"/>
      </w:pPr>
      <w:bookmarkStart w:id="3943" w:name="_Toc475949576"/>
      <w:r>
        <w:t>Non-functional system</w:t>
      </w:r>
      <w:r w:rsidR="00932F66">
        <w:t xml:space="preserve"> Requirements</w:t>
      </w:r>
      <w:bookmarkEnd w:id="3943"/>
    </w:p>
    <w:p w14:paraId="5B3B19DE" w14:textId="77777777" w:rsidR="00932F66" w:rsidRPr="00932F66" w:rsidRDefault="00932F66" w:rsidP="00932F66">
      <w:pPr>
        <w:rPr>
          <w:color w:val="4F81BD" w:themeColor="accent1"/>
        </w:rPr>
      </w:pPr>
    </w:p>
    <w:tbl>
      <w:tblPr>
        <w:tblStyle w:val="LightList-Accent1"/>
        <w:tblpPr w:leftFromText="180" w:rightFromText="180" w:vertAnchor="text" w:horzAnchor="margin" w:tblpY="277"/>
        <w:tblW w:w="9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7200"/>
      </w:tblGrid>
      <w:tr w:rsidR="00932F66" w14:paraId="07F49DBF" w14:textId="77777777" w:rsidTr="00A31917">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975" w:type="dxa"/>
            <w:shd w:val="clear" w:color="auto" w:fill="367CC1"/>
            <w:vAlign w:val="center"/>
          </w:tcPr>
          <w:p w14:paraId="055C3F54" w14:textId="77777777" w:rsidR="00932F66" w:rsidRPr="00612C84" w:rsidRDefault="00932F66" w:rsidP="00A31917">
            <w:pPr>
              <w:jc w:val="center"/>
              <w:rPr>
                <w:sz w:val="18"/>
                <w:szCs w:val="28"/>
              </w:rPr>
            </w:pPr>
            <w:r>
              <w:rPr>
                <w:sz w:val="18"/>
                <w:szCs w:val="28"/>
              </w:rPr>
              <w:t>Requirement ID</w:t>
            </w:r>
          </w:p>
        </w:tc>
        <w:tc>
          <w:tcPr>
            <w:tcW w:w="7200" w:type="dxa"/>
            <w:shd w:val="clear" w:color="auto" w:fill="367CC1"/>
            <w:vAlign w:val="center"/>
          </w:tcPr>
          <w:p w14:paraId="3EF63FA6" w14:textId="77777777" w:rsidR="00932F66" w:rsidRPr="00612C84" w:rsidRDefault="00932F66" w:rsidP="00A31917">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r>
      <w:tr w:rsidR="00932F66" w14:paraId="749AB6F1" w14:textId="77777777" w:rsidTr="00A31917">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E546514" w14:textId="77777777" w:rsidR="00932F66" w:rsidRPr="001750D9" w:rsidRDefault="00AE369E" w:rsidP="00A31917">
            <w:r w:rsidRPr="001750D9">
              <w:t>NFR</w:t>
            </w:r>
            <w:r w:rsidR="00932F66" w:rsidRPr="001750D9">
              <w:t>-001</w:t>
            </w:r>
          </w:p>
        </w:tc>
        <w:tc>
          <w:tcPr>
            <w:tcW w:w="7200" w:type="dxa"/>
          </w:tcPr>
          <w:p w14:paraId="16B68F0E" w14:textId="77777777" w:rsidR="00932F66" w:rsidRPr="001750D9" w:rsidRDefault="00932F66" w:rsidP="00A31917">
            <w:pPr>
              <w:cnfStyle w:val="000000100000" w:firstRow="0" w:lastRow="0" w:firstColumn="0" w:lastColumn="0" w:oddVBand="0" w:evenVBand="0" w:oddHBand="1" w:evenHBand="0" w:firstRowFirstColumn="0" w:firstRowLastColumn="0" w:lastRowFirstColumn="0" w:lastRowLastColumn="0"/>
            </w:pPr>
            <w:r w:rsidRPr="001750D9">
              <w:t xml:space="preserve">The system should be able to support </w:t>
            </w:r>
            <w:r w:rsidR="001750D9">
              <w:t>14 languages: English, LATAM Spanish, EU Spanish, Russian, German, French, French Canadian, Brazilian Portuguese, Japanese, Croatian, Bulgarian, Italian, Czech, Polish</w:t>
            </w:r>
          </w:p>
        </w:tc>
      </w:tr>
      <w:tr w:rsidR="00932F66" w14:paraId="2B46520B" w14:textId="77777777" w:rsidTr="00A31917">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6E6937DB" w14:textId="77777777" w:rsidR="00932F66" w:rsidRDefault="00932F66" w:rsidP="00A31917"/>
        </w:tc>
        <w:tc>
          <w:tcPr>
            <w:tcW w:w="7200" w:type="dxa"/>
          </w:tcPr>
          <w:p w14:paraId="5590B396" w14:textId="77777777" w:rsidR="00932F66" w:rsidRDefault="00932F66" w:rsidP="00A31917">
            <w:pPr>
              <w:cnfStyle w:val="000000000000" w:firstRow="0" w:lastRow="0" w:firstColumn="0" w:lastColumn="0" w:oddVBand="0" w:evenVBand="0" w:oddHBand="0" w:evenHBand="0" w:firstRowFirstColumn="0" w:firstRowLastColumn="0" w:lastRowFirstColumn="0" w:lastRowLastColumn="0"/>
            </w:pPr>
          </w:p>
        </w:tc>
      </w:tr>
      <w:tr w:rsidR="00932F66" w14:paraId="4FFF931E" w14:textId="77777777" w:rsidTr="00A31917">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3C62D96" w14:textId="77777777" w:rsidR="00932F66" w:rsidRDefault="00932F66" w:rsidP="00A31917"/>
        </w:tc>
        <w:tc>
          <w:tcPr>
            <w:tcW w:w="7200" w:type="dxa"/>
          </w:tcPr>
          <w:p w14:paraId="24CFB92C" w14:textId="77777777" w:rsidR="00932F66" w:rsidRDefault="00932F66" w:rsidP="00A31917">
            <w:pPr>
              <w:cnfStyle w:val="000000100000" w:firstRow="0" w:lastRow="0" w:firstColumn="0" w:lastColumn="0" w:oddVBand="0" w:evenVBand="0" w:oddHBand="1" w:evenHBand="0" w:firstRowFirstColumn="0" w:firstRowLastColumn="0" w:lastRowFirstColumn="0" w:lastRowLastColumn="0"/>
            </w:pPr>
          </w:p>
        </w:tc>
      </w:tr>
      <w:tr w:rsidR="00932F66" w14:paraId="2102F065" w14:textId="77777777" w:rsidTr="00A31917">
        <w:trPr>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ABBC057" w14:textId="77777777" w:rsidR="00932F66" w:rsidRDefault="00932F66" w:rsidP="00A31917"/>
        </w:tc>
        <w:tc>
          <w:tcPr>
            <w:tcW w:w="7200" w:type="dxa"/>
          </w:tcPr>
          <w:p w14:paraId="2FCE864C" w14:textId="77777777" w:rsidR="00932F66" w:rsidRDefault="00932F66" w:rsidP="00A31917">
            <w:pPr>
              <w:cnfStyle w:val="000000000000" w:firstRow="0" w:lastRow="0" w:firstColumn="0" w:lastColumn="0" w:oddVBand="0" w:evenVBand="0" w:oddHBand="0" w:evenHBand="0" w:firstRowFirstColumn="0" w:firstRowLastColumn="0" w:lastRowFirstColumn="0" w:lastRowLastColumn="0"/>
            </w:pPr>
          </w:p>
        </w:tc>
      </w:tr>
      <w:tr w:rsidR="00932F66" w14:paraId="10A35A3B" w14:textId="77777777" w:rsidTr="00A31917">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08CD23EB" w14:textId="77777777" w:rsidR="00932F66" w:rsidRDefault="00932F66" w:rsidP="00A31917"/>
        </w:tc>
        <w:tc>
          <w:tcPr>
            <w:tcW w:w="7200" w:type="dxa"/>
          </w:tcPr>
          <w:p w14:paraId="40E79DF3" w14:textId="77777777" w:rsidR="00932F66" w:rsidRDefault="00932F66" w:rsidP="00A31917">
            <w:pPr>
              <w:cnfStyle w:val="000000100000" w:firstRow="0" w:lastRow="0" w:firstColumn="0" w:lastColumn="0" w:oddVBand="0" w:evenVBand="0" w:oddHBand="1" w:evenHBand="0" w:firstRowFirstColumn="0" w:firstRowLastColumn="0" w:lastRowFirstColumn="0" w:lastRowLastColumn="0"/>
            </w:pPr>
          </w:p>
        </w:tc>
      </w:tr>
    </w:tbl>
    <w:p w14:paraId="65C952F0" w14:textId="77777777" w:rsidR="006C75A0" w:rsidRDefault="00FB4903" w:rsidP="00DD32A8">
      <w:pPr>
        <w:tabs>
          <w:tab w:val="left" w:pos="90"/>
        </w:tabs>
        <w:spacing w:before="120" w:after="0"/>
      </w:pPr>
      <w:r>
        <w:br w:type="page"/>
      </w:r>
    </w:p>
    <w:p w14:paraId="777FA24B" w14:textId="77777777" w:rsidR="00E92EEF" w:rsidRDefault="00E92EEF" w:rsidP="00E92EEF">
      <w:pPr>
        <w:pStyle w:val="Heading1"/>
      </w:pPr>
      <w:bookmarkStart w:id="3944" w:name="_Toc475949577"/>
      <w:r>
        <w:lastRenderedPageBreak/>
        <w:t>Revision History</w:t>
      </w:r>
      <w:bookmarkEnd w:id="3944"/>
    </w:p>
    <w:tbl>
      <w:tblPr>
        <w:tblStyle w:val="LightList-Accent1"/>
        <w:tblpPr w:leftFromText="180" w:rightFromText="180" w:vertAnchor="text" w:horzAnchor="margin" w:tblpY="273"/>
        <w:tblW w:w="935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5"/>
        <w:gridCol w:w="2119"/>
        <w:gridCol w:w="2898"/>
        <w:gridCol w:w="2898"/>
      </w:tblGrid>
      <w:tr w:rsidR="00696B45" w14:paraId="3A6E9260" w14:textId="77777777" w:rsidTr="00696B45">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435" w:type="dxa"/>
            <w:shd w:val="clear" w:color="auto" w:fill="367CC1"/>
            <w:vAlign w:val="center"/>
          </w:tcPr>
          <w:p w14:paraId="768200AB" w14:textId="77777777" w:rsidR="00696B45" w:rsidRPr="00612C84" w:rsidRDefault="00696B45" w:rsidP="00696B45">
            <w:pPr>
              <w:jc w:val="center"/>
              <w:rPr>
                <w:sz w:val="18"/>
                <w:szCs w:val="28"/>
              </w:rPr>
            </w:pPr>
            <w:r w:rsidRPr="00612C84">
              <w:rPr>
                <w:sz w:val="18"/>
                <w:szCs w:val="28"/>
              </w:rPr>
              <w:t>Version No</w:t>
            </w:r>
          </w:p>
        </w:tc>
        <w:tc>
          <w:tcPr>
            <w:tcW w:w="2119" w:type="dxa"/>
            <w:shd w:val="clear" w:color="auto" w:fill="367CC1"/>
            <w:vAlign w:val="center"/>
          </w:tcPr>
          <w:p w14:paraId="74608FD6" w14:textId="77777777" w:rsidR="00696B45" w:rsidRPr="00612C84" w:rsidRDefault="00696B45" w:rsidP="00696B45">
            <w:pPr>
              <w:jc w:val="center"/>
              <w:cnfStyle w:val="100000000000" w:firstRow="1" w:lastRow="0" w:firstColumn="0" w:lastColumn="0" w:oddVBand="0" w:evenVBand="0" w:oddHBand="0" w:evenHBand="0" w:firstRowFirstColumn="0" w:firstRowLastColumn="0" w:lastRowFirstColumn="0" w:lastRowLastColumn="0"/>
              <w:rPr>
                <w:sz w:val="18"/>
                <w:szCs w:val="28"/>
              </w:rPr>
            </w:pPr>
            <w:r w:rsidRPr="00612C84">
              <w:rPr>
                <w:sz w:val="18"/>
                <w:szCs w:val="28"/>
              </w:rPr>
              <w:t>Date</w:t>
            </w:r>
          </w:p>
        </w:tc>
        <w:tc>
          <w:tcPr>
            <w:tcW w:w="2898" w:type="dxa"/>
            <w:shd w:val="clear" w:color="auto" w:fill="367CC1"/>
            <w:vAlign w:val="center"/>
          </w:tcPr>
          <w:p w14:paraId="377AFE5A" w14:textId="77777777" w:rsidR="00696B45" w:rsidRPr="00612C84" w:rsidRDefault="00696B45" w:rsidP="00696B4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Description</w:t>
            </w:r>
          </w:p>
        </w:tc>
        <w:tc>
          <w:tcPr>
            <w:tcW w:w="2898" w:type="dxa"/>
            <w:shd w:val="clear" w:color="auto" w:fill="367CC1"/>
            <w:vAlign w:val="center"/>
          </w:tcPr>
          <w:p w14:paraId="047C950C" w14:textId="77777777" w:rsidR="00696B45" w:rsidRPr="00612C84" w:rsidRDefault="00696B45" w:rsidP="00696B45">
            <w:pPr>
              <w:jc w:val="center"/>
              <w:cnfStyle w:val="100000000000" w:firstRow="1" w:lastRow="0" w:firstColumn="0" w:lastColumn="0" w:oddVBand="0" w:evenVBand="0" w:oddHBand="0" w:evenHBand="0" w:firstRowFirstColumn="0" w:firstRowLastColumn="0" w:lastRowFirstColumn="0" w:lastRowLastColumn="0"/>
              <w:rPr>
                <w:sz w:val="18"/>
                <w:szCs w:val="28"/>
              </w:rPr>
            </w:pPr>
            <w:r>
              <w:rPr>
                <w:sz w:val="18"/>
                <w:szCs w:val="28"/>
              </w:rPr>
              <w:t>Author</w:t>
            </w:r>
          </w:p>
        </w:tc>
      </w:tr>
      <w:tr w:rsidR="00696B45" w14:paraId="4642720D" w14:textId="77777777" w:rsidTr="00696B45">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EF23C60" w14:textId="77777777" w:rsidR="00696B45" w:rsidRDefault="00696B45" w:rsidP="00696B45">
            <w:r>
              <w:t>1.0</w:t>
            </w:r>
          </w:p>
        </w:tc>
        <w:tc>
          <w:tcPr>
            <w:tcW w:w="2119" w:type="dxa"/>
            <w:vAlign w:val="center"/>
          </w:tcPr>
          <w:p w14:paraId="6E02FDFF" w14:textId="77777777" w:rsidR="00696B45" w:rsidRDefault="00696B45" w:rsidP="00696B45">
            <w:pPr>
              <w:cnfStyle w:val="000000100000" w:firstRow="0" w:lastRow="0" w:firstColumn="0" w:lastColumn="0" w:oddVBand="0" w:evenVBand="0" w:oddHBand="1" w:evenHBand="0" w:firstRowFirstColumn="0" w:firstRowLastColumn="0" w:lastRowFirstColumn="0" w:lastRowLastColumn="0"/>
            </w:pPr>
            <w:r>
              <w:t>1/11/2017</w:t>
            </w:r>
          </w:p>
        </w:tc>
        <w:tc>
          <w:tcPr>
            <w:tcW w:w="2898" w:type="dxa"/>
          </w:tcPr>
          <w:p w14:paraId="03D718A6" w14:textId="77777777" w:rsidR="00696B45" w:rsidRDefault="00696B45" w:rsidP="00696B45">
            <w:pPr>
              <w:cnfStyle w:val="000000100000" w:firstRow="0" w:lastRow="0" w:firstColumn="0" w:lastColumn="0" w:oddVBand="0" w:evenVBand="0" w:oddHBand="1" w:evenHBand="0" w:firstRowFirstColumn="0" w:firstRowLastColumn="0" w:lastRowFirstColumn="0" w:lastRowLastColumn="0"/>
            </w:pPr>
            <w:r>
              <w:t>Initial Draft of Customization Document</w:t>
            </w:r>
          </w:p>
        </w:tc>
        <w:tc>
          <w:tcPr>
            <w:tcW w:w="2898" w:type="dxa"/>
          </w:tcPr>
          <w:p w14:paraId="6DD95944" w14:textId="77777777" w:rsidR="00696B45" w:rsidRDefault="00696B45" w:rsidP="00696B45">
            <w:pPr>
              <w:cnfStyle w:val="000000100000" w:firstRow="0" w:lastRow="0" w:firstColumn="0" w:lastColumn="0" w:oddVBand="0" w:evenVBand="0" w:oddHBand="1" w:evenHBand="0" w:firstRowFirstColumn="0" w:firstRowLastColumn="0" w:lastRowFirstColumn="0" w:lastRowLastColumn="0"/>
            </w:pPr>
            <w:r>
              <w:t>Angela Joseph/ Michael Petite</w:t>
            </w:r>
          </w:p>
        </w:tc>
      </w:tr>
      <w:tr w:rsidR="00696B45" w14:paraId="26EB8D1A" w14:textId="77777777" w:rsidTr="00696B45">
        <w:trPr>
          <w:trHeight w:val="28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E1E295F" w14:textId="77777777" w:rsidR="00696B45" w:rsidRDefault="00696B45" w:rsidP="00696B45">
            <w:r>
              <w:t>1.1</w:t>
            </w:r>
          </w:p>
        </w:tc>
        <w:tc>
          <w:tcPr>
            <w:tcW w:w="2119" w:type="dxa"/>
            <w:vAlign w:val="center"/>
          </w:tcPr>
          <w:p w14:paraId="66261ABE" w14:textId="77777777" w:rsidR="00696B45" w:rsidRDefault="00696B45" w:rsidP="00696B45">
            <w:pPr>
              <w:cnfStyle w:val="000000000000" w:firstRow="0" w:lastRow="0" w:firstColumn="0" w:lastColumn="0" w:oddVBand="0" w:evenVBand="0" w:oddHBand="0" w:evenHBand="0" w:firstRowFirstColumn="0" w:firstRowLastColumn="0" w:lastRowFirstColumn="0" w:lastRowLastColumn="0"/>
            </w:pPr>
            <w:r>
              <w:t>1/17/17</w:t>
            </w:r>
          </w:p>
        </w:tc>
        <w:tc>
          <w:tcPr>
            <w:tcW w:w="2898" w:type="dxa"/>
          </w:tcPr>
          <w:p w14:paraId="5EDCE754" w14:textId="77777777" w:rsidR="00696B45" w:rsidRDefault="00696B45" w:rsidP="00696B45">
            <w:pPr>
              <w:cnfStyle w:val="000000000000" w:firstRow="0" w:lastRow="0" w:firstColumn="0" w:lastColumn="0" w:oddVBand="0" w:evenVBand="0" w:oddHBand="0" w:evenHBand="0" w:firstRowFirstColumn="0" w:firstRowLastColumn="0" w:lastRowFirstColumn="0" w:lastRowLastColumn="0"/>
            </w:pPr>
            <w:r>
              <w:t xml:space="preserve">Update initial draft </w:t>
            </w:r>
          </w:p>
        </w:tc>
        <w:tc>
          <w:tcPr>
            <w:tcW w:w="2898" w:type="dxa"/>
          </w:tcPr>
          <w:p w14:paraId="5BA36877" w14:textId="77777777" w:rsidR="00696B45" w:rsidRDefault="00696B45" w:rsidP="00696B45">
            <w:pPr>
              <w:cnfStyle w:val="000000000000" w:firstRow="0" w:lastRow="0" w:firstColumn="0" w:lastColumn="0" w:oddVBand="0" w:evenVBand="0" w:oddHBand="0" w:evenHBand="0" w:firstRowFirstColumn="0" w:firstRowLastColumn="0" w:lastRowFirstColumn="0" w:lastRowLastColumn="0"/>
            </w:pPr>
            <w:r>
              <w:t>Angela Joseph</w:t>
            </w:r>
          </w:p>
        </w:tc>
      </w:tr>
      <w:tr w:rsidR="00696B45" w14:paraId="76773F29" w14:textId="77777777" w:rsidTr="00696B45">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590D931" w14:textId="77777777" w:rsidR="00696B45" w:rsidRDefault="00CA3B01" w:rsidP="00696B45">
            <w:r>
              <w:t>2.0</w:t>
            </w:r>
          </w:p>
        </w:tc>
        <w:tc>
          <w:tcPr>
            <w:tcW w:w="2119" w:type="dxa"/>
            <w:vAlign w:val="center"/>
          </w:tcPr>
          <w:p w14:paraId="10E8EFDD" w14:textId="77777777" w:rsidR="00696B45" w:rsidRDefault="00CA3B01" w:rsidP="00696B45">
            <w:pPr>
              <w:cnfStyle w:val="000000100000" w:firstRow="0" w:lastRow="0" w:firstColumn="0" w:lastColumn="0" w:oddVBand="0" w:evenVBand="0" w:oddHBand="1" w:evenHBand="0" w:firstRowFirstColumn="0" w:firstRowLastColumn="0" w:lastRowFirstColumn="0" w:lastRowLastColumn="0"/>
            </w:pPr>
            <w:r>
              <w:t>1/30/2017</w:t>
            </w:r>
          </w:p>
        </w:tc>
        <w:tc>
          <w:tcPr>
            <w:tcW w:w="2898" w:type="dxa"/>
          </w:tcPr>
          <w:p w14:paraId="5346BA90" w14:textId="77777777" w:rsidR="00696B45" w:rsidRDefault="00CA3B01" w:rsidP="00696B45">
            <w:pPr>
              <w:cnfStyle w:val="000000100000" w:firstRow="0" w:lastRow="0" w:firstColumn="0" w:lastColumn="0" w:oddVBand="0" w:evenVBand="0" w:oddHBand="1" w:evenHBand="0" w:firstRowFirstColumn="0" w:firstRowLastColumn="0" w:lastRowFirstColumn="0" w:lastRowLastColumn="0"/>
            </w:pPr>
            <w:r>
              <w:t>Broke out initial draft to better reflect new approach</w:t>
            </w:r>
          </w:p>
        </w:tc>
        <w:tc>
          <w:tcPr>
            <w:tcW w:w="2898" w:type="dxa"/>
          </w:tcPr>
          <w:p w14:paraId="5B7018E0" w14:textId="77777777" w:rsidR="00696B45" w:rsidRDefault="00CA3B01" w:rsidP="00696B45">
            <w:pPr>
              <w:cnfStyle w:val="000000100000" w:firstRow="0" w:lastRow="0" w:firstColumn="0" w:lastColumn="0" w:oddVBand="0" w:evenVBand="0" w:oddHBand="1" w:evenHBand="0" w:firstRowFirstColumn="0" w:firstRowLastColumn="0" w:lastRowFirstColumn="0" w:lastRowLastColumn="0"/>
            </w:pPr>
            <w:r>
              <w:t>Michael Petite</w:t>
            </w:r>
          </w:p>
        </w:tc>
      </w:tr>
      <w:tr w:rsidR="00696B45" w14:paraId="6E31BF3A" w14:textId="77777777" w:rsidTr="00696B45">
        <w:trPr>
          <w:trHeight w:val="28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7BEF66A" w14:textId="77777777" w:rsidR="00696B45" w:rsidRDefault="00635E4A" w:rsidP="00696B45">
            <w:r>
              <w:t>3.0</w:t>
            </w:r>
          </w:p>
        </w:tc>
        <w:tc>
          <w:tcPr>
            <w:tcW w:w="2119" w:type="dxa"/>
            <w:vAlign w:val="center"/>
          </w:tcPr>
          <w:p w14:paraId="54001759" w14:textId="77777777" w:rsidR="00696B45" w:rsidRDefault="00635E4A" w:rsidP="00696B45">
            <w:pPr>
              <w:cnfStyle w:val="000000000000" w:firstRow="0" w:lastRow="0" w:firstColumn="0" w:lastColumn="0" w:oddVBand="0" w:evenVBand="0" w:oddHBand="0" w:evenHBand="0" w:firstRowFirstColumn="0" w:firstRowLastColumn="0" w:lastRowFirstColumn="0" w:lastRowLastColumn="0"/>
            </w:pPr>
            <w:r>
              <w:t>2/8/2017</w:t>
            </w:r>
          </w:p>
        </w:tc>
        <w:tc>
          <w:tcPr>
            <w:tcW w:w="2898" w:type="dxa"/>
          </w:tcPr>
          <w:p w14:paraId="228C9F2E" w14:textId="77777777" w:rsidR="00696B45" w:rsidRDefault="005C7F77" w:rsidP="00696B45">
            <w:pPr>
              <w:cnfStyle w:val="000000000000" w:firstRow="0" w:lastRow="0" w:firstColumn="0" w:lastColumn="0" w:oddVBand="0" w:evenVBand="0" w:oddHBand="0" w:evenHBand="0" w:firstRowFirstColumn="0" w:firstRowLastColumn="0" w:lastRowFirstColumn="0" w:lastRowLastColumn="0"/>
            </w:pPr>
            <w:r>
              <w:t>Finalizing layout and beginning signoff</w:t>
            </w:r>
          </w:p>
        </w:tc>
        <w:tc>
          <w:tcPr>
            <w:tcW w:w="2898" w:type="dxa"/>
          </w:tcPr>
          <w:p w14:paraId="07C36621" w14:textId="77777777" w:rsidR="00696B45" w:rsidRDefault="005C7F77" w:rsidP="00696B45">
            <w:pPr>
              <w:cnfStyle w:val="000000000000" w:firstRow="0" w:lastRow="0" w:firstColumn="0" w:lastColumn="0" w:oddVBand="0" w:evenVBand="0" w:oddHBand="0" w:evenHBand="0" w:firstRowFirstColumn="0" w:firstRowLastColumn="0" w:lastRowFirstColumn="0" w:lastRowLastColumn="0"/>
            </w:pPr>
            <w:r>
              <w:t>Michael Petite</w:t>
            </w:r>
            <w:r w:rsidR="00DD32A8">
              <w:t>/ Patrick Manus</w:t>
            </w:r>
          </w:p>
        </w:tc>
      </w:tr>
      <w:tr w:rsidR="00696B45" w14:paraId="7D0FD6AF" w14:textId="77777777" w:rsidTr="00696B45">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0581F99A" w14:textId="77777777" w:rsidR="00696B45" w:rsidRDefault="00DD32A8" w:rsidP="00696B45">
            <w:r>
              <w:t>4.0</w:t>
            </w:r>
          </w:p>
        </w:tc>
        <w:tc>
          <w:tcPr>
            <w:tcW w:w="2119" w:type="dxa"/>
            <w:vAlign w:val="center"/>
          </w:tcPr>
          <w:p w14:paraId="66514137" w14:textId="77777777" w:rsidR="00696B45" w:rsidRDefault="00DD32A8" w:rsidP="00696B45">
            <w:pPr>
              <w:cnfStyle w:val="000000100000" w:firstRow="0" w:lastRow="0" w:firstColumn="0" w:lastColumn="0" w:oddVBand="0" w:evenVBand="0" w:oddHBand="1" w:evenHBand="0" w:firstRowFirstColumn="0" w:firstRowLastColumn="0" w:lastRowFirstColumn="0" w:lastRowLastColumn="0"/>
            </w:pPr>
            <w:r>
              <w:t>2/9/2017</w:t>
            </w:r>
          </w:p>
        </w:tc>
        <w:tc>
          <w:tcPr>
            <w:tcW w:w="2898" w:type="dxa"/>
          </w:tcPr>
          <w:p w14:paraId="563FC4A1" w14:textId="77777777" w:rsidR="00696B45" w:rsidRDefault="00DD32A8" w:rsidP="00696B45">
            <w:pPr>
              <w:cnfStyle w:val="000000100000" w:firstRow="0" w:lastRow="0" w:firstColumn="0" w:lastColumn="0" w:oddVBand="0" w:evenVBand="0" w:oddHBand="1" w:evenHBand="0" w:firstRowFirstColumn="0" w:firstRowLastColumn="0" w:lastRowFirstColumn="0" w:lastRowLastColumn="0"/>
            </w:pPr>
            <w:r>
              <w:t>Version of document to begin signoff</w:t>
            </w:r>
          </w:p>
        </w:tc>
        <w:tc>
          <w:tcPr>
            <w:tcW w:w="2898" w:type="dxa"/>
          </w:tcPr>
          <w:p w14:paraId="676732AC" w14:textId="77777777" w:rsidR="00696B45" w:rsidRDefault="00696B45" w:rsidP="00696B45">
            <w:pPr>
              <w:cnfStyle w:val="000000100000" w:firstRow="0" w:lastRow="0" w:firstColumn="0" w:lastColumn="0" w:oddVBand="0" w:evenVBand="0" w:oddHBand="1" w:evenHBand="0" w:firstRowFirstColumn="0" w:firstRowLastColumn="0" w:lastRowFirstColumn="0" w:lastRowLastColumn="0"/>
            </w:pPr>
          </w:p>
        </w:tc>
      </w:tr>
      <w:tr w:rsidR="009E1DA8" w14:paraId="4ED582DC" w14:textId="77777777" w:rsidTr="00696B45">
        <w:trPr>
          <w:trHeight w:val="28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A957207" w14:textId="7BE9E6EF" w:rsidR="009E1DA8" w:rsidRDefault="009E1DA8" w:rsidP="00696B45">
            <w:r>
              <w:t>4.2</w:t>
            </w:r>
          </w:p>
        </w:tc>
        <w:tc>
          <w:tcPr>
            <w:tcW w:w="2119" w:type="dxa"/>
            <w:vAlign w:val="center"/>
          </w:tcPr>
          <w:p w14:paraId="62445254" w14:textId="2261CFD5" w:rsidR="009E1DA8" w:rsidRDefault="009E1DA8" w:rsidP="00696B45">
            <w:pPr>
              <w:cnfStyle w:val="000000000000" w:firstRow="0" w:lastRow="0" w:firstColumn="0" w:lastColumn="0" w:oddVBand="0" w:evenVBand="0" w:oddHBand="0" w:evenHBand="0" w:firstRowFirstColumn="0" w:firstRowLastColumn="0" w:lastRowFirstColumn="0" w:lastRowLastColumn="0"/>
            </w:pPr>
            <w:r>
              <w:t>2/15/2017</w:t>
            </w:r>
          </w:p>
        </w:tc>
        <w:tc>
          <w:tcPr>
            <w:tcW w:w="2898" w:type="dxa"/>
          </w:tcPr>
          <w:p w14:paraId="72174DE8" w14:textId="7D441FF5" w:rsidR="009E1DA8" w:rsidRDefault="009E1DA8" w:rsidP="00696B45">
            <w:pPr>
              <w:cnfStyle w:val="000000000000" w:firstRow="0" w:lastRow="0" w:firstColumn="0" w:lastColumn="0" w:oddVBand="0" w:evenVBand="0" w:oddHBand="0" w:evenHBand="0" w:firstRowFirstColumn="0" w:firstRowLastColumn="0" w:lastRowFirstColumn="0" w:lastRowLastColumn="0"/>
            </w:pPr>
            <w:r>
              <w:t>Version of document to begin signoff</w:t>
            </w:r>
          </w:p>
        </w:tc>
        <w:tc>
          <w:tcPr>
            <w:tcW w:w="2898" w:type="dxa"/>
          </w:tcPr>
          <w:p w14:paraId="0314C4FB" w14:textId="2E8F41E3" w:rsidR="009E1DA8" w:rsidRDefault="009E1DA8" w:rsidP="00696B45">
            <w:pPr>
              <w:cnfStyle w:val="000000000000" w:firstRow="0" w:lastRow="0" w:firstColumn="0" w:lastColumn="0" w:oddVBand="0" w:evenVBand="0" w:oddHBand="0" w:evenHBand="0" w:firstRowFirstColumn="0" w:firstRowLastColumn="0" w:lastRowFirstColumn="0" w:lastRowLastColumn="0"/>
            </w:pPr>
            <w:r>
              <w:t>Michael Petite/Patrick Manus</w:t>
            </w:r>
          </w:p>
        </w:tc>
      </w:tr>
    </w:tbl>
    <w:p w14:paraId="63ABEE7C" w14:textId="77777777" w:rsidR="00E92EEF" w:rsidRDefault="00E92EEF" w:rsidP="00E92EEF"/>
    <w:p w14:paraId="55E8EF13" w14:textId="77777777" w:rsidR="00E92EEF" w:rsidRDefault="00E92EEF" w:rsidP="00E92EEF"/>
    <w:p w14:paraId="6428988C" w14:textId="77777777" w:rsidR="00E92EEF" w:rsidRDefault="00E92EEF" w:rsidP="00E92EEF"/>
    <w:p w14:paraId="04711B3D" w14:textId="77777777" w:rsidR="00094262" w:rsidRDefault="00094262">
      <w:r>
        <w:br w:type="page"/>
      </w:r>
    </w:p>
    <w:p w14:paraId="022EA79D" w14:textId="77777777" w:rsidR="00E92EEF" w:rsidRPr="00E92EEF" w:rsidRDefault="00E92EEF" w:rsidP="00E92EEF"/>
    <w:p w14:paraId="52E0EB34" w14:textId="77777777" w:rsidR="00F25322" w:rsidRPr="00BB07EF" w:rsidRDefault="00F25322" w:rsidP="00E92EEF">
      <w:pPr>
        <w:pStyle w:val="Heading1"/>
      </w:pPr>
      <w:bookmarkStart w:id="3945" w:name="_Toc475949578"/>
      <w:r>
        <w:t>Glossary</w:t>
      </w:r>
      <w:bookmarkEnd w:id="3945"/>
    </w:p>
    <w:p w14:paraId="19AC1A70" w14:textId="77777777" w:rsidR="0030569A" w:rsidRPr="0012689E" w:rsidRDefault="00F21B4A" w:rsidP="00B05E88">
      <w:pPr>
        <w:rPr>
          <w:color w:val="0070C0"/>
        </w:rPr>
      </w:pPr>
      <w:r w:rsidRPr="0012689E">
        <w:rPr>
          <w:color w:val="0070C0"/>
        </w:rPr>
        <w:t>&lt;List all the terms used within the document and the respective definition/detailed description here&gt;</w:t>
      </w:r>
    </w:p>
    <w:tbl>
      <w:tblPr>
        <w:tblStyle w:val="LightList-Accent1"/>
        <w:tblpPr w:leftFromText="180" w:rightFromText="180" w:vertAnchor="text" w:horzAnchor="margin" w:tblpYSpec="inside"/>
        <w:tblW w:w="914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5"/>
        <w:gridCol w:w="7709"/>
      </w:tblGrid>
      <w:tr w:rsidR="00696B45" w14:paraId="36585033" w14:textId="77777777" w:rsidTr="00696B45">
        <w:trPr>
          <w:cnfStyle w:val="100000000000" w:firstRow="1" w:lastRow="0" w:firstColumn="0" w:lastColumn="0" w:oddVBand="0" w:evenVBand="0" w:oddHBand="0" w:evenHBand="0" w:firstRowFirstColumn="0" w:firstRowLastColumn="0" w:lastRowFirstColumn="0" w:lastRowLastColumn="0"/>
          <w:trHeight w:hRule="exact" w:val="370"/>
        </w:trPr>
        <w:tc>
          <w:tcPr>
            <w:cnfStyle w:val="001000000000" w:firstRow="0" w:lastRow="0" w:firstColumn="1" w:lastColumn="0" w:oddVBand="0" w:evenVBand="0" w:oddHBand="0" w:evenHBand="0" w:firstRowFirstColumn="0" w:firstRowLastColumn="0" w:lastRowFirstColumn="0" w:lastRowLastColumn="0"/>
            <w:tcW w:w="1435" w:type="dxa"/>
            <w:shd w:val="clear" w:color="auto" w:fill="367CC1"/>
            <w:vAlign w:val="center"/>
          </w:tcPr>
          <w:p w14:paraId="7A7EFE6B" w14:textId="77777777" w:rsidR="00696B45" w:rsidRPr="005C3A9A" w:rsidRDefault="00696B45" w:rsidP="00696B45">
            <w:pPr>
              <w:jc w:val="center"/>
              <w:rPr>
                <w:sz w:val="28"/>
                <w:szCs w:val="28"/>
              </w:rPr>
            </w:pPr>
            <w:r>
              <w:t>Term</w:t>
            </w:r>
          </w:p>
        </w:tc>
        <w:tc>
          <w:tcPr>
            <w:tcW w:w="7709" w:type="dxa"/>
            <w:shd w:val="clear" w:color="auto" w:fill="367CC1"/>
            <w:vAlign w:val="center"/>
          </w:tcPr>
          <w:p w14:paraId="74F356DD" w14:textId="77777777" w:rsidR="00696B45" w:rsidRDefault="00696B45" w:rsidP="00696B45">
            <w:pPr>
              <w:jc w:val="center"/>
              <w:cnfStyle w:val="100000000000" w:firstRow="1" w:lastRow="0" w:firstColumn="0" w:lastColumn="0" w:oddVBand="0" w:evenVBand="0" w:oddHBand="0" w:evenHBand="0" w:firstRowFirstColumn="0" w:firstRowLastColumn="0" w:lastRowFirstColumn="0" w:lastRowLastColumn="0"/>
            </w:pPr>
            <w:r>
              <w:t>Definition</w:t>
            </w:r>
          </w:p>
        </w:tc>
      </w:tr>
      <w:tr w:rsidR="00696B45" w14:paraId="5692BAD4" w14:textId="77777777" w:rsidTr="00696B45">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5098E5D" w14:textId="77777777" w:rsidR="00696B45" w:rsidRDefault="00696B45" w:rsidP="00696B45"/>
        </w:tc>
        <w:tc>
          <w:tcPr>
            <w:tcW w:w="7709" w:type="dxa"/>
            <w:vAlign w:val="center"/>
          </w:tcPr>
          <w:p w14:paraId="0AA77DD3" w14:textId="77777777" w:rsidR="00696B45" w:rsidRDefault="00696B45" w:rsidP="00696B45">
            <w:pPr>
              <w:cnfStyle w:val="000000100000" w:firstRow="0" w:lastRow="0" w:firstColumn="0" w:lastColumn="0" w:oddVBand="0" w:evenVBand="0" w:oddHBand="1" w:evenHBand="0" w:firstRowFirstColumn="0" w:firstRowLastColumn="0" w:lastRowFirstColumn="0" w:lastRowLastColumn="0"/>
            </w:pPr>
          </w:p>
        </w:tc>
      </w:tr>
      <w:tr w:rsidR="00696B45" w14:paraId="643E6A6F" w14:textId="77777777" w:rsidTr="00696B45">
        <w:trPr>
          <w:trHeight w:val="28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616332D" w14:textId="77777777" w:rsidR="00696B45" w:rsidRDefault="00696B45" w:rsidP="00696B45"/>
        </w:tc>
        <w:tc>
          <w:tcPr>
            <w:tcW w:w="7709" w:type="dxa"/>
            <w:vAlign w:val="center"/>
          </w:tcPr>
          <w:p w14:paraId="2CB62F39" w14:textId="77777777" w:rsidR="00696B45" w:rsidRDefault="00696B45" w:rsidP="00696B45">
            <w:pPr>
              <w:cnfStyle w:val="000000000000" w:firstRow="0" w:lastRow="0" w:firstColumn="0" w:lastColumn="0" w:oddVBand="0" w:evenVBand="0" w:oddHBand="0" w:evenHBand="0" w:firstRowFirstColumn="0" w:firstRowLastColumn="0" w:lastRowFirstColumn="0" w:lastRowLastColumn="0"/>
            </w:pPr>
          </w:p>
        </w:tc>
      </w:tr>
      <w:tr w:rsidR="00696B45" w14:paraId="70041DD9" w14:textId="77777777" w:rsidTr="00696B45">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985FE2A" w14:textId="77777777" w:rsidR="00696B45" w:rsidRDefault="00696B45" w:rsidP="00696B45"/>
        </w:tc>
        <w:tc>
          <w:tcPr>
            <w:tcW w:w="7709" w:type="dxa"/>
            <w:vAlign w:val="center"/>
          </w:tcPr>
          <w:p w14:paraId="347462EE" w14:textId="77777777" w:rsidR="00696B45" w:rsidRDefault="00696B45" w:rsidP="00696B45">
            <w:pPr>
              <w:cnfStyle w:val="000000100000" w:firstRow="0" w:lastRow="0" w:firstColumn="0" w:lastColumn="0" w:oddVBand="0" w:evenVBand="0" w:oddHBand="1" w:evenHBand="0" w:firstRowFirstColumn="0" w:firstRowLastColumn="0" w:lastRowFirstColumn="0" w:lastRowLastColumn="0"/>
            </w:pPr>
          </w:p>
        </w:tc>
      </w:tr>
      <w:tr w:rsidR="00696B45" w14:paraId="3F9B19E3" w14:textId="77777777" w:rsidTr="00696B45">
        <w:trPr>
          <w:trHeight w:val="28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8FA026B" w14:textId="77777777" w:rsidR="00696B45" w:rsidRDefault="00696B45" w:rsidP="00696B45"/>
        </w:tc>
        <w:tc>
          <w:tcPr>
            <w:tcW w:w="7709" w:type="dxa"/>
            <w:vAlign w:val="center"/>
          </w:tcPr>
          <w:p w14:paraId="5A3BB4FC" w14:textId="77777777" w:rsidR="00696B45" w:rsidRDefault="00696B45" w:rsidP="00696B45">
            <w:pPr>
              <w:cnfStyle w:val="000000000000" w:firstRow="0" w:lastRow="0" w:firstColumn="0" w:lastColumn="0" w:oddVBand="0" w:evenVBand="0" w:oddHBand="0" w:evenHBand="0" w:firstRowFirstColumn="0" w:firstRowLastColumn="0" w:lastRowFirstColumn="0" w:lastRowLastColumn="0"/>
            </w:pPr>
          </w:p>
        </w:tc>
      </w:tr>
      <w:tr w:rsidR="00696B45" w14:paraId="2C5D0CD7" w14:textId="77777777" w:rsidTr="00696B45">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C3CFA59" w14:textId="77777777" w:rsidR="00696B45" w:rsidRDefault="00696B45" w:rsidP="00696B45"/>
        </w:tc>
        <w:tc>
          <w:tcPr>
            <w:tcW w:w="7709" w:type="dxa"/>
            <w:vAlign w:val="center"/>
          </w:tcPr>
          <w:p w14:paraId="0A5CFCDB" w14:textId="77777777" w:rsidR="00696B45" w:rsidRDefault="00696B45" w:rsidP="00696B45">
            <w:pPr>
              <w:cnfStyle w:val="000000100000" w:firstRow="0" w:lastRow="0" w:firstColumn="0" w:lastColumn="0" w:oddVBand="0" w:evenVBand="0" w:oddHBand="1" w:evenHBand="0" w:firstRowFirstColumn="0" w:firstRowLastColumn="0" w:lastRowFirstColumn="0" w:lastRowLastColumn="0"/>
            </w:pPr>
          </w:p>
        </w:tc>
      </w:tr>
    </w:tbl>
    <w:p w14:paraId="08C25F30" w14:textId="77777777" w:rsidR="00882FA2" w:rsidRDefault="00882FA2" w:rsidP="00E55425">
      <w:pPr>
        <w:spacing w:before="120" w:after="120" w:line="240" w:lineRule="auto"/>
        <w:jc w:val="both"/>
        <w:rPr>
          <w:rFonts w:cstheme="minorHAnsi"/>
        </w:rPr>
      </w:pPr>
    </w:p>
    <w:p w14:paraId="23CA6811" w14:textId="77777777" w:rsidR="00882FA2" w:rsidRDefault="00882FA2" w:rsidP="00E55425">
      <w:pPr>
        <w:spacing w:before="120" w:after="120" w:line="240" w:lineRule="auto"/>
        <w:jc w:val="both"/>
        <w:rPr>
          <w:rFonts w:cstheme="minorHAnsi"/>
        </w:rPr>
      </w:pPr>
    </w:p>
    <w:p w14:paraId="27070D6C" w14:textId="77777777" w:rsidR="00F35DF2" w:rsidRDefault="00F35DF2">
      <w:pPr>
        <w:rPr>
          <w:rFonts w:cstheme="minorHAnsi"/>
        </w:rPr>
      </w:pPr>
      <w:r>
        <w:rPr>
          <w:rFonts w:cstheme="minorHAnsi"/>
        </w:rPr>
        <w:br w:type="page"/>
      </w:r>
    </w:p>
    <w:p w14:paraId="549AB961" w14:textId="77777777" w:rsidR="00F35DF2" w:rsidRDefault="00F35DF2" w:rsidP="00F35DF2"/>
    <w:p w14:paraId="4EC6B393" w14:textId="77777777" w:rsidR="00F35DF2" w:rsidRDefault="00F35DF2" w:rsidP="00F35DF2">
      <w:pPr>
        <w:spacing w:before="120" w:after="120" w:line="240" w:lineRule="auto"/>
        <w:jc w:val="both"/>
        <w:rPr>
          <w:rFonts w:cstheme="minorHAnsi"/>
        </w:rPr>
      </w:pPr>
    </w:p>
    <w:p w14:paraId="37E3F97A" w14:textId="77777777" w:rsidR="00F35DF2" w:rsidRPr="008E4048" w:rsidRDefault="00F35DF2" w:rsidP="00F35DF2">
      <w:pPr>
        <w:pStyle w:val="Heading1"/>
      </w:pPr>
      <w:bookmarkStart w:id="3946" w:name="_Toc435794574"/>
      <w:bookmarkStart w:id="3947" w:name="_Toc475949579"/>
      <w:r>
        <w:t>Signatures</w:t>
      </w:r>
      <w:bookmarkEnd w:id="3946"/>
      <w:bookmarkEnd w:id="3947"/>
    </w:p>
    <w:tbl>
      <w:tblPr>
        <w:tblpPr w:leftFromText="180" w:rightFromText="180" w:vertAnchor="page" w:horzAnchor="margin" w:tblpY="7982"/>
        <w:tblW w:w="5222" w:type="dxa"/>
        <w:tblLook w:val="04A0" w:firstRow="1" w:lastRow="0" w:firstColumn="1" w:lastColumn="0" w:noHBand="0" w:noVBand="1"/>
      </w:tblPr>
      <w:tblGrid>
        <w:gridCol w:w="5222"/>
      </w:tblGrid>
      <w:tr w:rsidR="00F35DF2" w:rsidRPr="000D77B2" w:rsidDel="004F1C10" w14:paraId="09C0CE69" w14:textId="08A4A178" w:rsidTr="00A31917">
        <w:trPr>
          <w:trHeight w:val="576"/>
          <w:del w:id="3948" w:author="Michael Petite" w:date="2017-02-27T08:00:00Z"/>
        </w:trPr>
        <w:tc>
          <w:tcPr>
            <w:tcW w:w="5222" w:type="dxa"/>
          </w:tcPr>
          <w:p w14:paraId="3FE68673" w14:textId="35CCB0BA" w:rsidR="00F35DF2" w:rsidRPr="000D77B2" w:rsidDel="004F1C10" w:rsidRDefault="00F35DF2" w:rsidP="00A31917">
            <w:pPr>
              <w:spacing w:before="120" w:after="120"/>
              <w:jc w:val="both"/>
              <w:rPr>
                <w:del w:id="3949" w:author="Michael Petite" w:date="2017-02-27T08:00:00Z"/>
                <w:rFonts w:cstheme="minorHAnsi"/>
              </w:rPr>
            </w:pPr>
            <w:del w:id="3950" w:author="Michael Petite" w:date="2017-02-27T08:00:00Z">
              <w:r w:rsidDel="004F1C10">
                <w:rPr>
                  <w:rFonts w:cstheme="minorHAnsi"/>
                </w:rPr>
                <w:delText>&lt;Client Name&gt;</w:delText>
              </w:r>
            </w:del>
          </w:p>
        </w:tc>
      </w:tr>
      <w:tr w:rsidR="00F35DF2" w:rsidRPr="000D77B2" w:rsidDel="004F1C10" w14:paraId="5F175A2F" w14:textId="795F3CE7" w:rsidTr="00A31917">
        <w:trPr>
          <w:trHeight w:val="576"/>
          <w:del w:id="3951" w:author="Michael Petite" w:date="2017-02-27T08:00:00Z"/>
        </w:trPr>
        <w:tc>
          <w:tcPr>
            <w:tcW w:w="5222" w:type="dxa"/>
            <w:vAlign w:val="bottom"/>
          </w:tcPr>
          <w:p w14:paraId="44BB4373" w14:textId="2ED34087" w:rsidR="00F35DF2" w:rsidRPr="000D77B2" w:rsidDel="004F1C10" w:rsidRDefault="00F35DF2" w:rsidP="00A31917">
            <w:pPr>
              <w:spacing w:before="120" w:after="120"/>
              <w:jc w:val="both"/>
              <w:rPr>
                <w:del w:id="3952" w:author="Michael Petite" w:date="2017-02-27T08:00:00Z"/>
                <w:rFonts w:cstheme="minorHAnsi"/>
              </w:rPr>
            </w:pPr>
            <w:del w:id="3953" w:author="Michael Petite" w:date="2017-02-27T08:00:00Z">
              <w:r w:rsidRPr="000D77B2" w:rsidDel="004F1C10">
                <w:rPr>
                  <w:rFonts w:cstheme="minorHAnsi"/>
                </w:rPr>
                <w:delText>By: _____________________________________________</w:delText>
              </w:r>
            </w:del>
          </w:p>
        </w:tc>
      </w:tr>
      <w:tr w:rsidR="00F35DF2" w:rsidRPr="000D77B2" w:rsidDel="004F1C10" w14:paraId="72A1B9D3" w14:textId="69F2AF74" w:rsidTr="00A31917">
        <w:trPr>
          <w:trHeight w:val="576"/>
          <w:del w:id="3954" w:author="Michael Petite" w:date="2017-02-27T08:00:00Z"/>
        </w:trPr>
        <w:tc>
          <w:tcPr>
            <w:tcW w:w="5222" w:type="dxa"/>
            <w:vAlign w:val="bottom"/>
          </w:tcPr>
          <w:p w14:paraId="1DEB9AE3" w14:textId="55B05D28" w:rsidR="00F35DF2" w:rsidRPr="000D77B2" w:rsidDel="004F1C10" w:rsidRDefault="00F35DF2" w:rsidP="00A31917">
            <w:pPr>
              <w:spacing w:before="120" w:after="120"/>
              <w:jc w:val="both"/>
              <w:rPr>
                <w:del w:id="3955" w:author="Michael Petite" w:date="2017-02-27T08:00:00Z"/>
                <w:rFonts w:cstheme="minorHAnsi"/>
              </w:rPr>
            </w:pPr>
            <w:del w:id="3956" w:author="Michael Petite" w:date="2017-02-27T08:00:00Z">
              <w:r w:rsidRPr="000D77B2" w:rsidDel="004F1C10">
                <w:rPr>
                  <w:rFonts w:cstheme="minorHAnsi"/>
                </w:rPr>
                <w:delText>Name: __________________________________________</w:delText>
              </w:r>
            </w:del>
          </w:p>
        </w:tc>
      </w:tr>
      <w:tr w:rsidR="00F35DF2" w:rsidRPr="000D77B2" w:rsidDel="004F1C10" w14:paraId="03589912" w14:textId="630F26E8" w:rsidTr="00A31917">
        <w:trPr>
          <w:trHeight w:val="576"/>
          <w:del w:id="3957" w:author="Michael Petite" w:date="2017-02-27T08:00:00Z"/>
        </w:trPr>
        <w:tc>
          <w:tcPr>
            <w:tcW w:w="5222" w:type="dxa"/>
            <w:vAlign w:val="bottom"/>
          </w:tcPr>
          <w:p w14:paraId="4162B8CE" w14:textId="1E41F2DF" w:rsidR="00F35DF2" w:rsidRPr="000D77B2" w:rsidDel="004F1C10" w:rsidRDefault="00F35DF2" w:rsidP="00A31917">
            <w:pPr>
              <w:spacing w:before="120" w:after="120"/>
              <w:jc w:val="both"/>
              <w:rPr>
                <w:del w:id="3958" w:author="Michael Petite" w:date="2017-02-27T08:00:00Z"/>
                <w:rFonts w:cstheme="minorHAnsi"/>
              </w:rPr>
            </w:pPr>
            <w:del w:id="3959" w:author="Michael Petite" w:date="2017-02-27T08:00:00Z">
              <w:r w:rsidRPr="000D77B2" w:rsidDel="004F1C10">
                <w:rPr>
                  <w:rFonts w:cstheme="minorHAnsi"/>
                </w:rPr>
                <w:delText>Title: ____________________________________________</w:delText>
              </w:r>
            </w:del>
          </w:p>
        </w:tc>
      </w:tr>
      <w:tr w:rsidR="00F35DF2" w:rsidRPr="000D77B2" w:rsidDel="004F1C10" w14:paraId="6A0F3175" w14:textId="1A28405E" w:rsidTr="00A31917">
        <w:trPr>
          <w:trHeight w:val="576"/>
          <w:del w:id="3960" w:author="Michael Petite" w:date="2017-02-27T08:00:00Z"/>
        </w:trPr>
        <w:tc>
          <w:tcPr>
            <w:tcW w:w="5222" w:type="dxa"/>
            <w:vAlign w:val="bottom"/>
          </w:tcPr>
          <w:p w14:paraId="78F50008" w14:textId="5FD56FA0" w:rsidR="00F35DF2" w:rsidRPr="000D77B2" w:rsidDel="004F1C10" w:rsidRDefault="00F35DF2" w:rsidP="00A31917">
            <w:pPr>
              <w:spacing w:before="120" w:after="120"/>
              <w:jc w:val="both"/>
              <w:rPr>
                <w:del w:id="3961" w:author="Michael Petite" w:date="2017-02-27T08:00:00Z"/>
                <w:rFonts w:cstheme="minorHAnsi"/>
              </w:rPr>
            </w:pPr>
            <w:del w:id="3962" w:author="Michael Petite" w:date="2017-02-27T08:00:00Z">
              <w:r w:rsidRPr="000D77B2" w:rsidDel="004F1C10">
                <w:rPr>
                  <w:rFonts w:cstheme="minorHAnsi"/>
                </w:rPr>
                <w:delText>Date: ____________________________________________</w:delText>
              </w:r>
            </w:del>
          </w:p>
        </w:tc>
      </w:tr>
      <w:tr w:rsidR="00F35DF2" w:rsidRPr="000D77B2" w:rsidDel="004F1C10" w14:paraId="08592023" w14:textId="70A6B8BD" w:rsidTr="00A31917">
        <w:trPr>
          <w:trHeight w:val="576"/>
          <w:del w:id="3963" w:author="Michael Petite" w:date="2017-02-27T08:00:00Z"/>
        </w:trPr>
        <w:tc>
          <w:tcPr>
            <w:tcW w:w="5222" w:type="dxa"/>
            <w:vAlign w:val="bottom"/>
          </w:tcPr>
          <w:p w14:paraId="63E94DC3" w14:textId="153A1790" w:rsidR="00F35DF2" w:rsidRPr="000D77B2" w:rsidDel="004F1C10" w:rsidRDefault="00F35DF2" w:rsidP="00A31917">
            <w:pPr>
              <w:spacing w:before="120" w:after="120"/>
              <w:jc w:val="both"/>
              <w:rPr>
                <w:del w:id="3964" w:author="Michael Petite" w:date="2017-02-27T08:00:00Z"/>
                <w:rFonts w:cstheme="minorHAnsi"/>
              </w:rPr>
            </w:pPr>
          </w:p>
        </w:tc>
      </w:tr>
    </w:tbl>
    <w:tbl>
      <w:tblPr>
        <w:tblpPr w:leftFromText="180" w:rightFromText="180" w:vertAnchor="page" w:horzAnchor="margin" w:tblpY="3436"/>
        <w:tblW w:w="5222" w:type="dxa"/>
        <w:tblLook w:val="04A0" w:firstRow="1" w:lastRow="0" w:firstColumn="1" w:lastColumn="0" w:noHBand="0" w:noVBand="1"/>
      </w:tblPr>
      <w:tblGrid>
        <w:gridCol w:w="5438"/>
      </w:tblGrid>
      <w:tr w:rsidR="004F1C10" w:rsidRPr="000D77B2" w14:paraId="56E8B27E" w14:textId="77777777" w:rsidTr="004F1C10">
        <w:trPr>
          <w:trHeight w:val="576"/>
          <w:ins w:id="3965" w:author="Michael Petite" w:date="2017-02-27T08:00:00Z"/>
        </w:trPr>
        <w:tc>
          <w:tcPr>
            <w:tcW w:w="5222" w:type="dxa"/>
          </w:tcPr>
          <w:p w14:paraId="3F526490" w14:textId="77777777" w:rsidR="004F1C10" w:rsidRPr="000D77B2" w:rsidRDefault="004F1C10" w:rsidP="004F1C10">
            <w:pPr>
              <w:spacing w:before="120" w:after="120"/>
              <w:jc w:val="both"/>
              <w:rPr>
                <w:ins w:id="3966" w:author="Michael Petite" w:date="2017-02-27T08:00:00Z"/>
                <w:rFonts w:cstheme="minorHAnsi"/>
              </w:rPr>
            </w:pPr>
            <w:ins w:id="3967" w:author="Michael Petite" w:date="2017-02-27T08:00:00Z">
              <w:r>
                <w:rPr>
                  <w:rFonts w:cstheme="minorHAnsi"/>
                </w:rPr>
                <w:t>Teva Pharmaceuticals</w:t>
              </w:r>
            </w:ins>
          </w:p>
        </w:tc>
      </w:tr>
      <w:tr w:rsidR="004F1C10" w:rsidRPr="000D77B2" w14:paraId="0088555A" w14:textId="77777777" w:rsidTr="004F1C10">
        <w:trPr>
          <w:trHeight w:val="576"/>
          <w:ins w:id="3968" w:author="Michael Petite" w:date="2017-02-27T08:00:00Z"/>
        </w:trPr>
        <w:tc>
          <w:tcPr>
            <w:tcW w:w="5222" w:type="dxa"/>
            <w:vAlign w:val="bottom"/>
          </w:tcPr>
          <w:p w14:paraId="38145EDF" w14:textId="77777777" w:rsidR="004F1C10" w:rsidRPr="000D77B2" w:rsidRDefault="004F1C10" w:rsidP="004F1C10">
            <w:pPr>
              <w:spacing w:before="120" w:after="120"/>
              <w:jc w:val="both"/>
              <w:rPr>
                <w:ins w:id="3969" w:author="Michael Petite" w:date="2017-02-27T08:00:00Z"/>
                <w:rFonts w:cstheme="minorHAnsi"/>
              </w:rPr>
            </w:pPr>
            <w:ins w:id="3970" w:author="Michael Petite" w:date="2017-02-27T08:00:00Z">
              <w:r w:rsidRPr="000D77B2">
                <w:rPr>
                  <w:rFonts w:cstheme="minorHAnsi"/>
                </w:rPr>
                <w:t>By: _____________________________________________</w:t>
              </w:r>
            </w:ins>
          </w:p>
        </w:tc>
      </w:tr>
      <w:tr w:rsidR="004F1C10" w:rsidRPr="000D77B2" w14:paraId="5188AD6B" w14:textId="77777777" w:rsidTr="004F1C10">
        <w:trPr>
          <w:trHeight w:val="576"/>
          <w:ins w:id="3971" w:author="Michael Petite" w:date="2017-02-27T08:00:00Z"/>
        </w:trPr>
        <w:tc>
          <w:tcPr>
            <w:tcW w:w="5222" w:type="dxa"/>
            <w:vAlign w:val="bottom"/>
          </w:tcPr>
          <w:p w14:paraId="093F03FD" w14:textId="77777777" w:rsidR="004F1C10" w:rsidRPr="000D77B2" w:rsidRDefault="004F1C10" w:rsidP="004F1C10">
            <w:pPr>
              <w:spacing w:before="120" w:after="120"/>
              <w:jc w:val="both"/>
              <w:rPr>
                <w:ins w:id="3972" w:author="Michael Petite" w:date="2017-02-27T08:00:00Z"/>
                <w:rFonts w:cstheme="minorHAnsi"/>
              </w:rPr>
            </w:pPr>
            <w:ins w:id="3973" w:author="Michael Petite" w:date="2017-02-27T08:00:00Z">
              <w:r w:rsidRPr="000D77B2">
                <w:rPr>
                  <w:rFonts w:cstheme="minorHAnsi"/>
                </w:rPr>
                <w:t>Name: __________________________________________</w:t>
              </w:r>
            </w:ins>
          </w:p>
        </w:tc>
      </w:tr>
      <w:tr w:rsidR="004F1C10" w:rsidRPr="000D77B2" w14:paraId="3E5909F6" w14:textId="77777777" w:rsidTr="004F1C10">
        <w:trPr>
          <w:trHeight w:val="576"/>
          <w:ins w:id="3974" w:author="Michael Petite" w:date="2017-02-27T08:00:00Z"/>
        </w:trPr>
        <w:tc>
          <w:tcPr>
            <w:tcW w:w="5222" w:type="dxa"/>
            <w:vAlign w:val="bottom"/>
          </w:tcPr>
          <w:p w14:paraId="0371C32B" w14:textId="77777777" w:rsidR="004F1C10" w:rsidRPr="000D77B2" w:rsidRDefault="004F1C10" w:rsidP="004F1C10">
            <w:pPr>
              <w:spacing w:before="120" w:after="120"/>
              <w:jc w:val="both"/>
              <w:rPr>
                <w:ins w:id="3975" w:author="Michael Petite" w:date="2017-02-27T08:00:00Z"/>
                <w:rFonts w:cstheme="minorHAnsi"/>
              </w:rPr>
            </w:pPr>
            <w:ins w:id="3976" w:author="Michael Petite" w:date="2017-02-27T08:00:00Z">
              <w:r w:rsidRPr="000D77B2">
                <w:rPr>
                  <w:rFonts w:cstheme="minorHAnsi"/>
                </w:rPr>
                <w:t>Title: ____________________________________________</w:t>
              </w:r>
            </w:ins>
          </w:p>
        </w:tc>
      </w:tr>
      <w:tr w:rsidR="004F1C10" w:rsidRPr="000D77B2" w14:paraId="405A7747" w14:textId="77777777" w:rsidTr="004F1C10">
        <w:trPr>
          <w:trHeight w:val="576"/>
          <w:ins w:id="3977" w:author="Michael Petite" w:date="2017-02-27T08:00:00Z"/>
        </w:trPr>
        <w:tc>
          <w:tcPr>
            <w:tcW w:w="5222" w:type="dxa"/>
            <w:vAlign w:val="bottom"/>
          </w:tcPr>
          <w:p w14:paraId="78DFE4D3" w14:textId="77777777" w:rsidR="004F1C10" w:rsidRPr="000D77B2" w:rsidRDefault="004F1C10" w:rsidP="004F1C10">
            <w:pPr>
              <w:spacing w:before="120" w:after="120"/>
              <w:jc w:val="both"/>
              <w:rPr>
                <w:ins w:id="3978" w:author="Michael Petite" w:date="2017-02-27T08:00:00Z"/>
                <w:rFonts w:cstheme="minorHAnsi"/>
              </w:rPr>
            </w:pPr>
            <w:ins w:id="3979" w:author="Michael Petite" w:date="2017-02-27T08:00:00Z">
              <w:r w:rsidRPr="000D77B2">
                <w:rPr>
                  <w:rFonts w:cstheme="minorHAnsi"/>
                </w:rPr>
                <w:t>Date: ____________________________________________</w:t>
              </w:r>
            </w:ins>
          </w:p>
        </w:tc>
      </w:tr>
      <w:tr w:rsidR="004F1C10" w:rsidRPr="000D77B2" w14:paraId="0649911E" w14:textId="77777777" w:rsidTr="004F1C10">
        <w:trPr>
          <w:trHeight w:val="576"/>
          <w:ins w:id="3980" w:author="Michael Petite" w:date="2017-02-27T08:00:00Z"/>
        </w:trPr>
        <w:tc>
          <w:tcPr>
            <w:tcW w:w="5222" w:type="dxa"/>
            <w:vAlign w:val="bottom"/>
          </w:tcPr>
          <w:tbl>
            <w:tblPr>
              <w:tblpPr w:leftFromText="180" w:rightFromText="180" w:vertAnchor="page" w:horzAnchor="margin" w:tblpY="991"/>
              <w:tblOverlap w:val="never"/>
              <w:tblW w:w="5222" w:type="dxa"/>
              <w:tblLook w:val="04A0" w:firstRow="1" w:lastRow="0" w:firstColumn="1" w:lastColumn="0" w:noHBand="0" w:noVBand="1"/>
            </w:tblPr>
            <w:tblGrid>
              <w:gridCol w:w="5222"/>
            </w:tblGrid>
            <w:tr w:rsidR="004F1C10" w:rsidRPr="000D77B2" w14:paraId="04851572" w14:textId="77777777" w:rsidTr="004F1C10">
              <w:trPr>
                <w:trHeight w:val="576"/>
                <w:ins w:id="3981" w:author="Michael Petite" w:date="2017-02-27T08:01:00Z"/>
              </w:trPr>
              <w:tc>
                <w:tcPr>
                  <w:tcW w:w="5222" w:type="dxa"/>
                </w:tcPr>
                <w:p w14:paraId="05FE36B3" w14:textId="77777777" w:rsidR="004F1C10" w:rsidRPr="000D77B2" w:rsidRDefault="004F1C10" w:rsidP="004F1C10">
                  <w:pPr>
                    <w:spacing w:before="120" w:after="120"/>
                    <w:jc w:val="both"/>
                    <w:rPr>
                      <w:ins w:id="3982" w:author="Michael Petite" w:date="2017-02-27T08:01:00Z"/>
                      <w:rFonts w:cstheme="minorHAnsi"/>
                    </w:rPr>
                  </w:pPr>
                  <w:ins w:id="3983" w:author="Michael Petite" w:date="2017-02-27T08:01:00Z">
                    <w:r>
                      <w:rPr>
                        <w:rFonts w:cstheme="minorHAnsi"/>
                      </w:rPr>
                      <w:t>Teva Pharmaceuticals</w:t>
                    </w:r>
                  </w:ins>
                </w:p>
              </w:tc>
            </w:tr>
            <w:tr w:rsidR="004F1C10" w:rsidRPr="000D77B2" w14:paraId="5A474F22" w14:textId="77777777" w:rsidTr="004F1C10">
              <w:trPr>
                <w:trHeight w:val="576"/>
                <w:ins w:id="3984" w:author="Michael Petite" w:date="2017-02-27T08:01:00Z"/>
              </w:trPr>
              <w:tc>
                <w:tcPr>
                  <w:tcW w:w="5222" w:type="dxa"/>
                  <w:vAlign w:val="bottom"/>
                </w:tcPr>
                <w:p w14:paraId="00947489" w14:textId="77777777" w:rsidR="004F1C10" w:rsidRPr="000D77B2" w:rsidRDefault="004F1C10" w:rsidP="004F1C10">
                  <w:pPr>
                    <w:spacing w:before="120" w:after="120"/>
                    <w:jc w:val="both"/>
                    <w:rPr>
                      <w:ins w:id="3985" w:author="Michael Petite" w:date="2017-02-27T08:01:00Z"/>
                      <w:rFonts w:cstheme="minorHAnsi"/>
                    </w:rPr>
                  </w:pPr>
                  <w:ins w:id="3986" w:author="Michael Petite" w:date="2017-02-27T08:01:00Z">
                    <w:r w:rsidRPr="000D77B2">
                      <w:rPr>
                        <w:rFonts w:cstheme="minorHAnsi"/>
                      </w:rPr>
                      <w:t>By: _____________________________________________</w:t>
                    </w:r>
                  </w:ins>
                </w:p>
              </w:tc>
            </w:tr>
            <w:tr w:rsidR="004F1C10" w:rsidRPr="000D77B2" w14:paraId="170DF550" w14:textId="77777777" w:rsidTr="004F1C10">
              <w:trPr>
                <w:trHeight w:val="576"/>
                <w:ins w:id="3987" w:author="Michael Petite" w:date="2017-02-27T08:01:00Z"/>
              </w:trPr>
              <w:tc>
                <w:tcPr>
                  <w:tcW w:w="5222" w:type="dxa"/>
                  <w:vAlign w:val="bottom"/>
                </w:tcPr>
                <w:p w14:paraId="7CB3C15D" w14:textId="77777777" w:rsidR="004F1C10" w:rsidRPr="000D77B2" w:rsidRDefault="004F1C10" w:rsidP="004F1C10">
                  <w:pPr>
                    <w:spacing w:before="120" w:after="120"/>
                    <w:jc w:val="both"/>
                    <w:rPr>
                      <w:ins w:id="3988" w:author="Michael Petite" w:date="2017-02-27T08:01:00Z"/>
                      <w:rFonts w:cstheme="minorHAnsi"/>
                    </w:rPr>
                  </w:pPr>
                  <w:ins w:id="3989" w:author="Michael Petite" w:date="2017-02-27T08:01:00Z">
                    <w:r w:rsidRPr="000D77B2">
                      <w:rPr>
                        <w:rFonts w:cstheme="minorHAnsi"/>
                      </w:rPr>
                      <w:t>Name: __________________________________________</w:t>
                    </w:r>
                  </w:ins>
                </w:p>
              </w:tc>
            </w:tr>
            <w:tr w:rsidR="004F1C10" w:rsidRPr="000D77B2" w14:paraId="524EB2F0" w14:textId="77777777" w:rsidTr="004F1C10">
              <w:trPr>
                <w:trHeight w:val="576"/>
                <w:ins w:id="3990" w:author="Michael Petite" w:date="2017-02-27T08:01:00Z"/>
              </w:trPr>
              <w:tc>
                <w:tcPr>
                  <w:tcW w:w="5222" w:type="dxa"/>
                  <w:vAlign w:val="bottom"/>
                </w:tcPr>
                <w:p w14:paraId="0D88C087" w14:textId="77777777" w:rsidR="004F1C10" w:rsidRPr="000D77B2" w:rsidRDefault="004F1C10" w:rsidP="004F1C10">
                  <w:pPr>
                    <w:spacing w:before="120" w:after="120"/>
                    <w:jc w:val="both"/>
                    <w:rPr>
                      <w:ins w:id="3991" w:author="Michael Petite" w:date="2017-02-27T08:01:00Z"/>
                      <w:rFonts w:cstheme="minorHAnsi"/>
                    </w:rPr>
                  </w:pPr>
                  <w:ins w:id="3992" w:author="Michael Petite" w:date="2017-02-27T08:01:00Z">
                    <w:r w:rsidRPr="000D77B2">
                      <w:rPr>
                        <w:rFonts w:cstheme="minorHAnsi"/>
                      </w:rPr>
                      <w:t>Title: ____________________________________________</w:t>
                    </w:r>
                  </w:ins>
                </w:p>
              </w:tc>
            </w:tr>
            <w:tr w:rsidR="004F1C10" w:rsidRPr="000D77B2" w14:paraId="44E92BD9" w14:textId="77777777" w:rsidTr="004F1C10">
              <w:trPr>
                <w:trHeight w:val="576"/>
                <w:ins w:id="3993" w:author="Michael Petite" w:date="2017-02-27T08:01:00Z"/>
              </w:trPr>
              <w:tc>
                <w:tcPr>
                  <w:tcW w:w="5222" w:type="dxa"/>
                  <w:vAlign w:val="bottom"/>
                </w:tcPr>
                <w:p w14:paraId="30338E5C" w14:textId="77777777" w:rsidR="004F1C10" w:rsidRPr="000D77B2" w:rsidRDefault="004F1C10" w:rsidP="004F1C10">
                  <w:pPr>
                    <w:spacing w:before="120" w:after="120"/>
                    <w:jc w:val="both"/>
                    <w:rPr>
                      <w:ins w:id="3994" w:author="Michael Petite" w:date="2017-02-27T08:01:00Z"/>
                      <w:rFonts w:cstheme="minorHAnsi"/>
                    </w:rPr>
                  </w:pPr>
                  <w:ins w:id="3995" w:author="Michael Petite" w:date="2017-02-27T08:01:00Z">
                    <w:r w:rsidRPr="000D77B2">
                      <w:rPr>
                        <w:rFonts w:cstheme="minorHAnsi"/>
                      </w:rPr>
                      <w:t>Date: ____________________________________________</w:t>
                    </w:r>
                  </w:ins>
                </w:p>
              </w:tc>
            </w:tr>
            <w:tr w:rsidR="004F1C10" w:rsidRPr="000D77B2" w14:paraId="0CF9EF0E" w14:textId="77777777" w:rsidTr="004F1C10">
              <w:trPr>
                <w:trHeight w:val="576"/>
                <w:ins w:id="3996" w:author="Michael Petite" w:date="2017-02-27T08:01:00Z"/>
              </w:trPr>
              <w:tc>
                <w:tcPr>
                  <w:tcW w:w="5222" w:type="dxa"/>
                  <w:vAlign w:val="bottom"/>
                </w:tcPr>
                <w:p w14:paraId="40440829" w14:textId="77777777" w:rsidR="004F1C10" w:rsidRPr="000D77B2" w:rsidRDefault="004F1C10" w:rsidP="004F1C10">
                  <w:pPr>
                    <w:spacing w:before="120" w:after="120"/>
                    <w:jc w:val="both"/>
                    <w:rPr>
                      <w:ins w:id="3997" w:author="Michael Petite" w:date="2017-02-27T08:01:00Z"/>
                      <w:rFonts w:cstheme="minorHAnsi"/>
                    </w:rPr>
                  </w:pPr>
                </w:p>
              </w:tc>
            </w:tr>
          </w:tbl>
          <w:p w14:paraId="699EA5BF" w14:textId="77777777" w:rsidR="004F1C10" w:rsidRPr="000D77B2" w:rsidRDefault="004F1C10" w:rsidP="004F1C10">
            <w:pPr>
              <w:spacing w:before="120" w:after="120"/>
              <w:jc w:val="both"/>
              <w:rPr>
                <w:ins w:id="3998" w:author="Michael Petite" w:date="2017-02-27T08:00:00Z"/>
                <w:rFonts w:cstheme="minorHAnsi"/>
              </w:rPr>
            </w:pPr>
          </w:p>
        </w:tc>
      </w:tr>
    </w:tbl>
    <w:p w14:paraId="5E32A093" w14:textId="77777777" w:rsidR="00F35DF2" w:rsidRDefault="00F35DF2" w:rsidP="00C124AE">
      <w:pPr>
        <w:spacing w:before="0" w:after="0" w:line="240" w:lineRule="auto"/>
        <w:jc w:val="both"/>
        <w:rPr>
          <w:rFonts w:cstheme="minorHAnsi"/>
        </w:rPr>
      </w:pPr>
    </w:p>
    <w:sectPr w:rsidR="00F35DF2" w:rsidSect="009068B8">
      <w:footerReference w:type="default" r:id="rId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81" w:author="Swathi Penmetsa" w:date="2017-02-20T15:27:00Z" w:initials="SP">
    <w:p w14:paraId="541F5D48" w14:textId="23291838" w:rsidR="00D87F68" w:rsidRDefault="00D87F68">
      <w:pPr>
        <w:pStyle w:val="CommentText"/>
      </w:pPr>
      <w:r>
        <w:rPr>
          <w:rStyle w:val="CommentReference"/>
        </w:rPr>
        <w:annotationRef/>
      </w:r>
      <w:r>
        <w:t>Need requirement document for Customer Master</w:t>
      </w:r>
    </w:p>
  </w:comment>
  <w:comment w:id="2882" w:author="Michael Petite" w:date="2017-02-22T16:20:00Z" w:initials="MP">
    <w:p w14:paraId="32C9F667" w14:textId="3C725467" w:rsidR="00D87F68" w:rsidRDefault="00D87F68">
      <w:pPr>
        <w:pStyle w:val="CommentText"/>
      </w:pPr>
      <w:r>
        <w:rPr>
          <w:rStyle w:val="CommentReference"/>
        </w:rPr>
        <w:annotationRef/>
      </w:r>
      <w:r>
        <w:t>Customer Master Requirements doc underway, to be finalized next week</w:t>
      </w:r>
    </w:p>
  </w:comment>
  <w:comment w:id="2883" w:author="Michael Petite" w:date="2017-02-08T06:40:00Z" w:initials="MP">
    <w:p w14:paraId="211A352C" w14:textId="77777777" w:rsidR="00D87F68" w:rsidRDefault="00D87F68">
      <w:pPr>
        <w:pStyle w:val="CommentText"/>
      </w:pPr>
      <w:r>
        <w:rPr>
          <w:rStyle w:val="CommentReference"/>
        </w:rPr>
        <w:annotationRef/>
      </w:r>
      <w:r>
        <w:t>Which technology? Okta, Ping, Active Directory?</w:t>
      </w:r>
    </w:p>
  </w:comment>
  <w:comment w:id="2884" w:author="Swathi Penmetsa" w:date="2017-02-20T15:32:00Z" w:initials="SP">
    <w:p w14:paraId="07EF2F69" w14:textId="04F1448C" w:rsidR="00D87F68" w:rsidRDefault="00D87F68">
      <w:pPr>
        <w:pStyle w:val="CommentText"/>
      </w:pPr>
      <w:r>
        <w:rPr>
          <w:rStyle w:val="CommentReference"/>
        </w:rPr>
        <w:annotationRef/>
      </w:r>
      <w:r>
        <w:t xml:space="preserve">Will this be using Okta ? </w:t>
      </w:r>
    </w:p>
  </w:comment>
  <w:comment w:id="2885" w:author="Michael Petite" w:date="2017-02-22T16:21:00Z" w:initials="MP">
    <w:p w14:paraId="7F007837" w14:textId="316B4814" w:rsidR="00D87F68" w:rsidRDefault="00D87F68">
      <w:pPr>
        <w:pStyle w:val="CommentText"/>
      </w:pPr>
      <w:r>
        <w:rPr>
          <w:rStyle w:val="CommentReference"/>
        </w:rPr>
        <w:annotationRef/>
      </w:r>
      <w:r>
        <w:t>IDP</w:t>
      </w:r>
    </w:p>
  </w:comment>
  <w:comment w:id="2896" w:author="Swathi Penmetsa" w:date="2017-02-20T15:34:00Z" w:initials="SP">
    <w:p w14:paraId="3962F6D9" w14:textId="3DB48753" w:rsidR="00D87F68" w:rsidRDefault="00D87F68">
      <w:pPr>
        <w:pStyle w:val="CommentText"/>
      </w:pPr>
      <w:r>
        <w:rPr>
          <w:rStyle w:val="CommentReference"/>
        </w:rPr>
        <w:annotationRef/>
      </w:r>
      <w:r>
        <w:t>Need more clarify on this requirement ?</w:t>
      </w:r>
    </w:p>
  </w:comment>
  <w:comment w:id="2897" w:author="Michael Petite" w:date="2017-02-22T16:32:00Z" w:initials="MP">
    <w:p w14:paraId="62574835" w14:textId="22080DEA" w:rsidR="00D87F68" w:rsidRDefault="00D87F68">
      <w:pPr>
        <w:pStyle w:val="CommentText"/>
      </w:pPr>
      <w:r>
        <w:rPr>
          <w:rStyle w:val="CommentReference"/>
        </w:rPr>
        <w:annotationRef/>
      </w:r>
      <w:r>
        <w:t xml:space="preserve">Will be further defined in the GCP requirements doc. </w:t>
      </w:r>
    </w:p>
  </w:comment>
  <w:comment w:id="2899" w:author="Swathi Penmetsa" w:date="2017-02-20T15:34:00Z" w:initials="SP">
    <w:p w14:paraId="225B25F1" w14:textId="77777777" w:rsidR="00D87F68" w:rsidRDefault="00D87F68">
      <w:pPr>
        <w:pStyle w:val="CommentText"/>
      </w:pPr>
      <w:r>
        <w:rPr>
          <w:rStyle w:val="CommentReference"/>
        </w:rPr>
        <w:annotationRef/>
      </w:r>
      <w:r>
        <w:t>This is applicable only for new fields that we will be adding as part of implementation</w:t>
      </w:r>
    </w:p>
  </w:comment>
  <w:comment w:id="2900" w:author="Michael Petite" w:date="2017-02-22T16:33:00Z" w:initials="MP">
    <w:p w14:paraId="1DCB658C" w14:textId="77777777" w:rsidR="00D87F68" w:rsidRDefault="00D87F68">
      <w:pPr>
        <w:pStyle w:val="CommentText"/>
      </w:pPr>
      <w:r>
        <w:rPr>
          <w:rStyle w:val="CommentReference"/>
        </w:rPr>
        <w:annotationRef/>
      </w:r>
      <w:r>
        <w:t>Only to fields being added</w:t>
      </w:r>
    </w:p>
  </w:comment>
  <w:comment w:id="2904" w:author="Swathi Penmetsa" w:date="2017-02-20T15:34:00Z" w:initials="SP">
    <w:p w14:paraId="5A25BBBC" w14:textId="468794AF" w:rsidR="00D87F68" w:rsidRDefault="00D87F68">
      <w:pPr>
        <w:pStyle w:val="CommentText"/>
      </w:pPr>
      <w:r>
        <w:rPr>
          <w:rStyle w:val="CommentReference"/>
        </w:rPr>
        <w:annotationRef/>
      </w:r>
      <w:r>
        <w:t>This is applicable only for new fields that we will be adding as part of implementation</w:t>
      </w:r>
    </w:p>
  </w:comment>
  <w:comment w:id="2905" w:author="Michael Petite" w:date="2017-02-22T16:33:00Z" w:initials="MP">
    <w:p w14:paraId="488D2D65" w14:textId="2A8D382F" w:rsidR="00D87F68" w:rsidRDefault="00D87F68">
      <w:pPr>
        <w:pStyle w:val="CommentText"/>
      </w:pPr>
      <w:r>
        <w:rPr>
          <w:rStyle w:val="CommentReference"/>
        </w:rPr>
        <w:annotationRef/>
      </w:r>
      <w:r>
        <w:t>Only to fields being added</w:t>
      </w:r>
    </w:p>
  </w:comment>
  <w:comment w:id="2983" w:author="Michael Petite" w:date="2017-02-22T18:20:00Z" w:initials="MP">
    <w:p w14:paraId="3DF9D6A2" w14:textId="6CDED1CE" w:rsidR="00D87F68" w:rsidRDefault="00D87F68">
      <w:pPr>
        <w:pStyle w:val="CommentText"/>
      </w:pPr>
      <w:r>
        <w:rPr>
          <w:rStyle w:val="CommentReference"/>
        </w:rPr>
        <w:annotationRef/>
      </w:r>
      <w:r>
        <w:t>Wireframes to be added</w:t>
      </w:r>
    </w:p>
  </w:comment>
  <w:comment w:id="2984" w:author="Shawn Stickney" w:date="2017-02-23T11:20:00Z" w:initials="SS">
    <w:p w14:paraId="344B3514" w14:textId="60AE3976" w:rsidR="00D87F68" w:rsidRDefault="00D87F68">
      <w:pPr>
        <w:pStyle w:val="CommentText"/>
      </w:pPr>
      <w:r>
        <w:rPr>
          <w:rStyle w:val="CommentReference"/>
        </w:rPr>
        <w:annotationRef/>
      </w:r>
      <w:r>
        <w:t>Create Wireframe</w:t>
      </w:r>
    </w:p>
  </w:comment>
  <w:comment w:id="3011" w:author="Michael Petite" w:date="2017-02-08T06:44:00Z" w:initials="MP">
    <w:p w14:paraId="05769A40" w14:textId="77777777" w:rsidR="00D87F68" w:rsidRDefault="00D87F68">
      <w:pPr>
        <w:pStyle w:val="CommentText"/>
      </w:pPr>
      <w:r>
        <w:rPr>
          <w:rStyle w:val="CommentReference"/>
        </w:rPr>
        <w:annotationRef/>
      </w:r>
      <w:r>
        <w:t>How do we want the country list sorted? Alphabetical or US on top?</w:t>
      </w:r>
    </w:p>
  </w:comment>
  <w:comment w:id="3012" w:author="Swathi Penmetsa" w:date="2017-02-20T15:39:00Z" w:initials="SP">
    <w:p w14:paraId="73CBA802" w14:textId="478AD186" w:rsidR="00D87F68" w:rsidRDefault="00D87F68">
      <w:pPr>
        <w:pStyle w:val="CommentText"/>
      </w:pPr>
      <w:r>
        <w:rPr>
          <w:rStyle w:val="CommentReference"/>
        </w:rPr>
        <w:annotationRef/>
      </w:r>
      <w:r>
        <w:t>Once this is locked, can we click on Edit section and edit it. During BNA RAI also is this field editable?</w:t>
      </w:r>
    </w:p>
  </w:comment>
  <w:comment w:id="3013" w:author="Michael Petite" w:date="2017-02-22T16:41:00Z" w:initials="MP">
    <w:p w14:paraId="37C8F586" w14:textId="59855685" w:rsidR="00D87F68" w:rsidRDefault="00D87F68">
      <w:pPr>
        <w:pStyle w:val="CommentText"/>
      </w:pPr>
      <w:r>
        <w:rPr>
          <w:rStyle w:val="CommentReference"/>
        </w:rPr>
        <w:annotationRef/>
      </w:r>
      <w:r>
        <w:t>No, as this will drive a filter of what activities are available for selection</w:t>
      </w:r>
    </w:p>
  </w:comment>
  <w:comment w:id="3014" w:author="Swathi Penmetsa" w:date="2017-02-20T15:40:00Z" w:initials="SP">
    <w:p w14:paraId="02C703E2" w14:textId="7DC71B0A" w:rsidR="00D87F68" w:rsidRDefault="00D87F68">
      <w:pPr>
        <w:pStyle w:val="CommentText"/>
      </w:pPr>
      <w:r>
        <w:rPr>
          <w:rStyle w:val="CommentReference"/>
        </w:rPr>
        <w:annotationRef/>
      </w:r>
      <w:r>
        <w:t>Is this lock on Save Section button or Save and Advance to next section button?</w:t>
      </w:r>
    </w:p>
  </w:comment>
  <w:comment w:id="3015" w:author="Michael Petite" w:date="2017-02-22T16:42:00Z" w:initials="MP">
    <w:p w14:paraId="30D6A250" w14:textId="63A8DE41" w:rsidR="00D87F68" w:rsidRDefault="00D87F68">
      <w:pPr>
        <w:pStyle w:val="CommentText"/>
      </w:pPr>
      <w:r>
        <w:rPr>
          <w:rStyle w:val="CommentReference"/>
        </w:rPr>
        <w:annotationRef/>
      </w:r>
      <w:r>
        <w:t>Save and Advance</w:t>
      </w:r>
    </w:p>
  </w:comment>
  <w:comment w:id="3016" w:author="Michael Petite" w:date="2017-02-08T06:45:00Z" w:initials="MP">
    <w:p w14:paraId="320844BF" w14:textId="77777777" w:rsidR="00D87F68" w:rsidRDefault="00D87F68">
      <w:pPr>
        <w:pStyle w:val="CommentText"/>
      </w:pPr>
      <w:r>
        <w:rPr>
          <w:rStyle w:val="CommentReference"/>
        </w:rPr>
        <w:annotationRef/>
      </w:r>
      <w:r>
        <w:t>Will removing this and/or disease state impact approval groups?</w:t>
      </w:r>
    </w:p>
  </w:comment>
  <w:comment w:id="3017" w:author="Michael Petite" w:date="2017-02-09T08:24:00Z" w:initials="MP">
    <w:p w14:paraId="02420F69" w14:textId="77777777" w:rsidR="00D87F68" w:rsidRDefault="00D87F68">
      <w:pPr>
        <w:pStyle w:val="CommentText"/>
      </w:pPr>
      <w:r>
        <w:rPr>
          <w:rStyle w:val="CommentReference"/>
        </w:rPr>
        <w:annotationRef/>
      </w:r>
      <w:r>
        <w:t>Question for Dev/QA</w:t>
      </w:r>
    </w:p>
  </w:comment>
  <w:comment w:id="3018" w:author="Swathi Penmetsa" w:date="2017-02-22T12:22:00Z" w:initials="SP">
    <w:p w14:paraId="6F51B7CB" w14:textId="11EF3F3C" w:rsidR="00D87F68" w:rsidRDefault="00D87F68">
      <w:pPr>
        <w:pStyle w:val="CommentText"/>
      </w:pPr>
      <w:r>
        <w:rPr>
          <w:rStyle w:val="CommentReference"/>
        </w:rPr>
        <w:annotationRef/>
      </w:r>
      <w:r>
        <w:t>Since product is multi select if we select 1 product and other so we still need to display this field ?</w:t>
      </w:r>
    </w:p>
  </w:comment>
  <w:comment w:id="3019" w:author="Michael Petite" w:date="2017-02-22T17:30:00Z" w:initials="MP">
    <w:p w14:paraId="1F85F24C" w14:textId="338AAE80" w:rsidR="00D87F68" w:rsidRDefault="00D87F68">
      <w:pPr>
        <w:pStyle w:val="CommentText"/>
      </w:pPr>
      <w:r>
        <w:rPr>
          <w:rStyle w:val="CommentReference"/>
        </w:rPr>
        <w:annotationRef/>
      </w:r>
      <w:r>
        <w:t>Yes, if other is selected this field needs to be shown</w:t>
      </w:r>
    </w:p>
  </w:comment>
  <w:comment w:id="3051" w:author="Swathi Penmetsa" w:date="2017-02-22T13:46:00Z" w:initials="SP">
    <w:p w14:paraId="2FAA9345" w14:textId="5E114283" w:rsidR="00D87F68" w:rsidRDefault="00D87F68">
      <w:pPr>
        <w:pStyle w:val="CommentText"/>
      </w:pPr>
      <w:r>
        <w:rPr>
          <w:rStyle w:val="CommentReference"/>
        </w:rPr>
        <w:annotationRef/>
      </w:r>
      <w:r>
        <w:t>What about the total estimated amount field ?</w:t>
      </w:r>
    </w:p>
  </w:comment>
  <w:comment w:id="3052" w:author="Michael Petite" w:date="2017-02-22T17:35:00Z" w:initials="MP">
    <w:p w14:paraId="40148AE8" w14:textId="28583221" w:rsidR="00D87F68" w:rsidRDefault="00D87F68">
      <w:pPr>
        <w:pStyle w:val="CommentText"/>
      </w:pPr>
      <w:r>
        <w:rPr>
          <w:rStyle w:val="CommentReference"/>
        </w:rPr>
        <w:annotationRef/>
      </w:r>
      <w:r>
        <w:t>Will be removed as well, I’ll add to the table</w:t>
      </w:r>
    </w:p>
  </w:comment>
  <w:comment w:id="3063" w:author="Swathi Penmetsa" w:date="2017-02-20T16:07:00Z" w:initials="SP">
    <w:p w14:paraId="3E52CF1A" w14:textId="25F98DF7" w:rsidR="00D87F68" w:rsidRDefault="00D87F68">
      <w:pPr>
        <w:pStyle w:val="CommentText"/>
      </w:pPr>
      <w:r>
        <w:rPr>
          <w:rStyle w:val="CommentReference"/>
        </w:rPr>
        <w:annotationRef/>
      </w:r>
      <w:r>
        <w:t>Do we need to add a validation message since this is a required field ?</w:t>
      </w:r>
    </w:p>
  </w:comment>
  <w:comment w:id="3064" w:author="Michael Petite" w:date="2017-02-22T17:37:00Z" w:initials="MP">
    <w:p w14:paraId="2FEC2654" w14:textId="41B64BA7" w:rsidR="00D87F68" w:rsidRDefault="00D87F68">
      <w:pPr>
        <w:pStyle w:val="CommentText"/>
      </w:pPr>
      <w:r>
        <w:rPr>
          <w:rStyle w:val="CommentReference"/>
        </w:rPr>
        <w:annotationRef/>
      </w:r>
      <w:r>
        <w:t>Added one</w:t>
      </w:r>
    </w:p>
  </w:comment>
  <w:comment w:id="3078" w:author="Swathi Penmetsa" w:date="2017-02-20T16:10:00Z" w:initials="SP">
    <w:p w14:paraId="3F9140A0" w14:textId="6C9C4657" w:rsidR="00D87F68" w:rsidRDefault="00D87F68">
      <w:pPr>
        <w:pStyle w:val="CommentText"/>
      </w:pPr>
      <w:r>
        <w:rPr>
          <w:rStyle w:val="CommentReference"/>
        </w:rPr>
        <w:annotationRef/>
      </w:r>
      <w:r>
        <w:t>Is the field name Commissions or Advance Payment Commissions ?</w:t>
      </w:r>
    </w:p>
  </w:comment>
  <w:comment w:id="3079" w:author="Michael Petite" w:date="2017-02-22T17:38:00Z" w:initials="MP">
    <w:p w14:paraId="0A743E50" w14:textId="47219C4F" w:rsidR="00D87F68" w:rsidRDefault="00D87F68">
      <w:pPr>
        <w:pStyle w:val="CommentText"/>
      </w:pPr>
      <w:r>
        <w:rPr>
          <w:rStyle w:val="CommentReference"/>
        </w:rPr>
        <w:annotationRef/>
      </w:r>
      <w:r>
        <w:t>This field name is commissions, advance payments is further down, have adjusted</w:t>
      </w:r>
    </w:p>
  </w:comment>
  <w:comment w:id="3083" w:author="Michael Petite" w:date="2017-02-08T06:49:00Z" w:initials="MP">
    <w:p w14:paraId="3B55CF37" w14:textId="77777777" w:rsidR="00D87F68" w:rsidRDefault="00D87F68">
      <w:pPr>
        <w:pStyle w:val="CommentText"/>
      </w:pPr>
      <w:r>
        <w:rPr>
          <w:rStyle w:val="CommentReference"/>
        </w:rPr>
        <w:annotationRef/>
      </w:r>
      <w:r>
        <w:t>Explain better, yes/no question</w:t>
      </w:r>
    </w:p>
  </w:comment>
  <w:comment w:id="3086" w:author="Michael Petite" w:date="2017-02-08T06:49:00Z" w:initials="MP">
    <w:p w14:paraId="65FB40EE" w14:textId="77777777" w:rsidR="00D87F68" w:rsidRDefault="00D87F68">
      <w:pPr>
        <w:pStyle w:val="CommentText"/>
      </w:pPr>
      <w:r>
        <w:rPr>
          <w:rStyle w:val="CommentReference"/>
        </w:rPr>
        <w:annotationRef/>
      </w:r>
      <w:r>
        <w:t>Phrase better, yes/no question</w:t>
      </w:r>
    </w:p>
  </w:comment>
  <w:comment w:id="3093" w:author="Swathi Penmetsa" w:date="2017-02-20T16:12:00Z" w:initials="SP">
    <w:p w14:paraId="108B725A" w14:textId="07E498EE" w:rsidR="00D87F68" w:rsidRDefault="00D87F68">
      <w:pPr>
        <w:pStyle w:val="CommentText"/>
      </w:pPr>
      <w:r>
        <w:rPr>
          <w:rStyle w:val="CommentReference"/>
        </w:rPr>
        <w:annotationRef/>
      </w:r>
      <w:r>
        <w:t>Should the field be displayed for Yes or No ?</w:t>
      </w:r>
    </w:p>
  </w:comment>
  <w:comment w:id="3094" w:author="Michael Petite" w:date="2017-02-22T17:40:00Z" w:initials="MP">
    <w:p w14:paraId="06661DBD" w14:textId="5FDA2C4F" w:rsidR="00D87F68" w:rsidRDefault="00D87F68">
      <w:pPr>
        <w:pStyle w:val="CommentText"/>
      </w:pPr>
      <w:r>
        <w:rPr>
          <w:rStyle w:val="CommentReference"/>
        </w:rPr>
        <w:annotationRef/>
      </w:r>
      <w:r>
        <w:t>No</w:t>
      </w:r>
    </w:p>
  </w:comment>
  <w:comment w:id="3098" w:author="Swathi Penmetsa" w:date="2017-02-20T16:12:00Z" w:initials="SP">
    <w:p w14:paraId="49B24E68" w14:textId="2AD51FEF" w:rsidR="00D87F68" w:rsidRDefault="00D87F68">
      <w:pPr>
        <w:pStyle w:val="CommentText"/>
      </w:pPr>
      <w:r>
        <w:rPr>
          <w:rStyle w:val="CommentReference"/>
        </w:rPr>
        <w:annotationRef/>
      </w:r>
      <w:r>
        <w:t>Should the field be displayed for Yes or No ?</w:t>
      </w:r>
    </w:p>
  </w:comment>
  <w:comment w:id="3099" w:author="Michael Petite" w:date="2017-02-22T17:40:00Z" w:initials="MP">
    <w:p w14:paraId="3EAEC01D" w14:textId="79125D58" w:rsidR="00D87F68" w:rsidRDefault="00D87F68">
      <w:pPr>
        <w:pStyle w:val="CommentText"/>
      </w:pPr>
      <w:r>
        <w:rPr>
          <w:rStyle w:val="CommentReference"/>
        </w:rPr>
        <w:annotationRef/>
      </w:r>
      <w:r>
        <w:t>No</w:t>
      </w:r>
    </w:p>
  </w:comment>
  <w:comment w:id="3110" w:author="Swathi Penmetsa" w:date="2017-02-20T16:13:00Z" w:initials="SP">
    <w:p w14:paraId="5E65547B" w14:textId="4910B2EF" w:rsidR="00D87F68" w:rsidRDefault="00D87F68">
      <w:pPr>
        <w:pStyle w:val="CommentText"/>
      </w:pPr>
      <w:r>
        <w:rPr>
          <w:rStyle w:val="CommentReference"/>
        </w:rPr>
        <w:annotationRef/>
      </w:r>
      <w:r>
        <w:t>Should the field be displayed for Yes or No</w:t>
      </w:r>
    </w:p>
  </w:comment>
  <w:comment w:id="3111" w:author="Michael Petite" w:date="2017-02-22T17:41:00Z" w:initials="MP">
    <w:p w14:paraId="1DB92B58" w14:textId="75F1B714" w:rsidR="00D87F68" w:rsidRDefault="00D87F68">
      <w:pPr>
        <w:pStyle w:val="CommentText"/>
      </w:pPr>
      <w:r>
        <w:rPr>
          <w:rStyle w:val="CommentReference"/>
        </w:rPr>
        <w:annotationRef/>
      </w:r>
      <w:r>
        <w:t>No</w:t>
      </w:r>
    </w:p>
  </w:comment>
  <w:comment w:id="3124" w:author="Swathi Penmetsa" w:date="2017-02-21T14:27:00Z" w:initials="SP">
    <w:p w14:paraId="027BCF5C" w14:textId="433952A2" w:rsidR="00D87F68" w:rsidRDefault="00D87F68">
      <w:pPr>
        <w:pStyle w:val="CommentText"/>
      </w:pPr>
      <w:r>
        <w:rPr>
          <w:rStyle w:val="CommentReference"/>
        </w:rPr>
        <w:annotationRef/>
      </w:r>
      <w:r>
        <w:t>In Base … consulting work flow does not have activity category and information pages … so this should be a new page</w:t>
      </w:r>
    </w:p>
  </w:comment>
  <w:comment w:id="3125" w:author="Michael Petite" w:date="2017-02-22T17:46:00Z" w:initials="MP">
    <w:p w14:paraId="47B41E37" w14:textId="440AB887" w:rsidR="00D87F68" w:rsidRDefault="00D87F68">
      <w:pPr>
        <w:pStyle w:val="CommentText"/>
      </w:pPr>
      <w:r>
        <w:rPr>
          <w:rStyle w:val="CommentReference"/>
        </w:rPr>
        <w:annotationRef/>
      </w:r>
      <w:r>
        <w:t>My understanding from the Product team was that in HIP 3.2, each activity type can have its own activity category page</w:t>
      </w:r>
    </w:p>
  </w:comment>
  <w:comment w:id="3126" w:author="Roop Yekollu" w:date="2017-02-23T16:23:00Z" w:initials="RY">
    <w:p w14:paraId="76BB4BE0" w14:textId="3FEE4216" w:rsidR="00D87F68" w:rsidRDefault="00D87F68">
      <w:pPr>
        <w:pStyle w:val="CommentText"/>
      </w:pPr>
      <w:r>
        <w:rPr>
          <w:rStyle w:val="CommentReference"/>
        </w:rPr>
        <w:annotationRef/>
      </w:r>
      <w:r>
        <w:t>Consulting type doesn’t have activity category in base. It’s a customization to add it in Teva</w:t>
      </w:r>
    </w:p>
  </w:comment>
  <w:comment w:id="3159" w:author="Swathi Penmetsa" w:date="2017-02-21T14:37:00Z" w:initials="SP">
    <w:p w14:paraId="17C9C0F3" w14:textId="3533A72B" w:rsidR="00D87F68" w:rsidRDefault="00D87F68">
      <w:pPr>
        <w:pStyle w:val="CommentText"/>
      </w:pPr>
      <w:r>
        <w:rPr>
          <w:rStyle w:val="CommentReference"/>
        </w:rPr>
        <w:annotationRef/>
      </w:r>
      <w:r>
        <w:t>What is the default value ? 2000 chars ?</w:t>
      </w:r>
    </w:p>
  </w:comment>
  <w:comment w:id="3160" w:author="Michael Petite" w:date="2017-02-22T17:47:00Z" w:initials="MP">
    <w:p w14:paraId="7CB69C2E" w14:textId="7245D0EF" w:rsidR="00D87F68" w:rsidRDefault="00D87F68">
      <w:pPr>
        <w:pStyle w:val="CommentText"/>
      </w:pPr>
      <w:r>
        <w:rPr>
          <w:rStyle w:val="CommentReference"/>
        </w:rPr>
        <w:annotationRef/>
      </w:r>
      <w:r>
        <w:t>Default for this field, as we’re only changing the field label</w:t>
      </w:r>
    </w:p>
  </w:comment>
  <w:comment w:id="3163" w:author="Swathi Penmetsa" w:date="2017-02-21T14:38:00Z" w:initials="SP">
    <w:p w14:paraId="6DF1FE48" w14:textId="78A95378" w:rsidR="00D87F68" w:rsidRDefault="00D87F68">
      <w:pPr>
        <w:pStyle w:val="CommentText"/>
      </w:pPr>
      <w:r>
        <w:rPr>
          <w:rStyle w:val="CommentReference"/>
        </w:rPr>
        <w:annotationRef/>
      </w:r>
      <w:r>
        <w:t>Should this be &gt; the activity start date or created date ?</w:t>
      </w:r>
    </w:p>
  </w:comment>
  <w:comment w:id="3164" w:author="Michael Petite" w:date="2017-02-22T17:48:00Z" w:initials="MP">
    <w:p w14:paraId="56C7C492" w14:textId="5133EE7E" w:rsidR="00D87F68" w:rsidRDefault="00D87F68">
      <w:pPr>
        <w:pStyle w:val="CommentText"/>
      </w:pPr>
      <w:r>
        <w:rPr>
          <w:rStyle w:val="CommentReference"/>
        </w:rPr>
        <w:annotationRef/>
      </w:r>
      <w:r>
        <w:t>Yes, adjusted in kind</w:t>
      </w:r>
    </w:p>
  </w:comment>
  <w:comment w:id="3177" w:author="Angela Joseph" w:date="2017-01-17T10:34:00Z" w:initials="AJ">
    <w:p w14:paraId="72F6D408" w14:textId="77777777" w:rsidR="00D87F68" w:rsidRDefault="00D87F68">
      <w:pPr>
        <w:pStyle w:val="CommentText"/>
      </w:pPr>
      <w:r>
        <w:rPr>
          <w:rStyle w:val="CommentReference"/>
        </w:rPr>
        <w:annotationRef/>
      </w:r>
      <w:r>
        <w:t>Dawn to confirm if ad board should have dual approvals i.e  1. Activity level approval 2. HCP level approval</w:t>
      </w:r>
    </w:p>
    <w:p w14:paraId="0231347D" w14:textId="77777777" w:rsidR="00D87F68" w:rsidRDefault="00D87F68">
      <w:pPr>
        <w:pStyle w:val="CommentText"/>
      </w:pPr>
    </w:p>
    <w:p w14:paraId="34B7635F" w14:textId="77777777" w:rsidR="00D87F68" w:rsidRDefault="00D87F68">
      <w:pPr>
        <w:pStyle w:val="CommentText"/>
      </w:pPr>
      <w:r>
        <w:t>Or just single approval</w:t>
      </w:r>
    </w:p>
  </w:comment>
  <w:comment w:id="3225" w:author="Swathi Penmetsa" w:date="2017-02-21T15:12:00Z" w:initials="SP">
    <w:p w14:paraId="45FFAFE5" w14:textId="32C180C7" w:rsidR="00D87F68" w:rsidRDefault="00D87F68">
      <w:pPr>
        <w:pStyle w:val="CommentText"/>
      </w:pPr>
      <w:r>
        <w:rPr>
          <w:rStyle w:val="CommentReference"/>
        </w:rPr>
        <w:annotationRef/>
      </w:r>
      <w:r>
        <w:t>Will these venues be displayed in the FMV page ? or FMV page will be based on venues in the information page</w:t>
      </w:r>
    </w:p>
  </w:comment>
  <w:comment w:id="3226" w:author="Michael Petite" w:date="2017-02-22T17:52:00Z" w:initials="MP">
    <w:p w14:paraId="77BF2081" w14:textId="15E7CA1F" w:rsidR="00D87F68" w:rsidRDefault="00D87F68">
      <w:pPr>
        <w:pStyle w:val="CommentText"/>
      </w:pPr>
      <w:r>
        <w:rPr>
          <w:rStyle w:val="CommentReference"/>
        </w:rPr>
        <w:annotationRef/>
      </w:r>
      <w:r>
        <w:t>Following the grants and donations workflow so shouldn’t be accessing the FMV page</w:t>
      </w:r>
    </w:p>
  </w:comment>
  <w:comment w:id="3227" w:author="Roop Yekollu" w:date="2017-02-23T16:28:00Z" w:initials="RY">
    <w:p w14:paraId="5EB68FFA" w14:textId="1FAFF52C" w:rsidR="00D87F68" w:rsidRDefault="00D87F68">
      <w:pPr>
        <w:pStyle w:val="CommentText"/>
      </w:pPr>
      <w:r>
        <w:rPr>
          <w:rStyle w:val="CommentReference"/>
        </w:rPr>
        <w:annotationRef/>
      </w:r>
      <w:r>
        <w:t>Hospitality activity doesn’t have FMV enabled. In 3.2 version, venue will not affect FMV section. Sub activity will.</w:t>
      </w:r>
    </w:p>
  </w:comment>
  <w:comment w:id="3453" w:author="Swathi Penmetsa" w:date="2017-02-21T15:38:00Z" w:initials="SP">
    <w:p w14:paraId="7D93E7D6" w14:textId="31D13F70" w:rsidR="00D87F68" w:rsidRDefault="00D87F68">
      <w:pPr>
        <w:pStyle w:val="CommentText"/>
      </w:pPr>
      <w:r>
        <w:rPr>
          <w:rStyle w:val="CommentReference"/>
        </w:rPr>
        <w:annotationRef/>
      </w:r>
      <w:r>
        <w:t>Which section need to be hidden ? What is the Other Information section ?</w:t>
      </w:r>
    </w:p>
  </w:comment>
  <w:comment w:id="3454" w:author="Michael Petite" w:date="2017-02-22T17:56:00Z" w:initials="MP">
    <w:p w14:paraId="472F2FA7" w14:textId="5953F167" w:rsidR="00D87F68" w:rsidRDefault="00D87F68">
      <w:pPr>
        <w:pStyle w:val="CommentText"/>
      </w:pPr>
      <w:r>
        <w:rPr>
          <w:rStyle w:val="CommentReference"/>
        </w:rPr>
        <w:annotationRef/>
      </w:r>
      <w:r>
        <w:t>Formerly the Grants &amp; Donations tab. Will be renamed to “Other Information” and hidden to avoid confusing Teva users</w:t>
      </w:r>
    </w:p>
  </w:comment>
  <w:comment w:id="3455" w:author="Roop Yekollu" w:date="2017-02-23T16:47:00Z" w:initials="RY">
    <w:p w14:paraId="42DDF150" w14:textId="34BABD0D" w:rsidR="00D87F68" w:rsidRDefault="00D87F68">
      <w:pPr>
        <w:pStyle w:val="CommentText"/>
      </w:pPr>
      <w:r>
        <w:rPr>
          <w:rStyle w:val="CommentReference"/>
        </w:rPr>
        <w:annotationRef/>
      </w:r>
      <w:r>
        <w:t>“Grants And Donation” section will be called as “Activity Category”</w:t>
      </w:r>
    </w:p>
  </w:comment>
  <w:comment w:id="3471" w:author="Michael Petite" w:date="2017-01-27T08:35:00Z" w:initials="MP">
    <w:p w14:paraId="7A6C03AF" w14:textId="77777777" w:rsidR="00D87F68" w:rsidRDefault="00D87F68">
      <w:pPr>
        <w:pStyle w:val="CommentText"/>
      </w:pPr>
      <w:r>
        <w:rPr>
          <w:rStyle w:val="CommentReference"/>
        </w:rPr>
        <w:annotationRef/>
      </w:r>
      <w:r>
        <w:t>Confirm this is still the case</w:t>
      </w:r>
    </w:p>
  </w:comment>
  <w:comment w:id="3651" w:author="Swathi Penmetsa" w:date="2017-02-22T13:43:00Z" w:initials="SP">
    <w:p w14:paraId="4FDA8235" w14:textId="071C342A" w:rsidR="00D87F68" w:rsidRDefault="00D87F68">
      <w:pPr>
        <w:pStyle w:val="CommentText"/>
      </w:pPr>
      <w:r>
        <w:rPr>
          <w:rStyle w:val="CommentReference"/>
        </w:rPr>
        <w:annotationRef/>
      </w:r>
      <w:r>
        <w:t>Need wireframe for this page</w:t>
      </w:r>
    </w:p>
  </w:comment>
  <w:comment w:id="3652" w:author="Michael Petite" w:date="2017-02-22T17:59:00Z" w:initials="MP">
    <w:p w14:paraId="5BB5D9C2" w14:textId="75B034DD" w:rsidR="00D87F68" w:rsidRDefault="00D87F68">
      <w:pPr>
        <w:pStyle w:val="CommentText"/>
      </w:pPr>
      <w:r>
        <w:rPr>
          <w:rStyle w:val="CommentReference"/>
        </w:rPr>
        <w:annotationRef/>
      </w:r>
      <w:r>
        <w:t>Agreed, analyst to provide</w:t>
      </w:r>
    </w:p>
  </w:comment>
  <w:comment w:id="3653" w:author="Shawn Stickney" w:date="2017-02-23T11:19:00Z" w:initials="SS">
    <w:p w14:paraId="5510A4B0" w14:textId="6A91027B" w:rsidR="00D87F68" w:rsidRDefault="00D87F68">
      <w:pPr>
        <w:pStyle w:val="CommentText"/>
      </w:pPr>
      <w:r>
        <w:rPr>
          <w:rStyle w:val="CommentReference"/>
        </w:rPr>
        <w:annotationRef/>
      </w:r>
      <w:r>
        <w:t>Create Wireframe</w:t>
      </w:r>
    </w:p>
  </w:comment>
  <w:comment w:id="3672" w:author="Angela Joseph" w:date="2017-01-17T14:32:00Z" w:initials="AJ">
    <w:p w14:paraId="1CD64F0E" w14:textId="77777777" w:rsidR="00D87F68" w:rsidRDefault="00D87F68">
      <w:pPr>
        <w:pStyle w:val="CommentText"/>
      </w:pPr>
      <w:r>
        <w:rPr>
          <w:rStyle w:val="CommentReference"/>
        </w:rPr>
        <w:annotationRef/>
      </w:r>
      <w:r>
        <w:t xml:space="preserve">Decision Pending – whether Add New HCP should be added via HIP or GCP </w:t>
      </w:r>
    </w:p>
  </w:comment>
  <w:comment w:id="3676" w:author="Roop Yekollu" w:date="2017-02-27T12:52:00Z" w:initials="RY">
    <w:p w14:paraId="5592B67E" w14:textId="2EE7AD26" w:rsidR="00D87F68" w:rsidRDefault="00D87F68">
      <w:pPr>
        <w:pStyle w:val="CommentText"/>
      </w:pPr>
      <w:r>
        <w:rPr>
          <w:rStyle w:val="CommentReference"/>
        </w:rPr>
        <w:annotationRef/>
      </w:r>
      <w:r>
        <w:t>This is a new Dropdown on Nomination section? Should it also be added to HCP profile page?</w:t>
      </w:r>
    </w:p>
  </w:comment>
  <w:comment w:id="3677" w:author="Swathi Penmetsa" w:date="2017-02-21T15:49:00Z" w:initials="SP">
    <w:p w14:paraId="78DFDFD1" w14:textId="3CBFE623" w:rsidR="00D87F68" w:rsidRDefault="00D87F68">
      <w:pPr>
        <w:pStyle w:val="CommentText"/>
      </w:pPr>
      <w:r>
        <w:rPr>
          <w:rStyle w:val="CommentReference"/>
        </w:rPr>
        <w:annotationRef/>
      </w:r>
      <w:r>
        <w:t xml:space="preserve">What are the fields to be displayed for Non HCP and Third Party ? </w:t>
      </w:r>
    </w:p>
  </w:comment>
  <w:comment w:id="3678" w:author="Michael Petite" w:date="2017-02-22T18:01:00Z" w:initials="MP">
    <w:p w14:paraId="1F445A2C" w14:textId="1CBC6362" w:rsidR="00D87F68" w:rsidRDefault="00D87F68">
      <w:pPr>
        <w:pStyle w:val="CommentText"/>
      </w:pPr>
      <w:r>
        <w:rPr>
          <w:rStyle w:val="CommentReference"/>
        </w:rPr>
        <w:annotationRef/>
      </w:r>
      <w:r>
        <w:t>The fields that don’t say “For HCP only” or “For HCO only”</w:t>
      </w:r>
    </w:p>
  </w:comment>
  <w:comment w:id="3681" w:author="Roop Yekollu" w:date="2017-02-27T12:53:00Z" w:initials="RY">
    <w:p w14:paraId="611BFEF6" w14:textId="4C29CFC9" w:rsidR="00D87F68" w:rsidRDefault="00D87F68">
      <w:pPr>
        <w:pStyle w:val="CommentText"/>
      </w:pPr>
      <w:r>
        <w:rPr>
          <w:rStyle w:val="CommentReference"/>
        </w:rPr>
        <w:annotationRef/>
      </w:r>
      <w:r>
        <w:t>Fields are not in order. Can you pls order them exactly how they are.</w:t>
      </w:r>
    </w:p>
  </w:comment>
  <w:comment w:id="3739" w:author="Swathi Penmetsa" w:date="2017-02-21T15:46:00Z" w:initials="SP">
    <w:p w14:paraId="22480C0E" w14:textId="7AE5BAC6" w:rsidR="00D87F68" w:rsidRDefault="00D87F68">
      <w:pPr>
        <w:pStyle w:val="CommentText"/>
      </w:pPr>
      <w:r>
        <w:rPr>
          <w:rStyle w:val="CommentReference"/>
        </w:rPr>
        <w:annotationRef/>
      </w:r>
      <w:r>
        <w:t>Need wireframes for the sections where missing</w:t>
      </w:r>
    </w:p>
  </w:comment>
  <w:comment w:id="3740" w:author="Michael Petite" w:date="2017-02-22T18:02:00Z" w:initials="MP">
    <w:p w14:paraId="22BB5672" w14:textId="6D2C2F0A" w:rsidR="00D87F68" w:rsidRDefault="00D87F68">
      <w:pPr>
        <w:pStyle w:val="CommentText"/>
      </w:pPr>
      <w:r>
        <w:rPr>
          <w:rStyle w:val="CommentReference"/>
        </w:rPr>
        <w:annotationRef/>
      </w:r>
      <w:r>
        <w:t>Agreed, waiting on analyst to provide</w:t>
      </w:r>
    </w:p>
  </w:comment>
  <w:comment w:id="3741" w:author="Shawn Stickney" w:date="2017-02-23T11:20:00Z" w:initials="SS">
    <w:p w14:paraId="1070AE94" w14:textId="5DA29106" w:rsidR="00D87F68" w:rsidRDefault="00D87F68">
      <w:pPr>
        <w:pStyle w:val="CommentText"/>
      </w:pPr>
      <w:r>
        <w:rPr>
          <w:rStyle w:val="CommentReference"/>
        </w:rPr>
        <w:annotationRef/>
      </w:r>
      <w:r>
        <w:t>Create Wireframe</w:t>
      </w:r>
    </w:p>
  </w:comment>
  <w:comment w:id="3768" w:author="Swathi Penmetsa" w:date="2017-02-21T18:04:00Z" w:initials="SP">
    <w:p w14:paraId="217A387C" w14:textId="1EA9AF7C" w:rsidR="00D87F68" w:rsidRDefault="00D87F68">
      <w:pPr>
        <w:pStyle w:val="CommentText"/>
      </w:pPr>
      <w:r>
        <w:rPr>
          <w:rStyle w:val="CommentReference"/>
        </w:rPr>
        <w:annotationRef/>
      </w:r>
      <w:r>
        <w:t>Contracting tab needs to be removed from the Inbox for all users .. .this is missing in the document</w:t>
      </w:r>
    </w:p>
  </w:comment>
  <w:comment w:id="3769" w:author="Michael Petite" w:date="2017-02-22T18:05:00Z" w:initials="MP">
    <w:p w14:paraId="7EA210B5" w14:textId="7CB25519" w:rsidR="00D87F68" w:rsidRDefault="00D87F68">
      <w:pPr>
        <w:pStyle w:val="CommentText"/>
      </w:pPr>
      <w:r>
        <w:rPr>
          <w:rStyle w:val="CommentReference"/>
        </w:rPr>
        <w:annotationRef/>
      </w:r>
      <w:r>
        <w:rPr>
          <w:rStyle w:val="CommentReference"/>
        </w:rPr>
        <w:t>Done</w:t>
      </w:r>
    </w:p>
  </w:comment>
  <w:comment w:id="3770" w:author="Swathi Penmetsa" w:date="2017-02-21T15:52:00Z" w:initials="SP">
    <w:p w14:paraId="60CC33A3" w14:textId="77777777" w:rsidR="00D87F68" w:rsidRDefault="00D87F68">
      <w:pPr>
        <w:pStyle w:val="CommentText"/>
      </w:pPr>
      <w:r>
        <w:rPr>
          <w:rStyle w:val="CommentReference"/>
        </w:rPr>
        <w:annotationRef/>
      </w:r>
      <w:r>
        <w:t xml:space="preserve">Any HCP which is not approved but request has moved to post event .. those HCPs should show status as Closed and not Closed – Not Contracted </w:t>
      </w:r>
    </w:p>
    <w:p w14:paraId="6D945113" w14:textId="2AB4451D" w:rsidR="00D87F68" w:rsidRDefault="00D87F68">
      <w:pPr>
        <w:pStyle w:val="CommentText"/>
      </w:pPr>
    </w:p>
  </w:comment>
  <w:comment w:id="3771" w:author="Michael Petite" w:date="2017-02-22T18:03:00Z" w:initials="MP">
    <w:p w14:paraId="19730B17" w14:textId="58B919EE" w:rsidR="00D87F68" w:rsidRDefault="00D87F68">
      <w:pPr>
        <w:pStyle w:val="CommentText"/>
      </w:pPr>
      <w:r>
        <w:rPr>
          <w:rStyle w:val="CommentReference"/>
        </w:rPr>
        <w:annotationRef/>
      </w:r>
      <w:r>
        <w:t>Ok, what needs to change because of this</w:t>
      </w:r>
    </w:p>
  </w:comment>
  <w:comment w:id="3797" w:author="Michael Petite" w:date="2017-02-22T18:04:00Z" w:initials="MP">
    <w:p w14:paraId="0F6796E8" w14:textId="4DB74A54" w:rsidR="00D87F68" w:rsidRDefault="00D87F68">
      <w:pPr>
        <w:pStyle w:val="CommentText"/>
      </w:pPr>
      <w:r>
        <w:rPr>
          <w:rStyle w:val="CommentReference"/>
        </w:rPr>
        <w:annotationRef/>
      </w:r>
      <w:r>
        <w:t>Wireframes to be provided</w:t>
      </w:r>
    </w:p>
  </w:comment>
  <w:comment w:id="3798" w:author="Shawn Stickney" w:date="2017-02-23T11:20:00Z" w:initials="SS">
    <w:p w14:paraId="7CAECE09" w14:textId="14F558D2" w:rsidR="00D87F68" w:rsidRDefault="00D87F68">
      <w:pPr>
        <w:pStyle w:val="CommentText"/>
      </w:pPr>
      <w:r>
        <w:rPr>
          <w:rStyle w:val="CommentReference"/>
        </w:rPr>
        <w:annotationRef/>
      </w:r>
      <w:r>
        <w:t>Create Wireframe</w:t>
      </w:r>
    </w:p>
  </w:comment>
  <w:comment w:id="3826" w:author="Michael Petite" w:date="2017-02-22T18:09:00Z" w:initials="MP">
    <w:p w14:paraId="57E29435" w14:textId="373FB3DB" w:rsidR="00D87F68" w:rsidRDefault="00D87F68">
      <w:pPr>
        <w:pStyle w:val="CommentText"/>
      </w:pPr>
      <w:r>
        <w:rPr>
          <w:rStyle w:val="CommentReference"/>
        </w:rPr>
        <w:annotationRef/>
      </w:r>
      <w:r>
        <w:t>Wireframes to be provided</w:t>
      </w:r>
    </w:p>
  </w:comment>
  <w:comment w:id="3827" w:author="Shawn Stickney" w:date="2017-02-23T11:20:00Z" w:initials="SS">
    <w:p w14:paraId="143081FF" w14:textId="3E29AABB" w:rsidR="00D87F68" w:rsidRDefault="00D87F68">
      <w:pPr>
        <w:pStyle w:val="CommentText"/>
      </w:pPr>
      <w:r>
        <w:rPr>
          <w:rStyle w:val="CommentReference"/>
        </w:rPr>
        <w:annotationRef/>
      </w:r>
      <w:r>
        <w:t>Create Wireframe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1F5D48" w15:done="0"/>
  <w15:commentEx w15:paraId="32C9F667" w15:paraIdParent="541F5D48" w15:done="0"/>
  <w15:commentEx w15:paraId="211A352C" w15:done="1"/>
  <w15:commentEx w15:paraId="07EF2F69" w15:done="0"/>
  <w15:commentEx w15:paraId="7F007837" w15:paraIdParent="07EF2F69" w15:done="0"/>
  <w15:commentEx w15:paraId="3962F6D9" w15:done="0"/>
  <w15:commentEx w15:paraId="62574835" w15:paraIdParent="3962F6D9" w15:done="0"/>
  <w15:commentEx w15:paraId="225B25F1" w15:done="0"/>
  <w15:commentEx w15:paraId="1DCB658C" w15:paraIdParent="225B25F1" w15:done="0"/>
  <w15:commentEx w15:paraId="5A25BBBC" w15:done="0"/>
  <w15:commentEx w15:paraId="488D2D65" w15:paraIdParent="5A25BBBC" w15:done="0"/>
  <w15:commentEx w15:paraId="3DF9D6A2" w15:done="1"/>
  <w15:commentEx w15:paraId="344B3514" w15:paraIdParent="3DF9D6A2" w15:done="1"/>
  <w15:commentEx w15:paraId="05769A40" w15:done="1"/>
  <w15:commentEx w15:paraId="73CBA802" w15:done="0"/>
  <w15:commentEx w15:paraId="37C8F586" w15:paraIdParent="73CBA802" w15:done="0"/>
  <w15:commentEx w15:paraId="02C703E2" w15:done="0"/>
  <w15:commentEx w15:paraId="30D6A250" w15:paraIdParent="02C703E2" w15:done="0"/>
  <w15:commentEx w15:paraId="320844BF" w15:done="1"/>
  <w15:commentEx w15:paraId="02420F69" w15:done="1"/>
  <w15:commentEx w15:paraId="6F51B7CB" w15:done="0"/>
  <w15:commentEx w15:paraId="1F85F24C" w15:paraIdParent="6F51B7CB" w15:done="0"/>
  <w15:commentEx w15:paraId="2FAA9345" w15:done="0"/>
  <w15:commentEx w15:paraId="40148AE8" w15:paraIdParent="2FAA9345" w15:done="0"/>
  <w15:commentEx w15:paraId="3E52CF1A" w15:done="0"/>
  <w15:commentEx w15:paraId="2FEC2654" w15:paraIdParent="3E52CF1A" w15:done="0"/>
  <w15:commentEx w15:paraId="3F9140A0" w15:done="0"/>
  <w15:commentEx w15:paraId="0A743E50" w15:paraIdParent="3F9140A0" w15:done="0"/>
  <w15:commentEx w15:paraId="3B55CF37" w15:done="1"/>
  <w15:commentEx w15:paraId="65FB40EE" w15:done="1"/>
  <w15:commentEx w15:paraId="108B725A" w15:done="0"/>
  <w15:commentEx w15:paraId="06661DBD" w15:paraIdParent="108B725A" w15:done="0"/>
  <w15:commentEx w15:paraId="49B24E68" w15:done="0"/>
  <w15:commentEx w15:paraId="3EAEC01D" w15:paraIdParent="49B24E68" w15:done="0"/>
  <w15:commentEx w15:paraId="5E65547B" w15:done="0"/>
  <w15:commentEx w15:paraId="1DB92B58" w15:paraIdParent="5E65547B" w15:done="0"/>
  <w15:commentEx w15:paraId="027BCF5C" w15:done="0"/>
  <w15:commentEx w15:paraId="47B41E37" w15:paraIdParent="027BCF5C" w15:done="0"/>
  <w15:commentEx w15:paraId="76BB4BE0" w15:paraIdParent="027BCF5C" w15:done="0"/>
  <w15:commentEx w15:paraId="17C9C0F3" w15:done="0"/>
  <w15:commentEx w15:paraId="7CB69C2E" w15:paraIdParent="17C9C0F3" w15:done="0"/>
  <w15:commentEx w15:paraId="6DF1FE48" w15:done="0"/>
  <w15:commentEx w15:paraId="56C7C492" w15:paraIdParent="6DF1FE48" w15:done="0"/>
  <w15:commentEx w15:paraId="34B7635F" w15:done="1"/>
  <w15:commentEx w15:paraId="45FFAFE5" w15:done="0"/>
  <w15:commentEx w15:paraId="77BF2081" w15:paraIdParent="45FFAFE5" w15:done="0"/>
  <w15:commentEx w15:paraId="5EB68FFA" w15:paraIdParent="45FFAFE5" w15:done="0"/>
  <w15:commentEx w15:paraId="7D93E7D6" w15:done="0"/>
  <w15:commentEx w15:paraId="472F2FA7" w15:paraIdParent="7D93E7D6" w15:done="0"/>
  <w15:commentEx w15:paraId="42DDF150" w15:paraIdParent="7D93E7D6" w15:done="0"/>
  <w15:commentEx w15:paraId="7A6C03AF" w15:done="1"/>
  <w15:commentEx w15:paraId="4FDA8235" w15:done="1"/>
  <w15:commentEx w15:paraId="5BB5D9C2" w15:paraIdParent="4FDA8235" w15:done="1"/>
  <w15:commentEx w15:paraId="5510A4B0" w15:paraIdParent="4FDA8235" w15:done="1"/>
  <w15:commentEx w15:paraId="1CD64F0E" w15:done="1"/>
  <w15:commentEx w15:paraId="5592B67E" w15:done="0"/>
  <w15:commentEx w15:paraId="78DFDFD1" w15:done="0"/>
  <w15:commentEx w15:paraId="1F445A2C" w15:paraIdParent="78DFDFD1" w15:done="0"/>
  <w15:commentEx w15:paraId="611BFEF6" w15:done="0"/>
  <w15:commentEx w15:paraId="22480C0E" w15:done="1"/>
  <w15:commentEx w15:paraId="22BB5672" w15:paraIdParent="22480C0E" w15:done="1"/>
  <w15:commentEx w15:paraId="1070AE94" w15:paraIdParent="22480C0E" w15:done="1"/>
  <w15:commentEx w15:paraId="217A387C" w15:done="0"/>
  <w15:commentEx w15:paraId="7EA210B5" w15:paraIdParent="217A387C" w15:done="0"/>
  <w15:commentEx w15:paraId="6D945113" w15:done="0"/>
  <w15:commentEx w15:paraId="19730B17" w15:paraIdParent="6D945113" w15:done="0"/>
  <w15:commentEx w15:paraId="0F6796E8" w15:done="1"/>
  <w15:commentEx w15:paraId="7CAECE09" w15:paraIdParent="0F6796E8" w15:done="1"/>
  <w15:commentEx w15:paraId="57E29435" w15:done="1"/>
  <w15:commentEx w15:paraId="143081FF" w15:paraIdParent="57E29435"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85FCCE" w14:textId="77777777" w:rsidR="00034949" w:rsidRDefault="00034949" w:rsidP="003A5C45">
      <w:pPr>
        <w:spacing w:after="0" w:line="240" w:lineRule="auto"/>
      </w:pPr>
      <w:r>
        <w:separator/>
      </w:r>
    </w:p>
  </w:endnote>
  <w:endnote w:type="continuationSeparator" w:id="0">
    <w:p w14:paraId="22EA77C0" w14:textId="77777777" w:rsidR="00034949" w:rsidRDefault="00034949" w:rsidP="003A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Bold">
    <w:panose1 w:val="020B0704020202020204"/>
    <w:charset w:val="00"/>
    <w:family w:val="auto"/>
    <w:pitch w:val="default"/>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E2CC0" w14:textId="4F020F5A" w:rsidR="00D87F68" w:rsidRPr="00BF6CC6" w:rsidRDefault="00D87F68">
    <w:pPr>
      <w:pStyle w:val="Footer"/>
      <w:rPr>
        <w:b/>
        <w:sz w:val="16"/>
        <w:szCs w:val="16"/>
      </w:rPr>
    </w:pPr>
    <w:r>
      <w:rPr>
        <w:b/>
        <w:sz w:val="16"/>
        <w:szCs w:val="16"/>
      </w:rPr>
      <w:t>Proprietary, Polaris Solutions</w:t>
    </w:r>
    <w:r>
      <w:rPr>
        <w:b/>
        <w:sz w:val="16"/>
        <w:szCs w:val="16"/>
      </w:rPr>
      <w:tab/>
    </w:r>
    <w:r>
      <w:rPr>
        <w:b/>
        <w:sz w:val="16"/>
        <w:szCs w:val="16"/>
      </w:rPr>
      <w:tab/>
    </w:r>
    <w:r w:rsidRPr="00BF6CC6">
      <w:rPr>
        <w:b/>
        <w:sz w:val="16"/>
        <w:szCs w:val="16"/>
      </w:rPr>
      <w:fldChar w:fldCharType="begin"/>
    </w:r>
    <w:r w:rsidRPr="00BF6CC6">
      <w:rPr>
        <w:b/>
        <w:sz w:val="16"/>
        <w:szCs w:val="16"/>
      </w:rPr>
      <w:instrText xml:space="preserve"> PAGE   \* MERGEFORMAT </w:instrText>
    </w:r>
    <w:r w:rsidRPr="00BF6CC6">
      <w:rPr>
        <w:b/>
        <w:sz w:val="16"/>
        <w:szCs w:val="16"/>
      </w:rPr>
      <w:fldChar w:fldCharType="separate"/>
    </w:r>
    <w:r w:rsidR="00F90DF6">
      <w:rPr>
        <w:b/>
        <w:noProof/>
        <w:sz w:val="16"/>
        <w:szCs w:val="16"/>
      </w:rPr>
      <w:t>29</w:t>
    </w:r>
    <w:r w:rsidRPr="00BF6CC6">
      <w:rPr>
        <w:b/>
        <w:sz w:val="16"/>
        <w:szCs w:val="16"/>
      </w:rPr>
      <w:fldChar w:fldCharType="end"/>
    </w:r>
    <w:r w:rsidRPr="00BF6CC6">
      <w:rPr>
        <w:b/>
        <w:sz w:val="16"/>
        <w:szCs w:val="16"/>
      </w:rPr>
      <w:t xml:space="preserve"> of </w:t>
    </w:r>
    <w:r w:rsidRPr="00BF6CC6">
      <w:rPr>
        <w:b/>
        <w:sz w:val="16"/>
        <w:szCs w:val="16"/>
      </w:rPr>
      <w:fldChar w:fldCharType="begin"/>
    </w:r>
    <w:r w:rsidRPr="00BF6CC6">
      <w:rPr>
        <w:b/>
        <w:sz w:val="16"/>
        <w:szCs w:val="16"/>
      </w:rPr>
      <w:instrText xml:space="preserve"> NUMPAGES   \* MERGEFORMAT </w:instrText>
    </w:r>
    <w:r w:rsidRPr="00BF6CC6">
      <w:rPr>
        <w:b/>
        <w:sz w:val="16"/>
        <w:szCs w:val="16"/>
      </w:rPr>
      <w:fldChar w:fldCharType="separate"/>
    </w:r>
    <w:r w:rsidR="00F90DF6">
      <w:rPr>
        <w:b/>
        <w:noProof/>
        <w:sz w:val="16"/>
        <w:szCs w:val="16"/>
      </w:rPr>
      <w:t>108</w:t>
    </w:r>
    <w:r w:rsidRPr="00BF6CC6">
      <w:rPr>
        <w:b/>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FB2C86" w14:textId="77777777" w:rsidR="00034949" w:rsidRDefault="00034949" w:rsidP="003A5C45">
      <w:pPr>
        <w:spacing w:after="0" w:line="240" w:lineRule="auto"/>
      </w:pPr>
      <w:r>
        <w:separator/>
      </w:r>
    </w:p>
  </w:footnote>
  <w:footnote w:type="continuationSeparator" w:id="0">
    <w:p w14:paraId="7BD567C0" w14:textId="77777777" w:rsidR="00034949" w:rsidRDefault="00034949" w:rsidP="003A5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90E37"/>
    <w:multiLevelType w:val="hybridMultilevel"/>
    <w:tmpl w:val="262CC5C4"/>
    <w:lvl w:ilvl="0" w:tplc="43686E0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25A78"/>
    <w:multiLevelType w:val="hybridMultilevel"/>
    <w:tmpl w:val="E92276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184E1D"/>
    <w:multiLevelType w:val="hybridMultilevel"/>
    <w:tmpl w:val="0DD64FF8"/>
    <w:lvl w:ilvl="0" w:tplc="6202729C">
      <w:start w:val="1"/>
      <w:numFmt w:val="bullet"/>
      <w:pStyle w:val="StyleStyle9ptBoldBefore2ptAfter2ptNotBold"/>
      <w:lvlText w:val=""/>
      <w:lvlJc w:val="left"/>
      <w:pPr>
        <w:tabs>
          <w:tab w:val="num" w:pos="1440"/>
        </w:tabs>
        <w:ind w:left="1440" w:hanging="360"/>
      </w:pPr>
      <w:rPr>
        <w:rFonts w:ascii="Symbol" w:hAnsi="Symbol" w:hint="default"/>
        <w:color w:val="AF1E23"/>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AC2C2F"/>
    <w:multiLevelType w:val="hybridMultilevel"/>
    <w:tmpl w:val="F844E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C03889"/>
    <w:multiLevelType w:val="hybridMultilevel"/>
    <w:tmpl w:val="5300AB14"/>
    <w:lvl w:ilvl="0" w:tplc="5706DCA6">
      <w:start w:val="11"/>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6569D7"/>
    <w:multiLevelType w:val="hybridMultilevel"/>
    <w:tmpl w:val="C8F60F28"/>
    <w:lvl w:ilvl="0" w:tplc="5706DCA6">
      <w:start w:val="11"/>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21087411"/>
    <w:multiLevelType w:val="hybridMultilevel"/>
    <w:tmpl w:val="663ED5D6"/>
    <w:lvl w:ilvl="0" w:tplc="FB2448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C37417"/>
    <w:multiLevelType w:val="hybridMultilevel"/>
    <w:tmpl w:val="A7945D58"/>
    <w:lvl w:ilvl="0" w:tplc="5706DCA6">
      <w:start w:val="11"/>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AE1829"/>
    <w:multiLevelType w:val="hybridMultilevel"/>
    <w:tmpl w:val="24321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233B45"/>
    <w:multiLevelType w:val="hybridMultilevel"/>
    <w:tmpl w:val="2D2A332A"/>
    <w:lvl w:ilvl="0" w:tplc="43686E0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0156C8"/>
    <w:multiLevelType w:val="hybridMultilevel"/>
    <w:tmpl w:val="E0CA2A38"/>
    <w:lvl w:ilvl="0" w:tplc="43686E0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E72182"/>
    <w:multiLevelType w:val="multilevel"/>
    <w:tmpl w:val="53C4038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upperLetter"/>
      <w:lvlText w:val="%4."/>
      <w:lvlJc w:val="left"/>
      <w:pPr>
        <w:ind w:left="1440" w:hanging="1080"/>
      </w:pPr>
      <w:rPr>
        <w:rFonts w:hint="default"/>
      </w:rPr>
    </w:lvl>
    <w:lvl w:ilvl="4">
      <w:start w:val="1"/>
      <w:numFmt w:val="lowerRoman"/>
      <w:lvlText w:val="%5."/>
      <w:lvlJc w:val="righ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4ABC4E72"/>
    <w:multiLevelType w:val="hybridMultilevel"/>
    <w:tmpl w:val="43A46304"/>
    <w:lvl w:ilvl="0" w:tplc="5706DCA6">
      <w:start w:val="1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331354"/>
    <w:multiLevelType w:val="multilevel"/>
    <w:tmpl w:val="53C4038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upperLetter"/>
      <w:lvlText w:val="%4."/>
      <w:lvlJc w:val="left"/>
      <w:pPr>
        <w:ind w:left="1440" w:hanging="1080"/>
      </w:pPr>
      <w:rPr>
        <w:rFonts w:hint="default"/>
      </w:rPr>
    </w:lvl>
    <w:lvl w:ilvl="4">
      <w:start w:val="1"/>
      <w:numFmt w:val="lowerRoman"/>
      <w:lvlText w:val="%5."/>
      <w:lvlJc w:val="righ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5AAE0FFE"/>
    <w:multiLevelType w:val="hybridMultilevel"/>
    <w:tmpl w:val="A2C8678C"/>
    <w:lvl w:ilvl="0" w:tplc="747AE1B8">
      <w:start w:val="1"/>
      <w:numFmt w:val="decimal"/>
      <w:lvlText w:val="%1."/>
      <w:lvlJc w:val="left"/>
      <w:pPr>
        <w:tabs>
          <w:tab w:val="num" w:pos="720"/>
        </w:tabs>
        <w:ind w:left="720" w:hanging="360"/>
      </w:pPr>
      <w:rPr>
        <w:rFonts w:ascii="Times New Roman" w:hAnsi="Times New Roman" w:cs="Times New Roman" w:hint="default"/>
        <w:b w:val="0"/>
        <w:i/>
        <w:color w:val="0000FF"/>
        <w:sz w:val="24"/>
        <w:szCs w:val="24"/>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15:restartNumberingAfterBreak="0">
    <w:nsid w:val="5D2641DF"/>
    <w:multiLevelType w:val="multilevel"/>
    <w:tmpl w:val="C350668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upperLetter"/>
      <w:lvlText w:val="%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65832085"/>
    <w:multiLevelType w:val="hybridMultilevel"/>
    <w:tmpl w:val="108C2BFC"/>
    <w:lvl w:ilvl="0" w:tplc="C25A756C">
      <w:start w:val="4"/>
      <w:numFmt w:val="bullet"/>
      <w:lvlText w:val="-"/>
      <w:lvlJc w:val="left"/>
      <w:pPr>
        <w:ind w:left="36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8A4AEB"/>
    <w:multiLevelType w:val="hybridMultilevel"/>
    <w:tmpl w:val="DE8AD6B8"/>
    <w:lvl w:ilvl="0" w:tplc="0EF2C48E">
      <w:start w:val="1"/>
      <w:numFmt w:val="bullet"/>
      <w:lvlText w:val="•"/>
      <w:lvlJc w:val="left"/>
      <w:pPr>
        <w:tabs>
          <w:tab w:val="num" w:pos="720"/>
        </w:tabs>
        <w:ind w:left="720" w:hanging="360"/>
      </w:pPr>
      <w:rPr>
        <w:rFonts w:ascii="Arial" w:hAnsi="Arial" w:hint="default"/>
      </w:rPr>
    </w:lvl>
    <w:lvl w:ilvl="1" w:tplc="EF6A7DCE">
      <w:start w:val="1"/>
      <w:numFmt w:val="bullet"/>
      <w:lvlText w:val="•"/>
      <w:lvlJc w:val="left"/>
      <w:pPr>
        <w:tabs>
          <w:tab w:val="num" w:pos="1440"/>
        </w:tabs>
        <w:ind w:left="1440" w:hanging="360"/>
      </w:pPr>
      <w:rPr>
        <w:rFonts w:ascii="Arial" w:hAnsi="Arial" w:hint="default"/>
      </w:rPr>
    </w:lvl>
    <w:lvl w:ilvl="2" w:tplc="BFEA1008" w:tentative="1">
      <w:start w:val="1"/>
      <w:numFmt w:val="bullet"/>
      <w:lvlText w:val="•"/>
      <w:lvlJc w:val="left"/>
      <w:pPr>
        <w:tabs>
          <w:tab w:val="num" w:pos="2160"/>
        </w:tabs>
        <w:ind w:left="2160" w:hanging="360"/>
      </w:pPr>
      <w:rPr>
        <w:rFonts w:ascii="Arial" w:hAnsi="Arial" w:hint="default"/>
      </w:rPr>
    </w:lvl>
    <w:lvl w:ilvl="3" w:tplc="626676E2" w:tentative="1">
      <w:start w:val="1"/>
      <w:numFmt w:val="bullet"/>
      <w:lvlText w:val="•"/>
      <w:lvlJc w:val="left"/>
      <w:pPr>
        <w:tabs>
          <w:tab w:val="num" w:pos="2880"/>
        </w:tabs>
        <w:ind w:left="2880" w:hanging="360"/>
      </w:pPr>
      <w:rPr>
        <w:rFonts w:ascii="Arial" w:hAnsi="Arial" w:hint="default"/>
      </w:rPr>
    </w:lvl>
    <w:lvl w:ilvl="4" w:tplc="4CD26BA6" w:tentative="1">
      <w:start w:val="1"/>
      <w:numFmt w:val="bullet"/>
      <w:lvlText w:val="•"/>
      <w:lvlJc w:val="left"/>
      <w:pPr>
        <w:tabs>
          <w:tab w:val="num" w:pos="3600"/>
        </w:tabs>
        <w:ind w:left="3600" w:hanging="360"/>
      </w:pPr>
      <w:rPr>
        <w:rFonts w:ascii="Arial" w:hAnsi="Arial" w:hint="default"/>
      </w:rPr>
    </w:lvl>
    <w:lvl w:ilvl="5" w:tplc="3264AD46" w:tentative="1">
      <w:start w:val="1"/>
      <w:numFmt w:val="bullet"/>
      <w:lvlText w:val="•"/>
      <w:lvlJc w:val="left"/>
      <w:pPr>
        <w:tabs>
          <w:tab w:val="num" w:pos="4320"/>
        </w:tabs>
        <w:ind w:left="4320" w:hanging="360"/>
      </w:pPr>
      <w:rPr>
        <w:rFonts w:ascii="Arial" w:hAnsi="Arial" w:hint="default"/>
      </w:rPr>
    </w:lvl>
    <w:lvl w:ilvl="6" w:tplc="E6A6F9A2" w:tentative="1">
      <w:start w:val="1"/>
      <w:numFmt w:val="bullet"/>
      <w:lvlText w:val="•"/>
      <w:lvlJc w:val="left"/>
      <w:pPr>
        <w:tabs>
          <w:tab w:val="num" w:pos="5040"/>
        </w:tabs>
        <w:ind w:left="5040" w:hanging="360"/>
      </w:pPr>
      <w:rPr>
        <w:rFonts w:ascii="Arial" w:hAnsi="Arial" w:hint="default"/>
      </w:rPr>
    </w:lvl>
    <w:lvl w:ilvl="7" w:tplc="6BE6CEC2" w:tentative="1">
      <w:start w:val="1"/>
      <w:numFmt w:val="bullet"/>
      <w:lvlText w:val="•"/>
      <w:lvlJc w:val="left"/>
      <w:pPr>
        <w:tabs>
          <w:tab w:val="num" w:pos="5760"/>
        </w:tabs>
        <w:ind w:left="5760" w:hanging="360"/>
      </w:pPr>
      <w:rPr>
        <w:rFonts w:ascii="Arial" w:hAnsi="Arial" w:hint="default"/>
      </w:rPr>
    </w:lvl>
    <w:lvl w:ilvl="8" w:tplc="704C79E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D036D97"/>
    <w:multiLevelType w:val="hybridMultilevel"/>
    <w:tmpl w:val="815AE050"/>
    <w:lvl w:ilvl="0" w:tplc="5706DCA6">
      <w:start w:val="11"/>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5A083E"/>
    <w:multiLevelType w:val="multilevel"/>
    <w:tmpl w:val="C350668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upperLetter"/>
      <w:lvlText w:val="%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7F984B2B"/>
    <w:multiLevelType w:val="multilevel"/>
    <w:tmpl w:val="B6E4EC22"/>
    <w:lvl w:ilvl="0">
      <w:start w:val="1"/>
      <w:numFmt w:val="decimal"/>
      <w:lvlText w:val="%1."/>
      <w:lvlJc w:val="left"/>
      <w:pPr>
        <w:ind w:left="720" w:hanging="360"/>
      </w:pPr>
    </w:lvl>
    <w:lvl w:ilvl="1">
      <w:start w:val="1"/>
      <w:numFmt w:val="decimal"/>
      <w:pStyle w:val="Heading3"/>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
  </w:num>
  <w:num w:numId="2">
    <w:abstractNumId w:val="21"/>
  </w:num>
  <w:num w:numId="3">
    <w:abstractNumId w:val="19"/>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13"/>
  </w:num>
  <w:num w:numId="7">
    <w:abstractNumId w:val="15"/>
  </w:num>
  <w:num w:numId="8">
    <w:abstractNumId w:val="11"/>
  </w:num>
  <w:num w:numId="9">
    <w:abstractNumId w:val="21"/>
  </w:num>
  <w:num w:numId="10">
    <w:abstractNumId w:val="14"/>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6"/>
  </w:num>
  <w:num w:numId="22">
    <w:abstractNumId w:val="18"/>
  </w:num>
  <w:num w:numId="23">
    <w:abstractNumId w:val="12"/>
  </w:num>
  <w:num w:numId="24">
    <w:abstractNumId w:val="4"/>
  </w:num>
  <w:num w:numId="25">
    <w:abstractNumId w:val="5"/>
  </w:num>
  <w:num w:numId="26">
    <w:abstractNumId w:val="7"/>
  </w:num>
  <w:num w:numId="27">
    <w:abstractNumId w:val="8"/>
  </w:num>
  <w:num w:numId="28">
    <w:abstractNumId w:val="1"/>
  </w:num>
  <w:num w:numId="29">
    <w:abstractNumId w:val="3"/>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9"/>
  </w:num>
  <w:num w:numId="33">
    <w:abstractNumId w:val="10"/>
  </w:num>
  <w:num w:numId="34">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ael Petite">
    <w15:presenceInfo w15:providerId="AD" w15:userId="S-1-5-21-602162358-725345543-323427221-9137"/>
  </w15:person>
  <w15:person w15:author="Roop Yekollu">
    <w15:presenceInfo w15:providerId="AD" w15:userId="S-1-5-21-602162358-725345543-323427221-8943"/>
  </w15:person>
  <w15:person w15:author="Swathi Penmetsa">
    <w15:presenceInfo w15:providerId="AD" w15:userId="S-1-5-21-2676001572-3131771074-2776907194-30977"/>
  </w15:person>
  <w15:person w15:author="Shawn Stickney">
    <w15:presenceInfo w15:providerId="AD" w15:userId="S-1-5-21-602162358-725345543-323427221-10111"/>
  </w15:person>
  <w15:person w15:author="Angela Joseph">
    <w15:presenceInfo w15:providerId="AD" w15:userId="S-1-5-21-602162358-725345543-323427221-81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A0tLA0MjUwMTEyMDBS0lEKTi0uzszPAykwqgUA7HgjNiwAAAA="/>
  </w:docVars>
  <w:rsids>
    <w:rsidRoot w:val="00C17614"/>
    <w:rsid w:val="0000018F"/>
    <w:rsid w:val="00000E40"/>
    <w:rsid w:val="00002FAD"/>
    <w:rsid w:val="0000430C"/>
    <w:rsid w:val="000054D3"/>
    <w:rsid w:val="00007BA3"/>
    <w:rsid w:val="0001251A"/>
    <w:rsid w:val="00013CC4"/>
    <w:rsid w:val="00015236"/>
    <w:rsid w:val="00016EF6"/>
    <w:rsid w:val="000206F9"/>
    <w:rsid w:val="00020C74"/>
    <w:rsid w:val="00023D99"/>
    <w:rsid w:val="00025464"/>
    <w:rsid w:val="0002653B"/>
    <w:rsid w:val="000330FC"/>
    <w:rsid w:val="00034949"/>
    <w:rsid w:val="00037C5E"/>
    <w:rsid w:val="00042241"/>
    <w:rsid w:val="0004318F"/>
    <w:rsid w:val="00043E4C"/>
    <w:rsid w:val="00046496"/>
    <w:rsid w:val="00051948"/>
    <w:rsid w:val="000522C6"/>
    <w:rsid w:val="00052993"/>
    <w:rsid w:val="000531C0"/>
    <w:rsid w:val="00057486"/>
    <w:rsid w:val="00057D4B"/>
    <w:rsid w:val="00057E56"/>
    <w:rsid w:val="00064006"/>
    <w:rsid w:val="0006424A"/>
    <w:rsid w:val="000668DD"/>
    <w:rsid w:val="0007061C"/>
    <w:rsid w:val="00070B8B"/>
    <w:rsid w:val="00072E1B"/>
    <w:rsid w:val="00077ABC"/>
    <w:rsid w:val="00081CB3"/>
    <w:rsid w:val="00085B0F"/>
    <w:rsid w:val="00087B88"/>
    <w:rsid w:val="00090E39"/>
    <w:rsid w:val="00092E0A"/>
    <w:rsid w:val="00094262"/>
    <w:rsid w:val="00094AA4"/>
    <w:rsid w:val="00095B47"/>
    <w:rsid w:val="000A012C"/>
    <w:rsid w:val="000A1AEC"/>
    <w:rsid w:val="000A1C58"/>
    <w:rsid w:val="000A35C8"/>
    <w:rsid w:val="000A3B82"/>
    <w:rsid w:val="000B0DBA"/>
    <w:rsid w:val="000B335C"/>
    <w:rsid w:val="000C26FF"/>
    <w:rsid w:val="000C402E"/>
    <w:rsid w:val="000C5046"/>
    <w:rsid w:val="000C5351"/>
    <w:rsid w:val="000D2553"/>
    <w:rsid w:val="000D358A"/>
    <w:rsid w:val="000D3762"/>
    <w:rsid w:val="000D3899"/>
    <w:rsid w:val="000E327D"/>
    <w:rsid w:val="000E434E"/>
    <w:rsid w:val="000F26D6"/>
    <w:rsid w:val="000F59A6"/>
    <w:rsid w:val="00102D7A"/>
    <w:rsid w:val="001030F9"/>
    <w:rsid w:val="001050E0"/>
    <w:rsid w:val="00111353"/>
    <w:rsid w:val="00112869"/>
    <w:rsid w:val="00114D81"/>
    <w:rsid w:val="00114DE7"/>
    <w:rsid w:val="001158D1"/>
    <w:rsid w:val="00124304"/>
    <w:rsid w:val="0012557A"/>
    <w:rsid w:val="00125622"/>
    <w:rsid w:val="0012689E"/>
    <w:rsid w:val="0012735E"/>
    <w:rsid w:val="00131750"/>
    <w:rsid w:val="001355EF"/>
    <w:rsid w:val="00135CC1"/>
    <w:rsid w:val="0013661B"/>
    <w:rsid w:val="0013671E"/>
    <w:rsid w:val="001432BC"/>
    <w:rsid w:val="00146A1D"/>
    <w:rsid w:val="00150107"/>
    <w:rsid w:val="00155516"/>
    <w:rsid w:val="00155700"/>
    <w:rsid w:val="00161295"/>
    <w:rsid w:val="0016177D"/>
    <w:rsid w:val="00165CD9"/>
    <w:rsid w:val="001664BC"/>
    <w:rsid w:val="00174155"/>
    <w:rsid w:val="001750D9"/>
    <w:rsid w:val="00184488"/>
    <w:rsid w:val="00186270"/>
    <w:rsid w:val="0019155F"/>
    <w:rsid w:val="0019589E"/>
    <w:rsid w:val="0019783A"/>
    <w:rsid w:val="00197D93"/>
    <w:rsid w:val="001A0319"/>
    <w:rsid w:val="001A0BAD"/>
    <w:rsid w:val="001A452D"/>
    <w:rsid w:val="001A4FF5"/>
    <w:rsid w:val="001A64A2"/>
    <w:rsid w:val="001A6C01"/>
    <w:rsid w:val="001A7261"/>
    <w:rsid w:val="001B07BB"/>
    <w:rsid w:val="001B1F47"/>
    <w:rsid w:val="001B4234"/>
    <w:rsid w:val="001B55D4"/>
    <w:rsid w:val="001C180B"/>
    <w:rsid w:val="001C196C"/>
    <w:rsid w:val="001C39E2"/>
    <w:rsid w:val="001D0A67"/>
    <w:rsid w:val="001D59BF"/>
    <w:rsid w:val="001D7388"/>
    <w:rsid w:val="001E0B9F"/>
    <w:rsid w:val="001E0FE0"/>
    <w:rsid w:val="001E440D"/>
    <w:rsid w:val="001E6302"/>
    <w:rsid w:val="001E7A14"/>
    <w:rsid w:val="001F1481"/>
    <w:rsid w:val="001F1BFE"/>
    <w:rsid w:val="001F73C7"/>
    <w:rsid w:val="001F7533"/>
    <w:rsid w:val="002019AC"/>
    <w:rsid w:val="0020358C"/>
    <w:rsid w:val="00214C7F"/>
    <w:rsid w:val="00215361"/>
    <w:rsid w:val="00216145"/>
    <w:rsid w:val="002212FB"/>
    <w:rsid w:val="0022528C"/>
    <w:rsid w:val="0022670D"/>
    <w:rsid w:val="00227B69"/>
    <w:rsid w:val="0023102D"/>
    <w:rsid w:val="00231C34"/>
    <w:rsid w:val="00231D28"/>
    <w:rsid w:val="00232438"/>
    <w:rsid w:val="0023411A"/>
    <w:rsid w:val="0023663D"/>
    <w:rsid w:val="00237899"/>
    <w:rsid w:val="002415DD"/>
    <w:rsid w:val="00241781"/>
    <w:rsid w:val="0024201B"/>
    <w:rsid w:val="00247ABC"/>
    <w:rsid w:val="00250E93"/>
    <w:rsid w:val="00253A33"/>
    <w:rsid w:val="002554B6"/>
    <w:rsid w:val="00255A1D"/>
    <w:rsid w:val="00256CE3"/>
    <w:rsid w:val="00260701"/>
    <w:rsid w:val="00260FF7"/>
    <w:rsid w:val="00262152"/>
    <w:rsid w:val="00263AC3"/>
    <w:rsid w:val="0026567C"/>
    <w:rsid w:val="002666CC"/>
    <w:rsid w:val="002723CE"/>
    <w:rsid w:val="002740EC"/>
    <w:rsid w:val="00286F1E"/>
    <w:rsid w:val="00287537"/>
    <w:rsid w:val="00287C7A"/>
    <w:rsid w:val="0029053D"/>
    <w:rsid w:val="002918B0"/>
    <w:rsid w:val="002958D2"/>
    <w:rsid w:val="002963D0"/>
    <w:rsid w:val="00297377"/>
    <w:rsid w:val="002B0862"/>
    <w:rsid w:val="002B1B98"/>
    <w:rsid w:val="002B2144"/>
    <w:rsid w:val="002B323A"/>
    <w:rsid w:val="002B55AE"/>
    <w:rsid w:val="002C08F9"/>
    <w:rsid w:val="002C3008"/>
    <w:rsid w:val="002C3879"/>
    <w:rsid w:val="002D0E0A"/>
    <w:rsid w:val="002D241F"/>
    <w:rsid w:val="002D4360"/>
    <w:rsid w:val="002D4CCF"/>
    <w:rsid w:val="002D52D0"/>
    <w:rsid w:val="002D581C"/>
    <w:rsid w:val="002D6C81"/>
    <w:rsid w:val="002E287D"/>
    <w:rsid w:val="002E2B5F"/>
    <w:rsid w:val="002E2CE0"/>
    <w:rsid w:val="002E485D"/>
    <w:rsid w:val="002E4E03"/>
    <w:rsid w:val="002F2906"/>
    <w:rsid w:val="003037CE"/>
    <w:rsid w:val="003038AC"/>
    <w:rsid w:val="0030569A"/>
    <w:rsid w:val="00306D64"/>
    <w:rsid w:val="00310B95"/>
    <w:rsid w:val="00312D78"/>
    <w:rsid w:val="00320617"/>
    <w:rsid w:val="00321259"/>
    <w:rsid w:val="00321FCC"/>
    <w:rsid w:val="003264E0"/>
    <w:rsid w:val="003308EF"/>
    <w:rsid w:val="00330A1B"/>
    <w:rsid w:val="003344AF"/>
    <w:rsid w:val="00345DE9"/>
    <w:rsid w:val="0034616D"/>
    <w:rsid w:val="0034766D"/>
    <w:rsid w:val="00347782"/>
    <w:rsid w:val="00347FD5"/>
    <w:rsid w:val="003512FF"/>
    <w:rsid w:val="00360BDC"/>
    <w:rsid w:val="00362505"/>
    <w:rsid w:val="0036365D"/>
    <w:rsid w:val="003640D6"/>
    <w:rsid w:val="00364980"/>
    <w:rsid w:val="003762EB"/>
    <w:rsid w:val="003774D8"/>
    <w:rsid w:val="00385373"/>
    <w:rsid w:val="00385863"/>
    <w:rsid w:val="00393577"/>
    <w:rsid w:val="003A0EF4"/>
    <w:rsid w:val="003A1387"/>
    <w:rsid w:val="003A3379"/>
    <w:rsid w:val="003A5C45"/>
    <w:rsid w:val="003A6D23"/>
    <w:rsid w:val="003A7B98"/>
    <w:rsid w:val="003C0E49"/>
    <w:rsid w:val="003C1C5B"/>
    <w:rsid w:val="003C2E0A"/>
    <w:rsid w:val="003C6A8E"/>
    <w:rsid w:val="003C7985"/>
    <w:rsid w:val="003D0B4F"/>
    <w:rsid w:val="003D157C"/>
    <w:rsid w:val="003D2DB4"/>
    <w:rsid w:val="003D37A7"/>
    <w:rsid w:val="003E3330"/>
    <w:rsid w:val="003E47B5"/>
    <w:rsid w:val="003F0B9C"/>
    <w:rsid w:val="003F1F9A"/>
    <w:rsid w:val="003F30D8"/>
    <w:rsid w:val="003F3A80"/>
    <w:rsid w:val="003F422A"/>
    <w:rsid w:val="003F75C3"/>
    <w:rsid w:val="00402CF9"/>
    <w:rsid w:val="00406217"/>
    <w:rsid w:val="00412A78"/>
    <w:rsid w:val="0042713D"/>
    <w:rsid w:val="00431047"/>
    <w:rsid w:val="00433314"/>
    <w:rsid w:val="00441FE8"/>
    <w:rsid w:val="00442E19"/>
    <w:rsid w:val="00446A32"/>
    <w:rsid w:val="00446C9A"/>
    <w:rsid w:val="00451ABE"/>
    <w:rsid w:val="00452C20"/>
    <w:rsid w:val="0045775F"/>
    <w:rsid w:val="004655E8"/>
    <w:rsid w:val="00466AFC"/>
    <w:rsid w:val="004709F3"/>
    <w:rsid w:val="00474450"/>
    <w:rsid w:val="00474E90"/>
    <w:rsid w:val="00480BA9"/>
    <w:rsid w:val="00483375"/>
    <w:rsid w:val="00483644"/>
    <w:rsid w:val="004867A0"/>
    <w:rsid w:val="00493408"/>
    <w:rsid w:val="004949D9"/>
    <w:rsid w:val="00495A7E"/>
    <w:rsid w:val="00496B94"/>
    <w:rsid w:val="004A17EB"/>
    <w:rsid w:val="004A46CC"/>
    <w:rsid w:val="004A548D"/>
    <w:rsid w:val="004A6BA8"/>
    <w:rsid w:val="004C03D9"/>
    <w:rsid w:val="004C61D2"/>
    <w:rsid w:val="004D1E6B"/>
    <w:rsid w:val="004E416C"/>
    <w:rsid w:val="004E4D7A"/>
    <w:rsid w:val="004E6289"/>
    <w:rsid w:val="004F1C10"/>
    <w:rsid w:val="004F38C4"/>
    <w:rsid w:val="004F6BDE"/>
    <w:rsid w:val="00500C95"/>
    <w:rsid w:val="00501451"/>
    <w:rsid w:val="00501E81"/>
    <w:rsid w:val="00503180"/>
    <w:rsid w:val="00503BD7"/>
    <w:rsid w:val="00503EE1"/>
    <w:rsid w:val="005046D5"/>
    <w:rsid w:val="00511F72"/>
    <w:rsid w:val="00514218"/>
    <w:rsid w:val="0051523C"/>
    <w:rsid w:val="00516180"/>
    <w:rsid w:val="0051695C"/>
    <w:rsid w:val="00522C3E"/>
    <w:rsid w:val="00523040"/>
    <w:rsid w:val="0052672F"/>
    <w:rsid w:val="00526EF1"/>
    <w:rsid w:val="0053208A"/>
    <w:rsid w:val="0053343C"/>
    <w:rsid w:val="005343F3"/>
    <w:rsid w:val="00544612"/>
    <w:rsid w:val="00545724"/>
    <w:rsid w:val="00546D37"/>
    <w:rsid w:val="00546F36"/>
    <w:rsid w:val="005504FA"/>
    <w:rsid w:val="005520BD"/>
    <w:rsid w:val="00560510"/>
    <w:rsid w:val="00560E5D"/>
    <w:rsid w:val="00563963"/>
    <w:rsid w:val="00565ECD"/>
    <w:rsid w:val="00574CBB"/>
    <w:rsid w:val="00574CF8"/>
    <w:rsid w:val="0057547B"/>
    <w:rsid w:val="00576502"/>
    <w:rsid w:val="00582E2C"/>
    <w:rsid w:val="0058456A"/>
    <w:rsid w:val="00585092"/>
    <w:rsid w:val="005874BB"/>
    <w:rsid w:val="0058764D"/>
    <w:rsid w:val="00587E71"/>
    <w:rsid w:val="0059052E"/>
    <w:rsid w:val="0059144E"/>
    <w:rsid w:val="00592B3E"/>
    <w:rsid w:val="005A068D"/>
    <w:rsid w:val="005A340C"/>
    <w:rsid w:val="005A3D96"/>
    <w:rsid w:val="005B1DF1"/>
    <w:rsid w:val="005B566E"/>
    <w:rsid w:val="005C3A9A"/>
    <w:rsid w:val="005C5122"/>
    <w:rsid w:val="005C7F77"/>
    <w:rsid w:val="005D1988"/>
    <w:rsid w:val="005D2C11"/>
    <w:rsid w:val="005D3174"/>
    <w:rsid w:val="005D3E2A"/>
    <w:rsid w:val="005D4739"/>
    <w:rsid w:val="005D5952"/>
    <w:rsid w:val="005D6B48"/>
    <w:rsid w:val="005E753C"/>
    <w:rsid w:val="005F0454"/>
    <w:rsid w:val="005F21E1"/>
    <w:rsid w:val="00602AE3"/>
    <w:rsid w:val="00606262"/>
    <w:rsid w:val="00607272"/>
    <w:rsid w:val="00612C84"/>
    <w:rsid w:val="0061556A"/>
    <w:rsid w:val="0061571A"/>
    <w:rsid w:val="006157BD"/>
    <w:rsid w:val="00615922"/>
    <w:rsid w:val="006173F8"/>
    <w:rsid w:val="006204E4"/>
    <w:rsid w:val="0062092F"/>
    <w:rsid w:val="00621C7E"/>
    <w:rsid w:val="006239F1"/>
    <w:rsid w:val="006325D8"/>
    <w:rsid w:val="006341C6"/>
    <w:rsid w:val="00635867"/>
    <w:rsid w:val="00635E4A"/>
    <w:rsid w:val="0063754F"/>
    <w:rsid w:val="00641677"/>
    <w:rsid w:val="00642ED3"/>
    <w:rsid w:val="006430FB"/>
    <w:rsid w:val="0064426F"/>
    <w:rsid w:val="006450AC"/>
    <w:rsid w:val="00650502"/>
    <w:rsid w:val="00653288"/>
    <w:rsid w:val="0066055A"/>
    <w:rsid w:val="00660573"/>
    <w:rsid w:val="00662E61"/>
    <w:rsid w:val="00670A3E"/>
    <w:rsid w:val="006748DA"/>
    <w:rsid w:val="006752F0"/>
    <w:rsid w:val="006803C2"/>
    <w:rsid w:val="00681CC0"/>
    <w:rsid w:val="00690863"/>
    <w:rsid w:val="00691821"/>
    <w:rsid w:val="006924B1"/>
    <w:rsid w:val="006943A5"/>
    <w:rsid w:val="00696B45"/>
    <w:rsid w:val="006A0E15"/>
    <w:rsid w:val="006A5B04"/>
    <w:rsid w:val="006A5D74"/>
    <w:rsid w:val="006A7E79"/>
    <w:rsid w:val="006B0D98"/>
    <w:rsid w:val="006B2654"/>
    <w:rsid w:val="006B326F"/>
    <w:rsid w:val="006B3718"/>
    <w:rsid w:val="006B3BF0"/>
    <w:rsid w:val="006B4ED5"/>
    <w:rsid w:val="006C75A0"/>
    <w:rsid w:val="006C7BA2"/>
    <w:rsid w:val="006D0A2F"/>
    <w:rsid w:val="006D1DE4"/>
    <w:rsid w:val="006D6D69"/>
    <w:rsid w:val="006E06C5"/>
    <w:rsid w:val="006E3657"/>
    <w:rsid w:val="006E3A40"/>
    <w:rsid w:val="006E4251"/>
    <w:rsid w:val="006E6E9E"/>
    <w:rsid w:val="006F205E"/>
    <w:rsid w:val="006F3D79"/>
    <w:rsid w:val="006F7EB0"/>
    <w:rsid w:val="00704697"/>
    <w:rsid w:val="007055ED"/>
    <w:rsid w:val="00705D35"/>
    <w:rsid w:val="007128C9"/>
    <w:rsid w:val="0071558A"/>
    <w:rsid w:val="00715ABD"/>
    <w:rsid w:val="00720AC4"/>
    <w:rsid w:val="007303FE"/>
    <w:rsid w:val="00731B74"/>
    <w:rsid w:val="00732C33"/>
    <w:rsid w:val="00733653"/>
    <w:rsid w:val="00734C43"/>
    <w:rsid w:val="00736E08"/>
    <w:rsid w:val="007379F0"/>
    <w:rsid w:val="00741E91"/>
    <w:rsid w:val="0074258D"/>
    <w:rsid w:val="00742ACA"/>
    <w:rsid w:val="00742E5D"/>
    <w:rsid w:val="00744767"/>
    <w:rsid w:val="007461E4"/>
    <w:rsid w:val="0074622B"/>
    <w:rsid w:val="0074630A"/>
    <w:rsid w:val="00752270"/>
    <w:rsid w:val="00752584"/>
    <w:rsid w:val="007537D9"/>
    <w:rsid w:val="0075573B"/>
    <w:rsid w:val="00755C90"/>
    <w:rsid w:val="00757001"/>
    <w:rsid w:val="007572BA"/>
    <w:rsid w:val="00757FF2"/>
    <w:rsid w:val="00764AEB"/>
    <w:rsid w:val="007652DB"/>
    <w:rsid w:val="00765940"/>
    <w:rsid w:val="0076620E"/>
    <w:rsid w:val="0076657C"/>
    <w:rsid w:val="00767CF5"/>
    <w:rsid w:val="0077176C"/>
    <w:rsid w:val="0077178F"/>
    <w:rsid w:val="00771C9E"/>
    <w:rsid w:val="00776DEB"/>
    <w:rsid w:val="007803F4"/>
    <w:rsid w:val="0078296B"/>
    <w:rsid w:val="00783A5D"/>
    <w:rsid w:val="00787926"/>
    <w:rsid w:val="00793D02"/>
    <w:rsid w:val="0079539A"/>
    <w:rsid w:val="00795DF0"/>
    <w:rsid w:val="007A04AF"/>
    <w:rsid w:val="007A1DA2"/>
    <w:rsid w:val="007A5B91"/>
    <w:rsid w:val="007B58A6"/>
    <w:rsid w:val="007C150F"/>
    <w:rsid w:val="007D35C1"/>
    <w:rsid w:val="007D3690"/>
    <w:rsid w:val="007D4386"/>
    <w:rsid w:val="007D4E2C"/>
    <w:rsid w:val="007D5494"/>
    <w:rsid w:val="007D6589"/>
    <w:rsid w:val="007E7D31"/>
    <w:rsid w:val="007F1B34"/>
    <w:rsid w:val="007F45FE"/>
    <w:rsid w:val="007F4DD4"/>
    <w:rsid w:val="00804B60"/>
    <w:rsid w:val="00805024"/>
    <w:rsid w:val="0080541C"/>
    <w:rsid w:val="0080651D"/>
    <w:rsid w:val="00811F2E"/>
    <w:rsid w:val="008131A3"/>
    <w:rsid w:val="00815097"/>
    <w:rsid w:val="00821982"/>
    <w:rsid w:val="00824FBE"/>
    <w:rsid w:val="00826E71"/>
    <w:rsid w:val="00832F41"/>
    <w:rsid w:val="0083688A"/>
    <w:rsid w:val="00841CA6"/>
    <w:rsid w:val="008473BE"/>
    <w:rsid w:val="0085275B"/>
    <w:rsid w:val="00855AC1"/>
    <w:rsid w:val="00856D83"/>
    <w:rsid w:val="008575E1"/>
    <w:rsid w:val="00871B77"/>
    <w:rsid w:val="00882FA2"/>
    <w:rsid w:val="00884ACE"/>
    <w:rsid w:val="0088683F"/>
    <w:rsid w:val="00886FA2"/>
    <w:rsid w:val="00890118"/>
    <w:rsid w:val="00896306"/>
    <w:rsid w:val="008A19EE"/>
    <w:rsid w:val="008A40E2"/>
    <w:rsid w:val="008A5596"/>
    <w:rsid w:val="008A5707"/>
    <w:rsid w:val="008A63FE"/>
    <w:rsid w:val="008A7244"/>
    <w:rsid w:val="008C2298"/>
    <w:rsid w:val="008C2A7E"/>
    <w:rsid w:val="008C2E20"/>
    <w:rsid w:val="008C5808"/>
    <w:rsid w:val="008C75AB"/>
    <w:rsid w:val="008E0F9B"/>
    <w:rsid w:val="008E2F54"/>
    <w:rsid w:val="008E5564"/>
    <w:rsid w:val="008E671E"/>
    <w:rsid w:val="008E7847"/>
    <w:rsid w:val="008F0A87"/>
    <w:rsid w:val="008F3FEB"/>
    <w:rsid w:val="008F4853"/>
    <w:rsid w:val="008F561C"/>
    <w:rsid w:val="008F76AE"/>
    <w:rsid w:val="0090047E"/>
    <w:rsid w:val="00902CC7"/>
    <w:rsid w:val="009068B8"/>
    <w:rsid w:val="0090771C"/>
    <w:rsid w:val="009110B5"/>
    <w:rsid w:val="0091213B"/>
    <w:rsid w:val="00912E1B"/>
    <w:rsid w:val="00923472"/>
    <w:rsid w:val="00924FFC"/>
    <w:rsid w:val="00925291"/>
    <w:rsid w:val="00925EDF"/>
    <w:rsid w:val="00932F66"/>
    <w:rsid w:val="009330AF"/>
    <w:rsid w:val="009345DD"/>
    <w:rsid w:val="00942CE6"/>
    <w:rsid w:val="00945B86"/>
    <w:rsid w:val="00947C56"/>
    <w:rsid w:val="00950943"/>
    <w:rsid w:val="00952297"/>
    <w:rsid w:val="009535C7"/>
    <w:rsid w:val="00955447"/>
    <w:rsid w:val="00957833"/>
    <w:rsid w:val="00960563"/>
    <w:rsid w:val="00974252"/>
    <w:rsid w:val="00977A96"/>
    <w:rsid w:val="00981691"/>
    <w:rsid w:val="00981697"/>
    <w:rsid w:val="009839A0"/>
    <w:rsid w:val="00986E73"/>
    <w:rsid w:val="00987291"/>
    <w:rsid w:val="0099149F"/>
    <w:rsid w:val="00996C4B"/>
    <w:rsid w:val="009A008C"/>
    <w:rsid w:val="009A0527"/>
    <w:rsid w:val="009A3274"/>
    <w:rsid w:val="009B1C32"/>
    <w:rsid w:val="009B2B44"/>
    <w:rsid w:val="009B3CB5"/>
    <w:rsid w:val="009B6645"/>
    <w:rsid w:val="009C1E35"/>
    <w:rsid w:val="009C34C0"/>
    <w:rsid w:val="009C6C01"/>
    <w:rsid w:val="009D5660"/>
    <w:rsid w:val="009D7176"/>
    <w:rsid w:val="009E1DA8"/>
    <w:rsid w:val="009E3C4E"/>
    <w:rsid w:val="009F3A75"/>
    <w:rsid w:val="009F5A5C"/>
    <w:rsid w:val="009F7512"/>
    <w:rsid w:val="009F7F0E"/>
    <w:rsid w:val="00A01F8D"/>
    <w:rsid w:val="00A02EB7"/>
    <w:rsid w:val="00A045E4"/>
    <w:rsid w:val="00A05D7A"/>
    <w:rsid w:val="00A07EF7"/>
    <w:rsid w:val="00A15504"/>
    <w:rsid w:val="00A16070"/>
    <w:rsid w:val="00A16974"/>
    <w:rsid w:val="00A208AF"/>
    <w:rsid w:val="00A22DC7"/>
    <w:rsid w:val="00A24BC6"/>
    <w:rsid w:val="00A25F76"/>
    <w:rsid w:val="00A30052"/>
    <w:rsid w:val="00A31917"/>
    <w:rsid w:val="00A3256B"/>
    <w:rsid w:val="00A32930"/>
    <w:rsid w:val="00A334BC"/>
    <w:rsid w:val="00A347D3"/>
    <w:rsid w:val="00A372D7"/>
    <w:rsid w:val="00A45C13"/>
    <w:rsid w:val="00A476A6"/>
    <w:rsid w:val="00A52732"/>
    <w:rsid w:val="00A5485E"/>
    <w:rsid w:val="00A55141"/>
    <w:rsid w:val="00A57D04"/>
    <w:rsid w:val="00A6022B"/>
    <w:rsid w:val="00A61FDE"/>
    <w:rsid w:val="00A663C9"/>
    <w:rsid w:val="00A70B5C"/>
    <w:rsid w:val="00A743EE"/>
    <w:rsid w:val="00A758D2"/>
    <w:rsid w:val="00A83E0F"/>
    <w:rsid w:val="00A904EC"/>
    <w:rsid w:val="00A90A42"/>
    <w:rsid w:val="00A91421"/>
    <w:rsid w:val="00A92DD5"/>
    <w:rsid w:val="00A96C44"/>
    <w:rsid w:val="00AA1640"/>
    <w:rsid w:val="00AA2A36"/>
    <w:rsid w:val="00AA5521"/>
    <w:rsid w:val="00AA5F57"/>
    <w:rsid w:val="00AA748F"/>
    <w:rsid w:val="00AB6014"/>
    <w:rsid w:val="00AC22FD"/>
    <w:rsid w:val="00AC555A"/>
    <w:rsid w:val="00AC744A"/>
    <w:rsid w:val="00AD16F8"/>
    <w:rsid w:val="00AD4388"/>
    <w:rsid w:val="00AE03E1"/>
    <w:rsid w:val="00AE1772"/>
    <w:rsid w:val="00AE22BC"/>
    <w:rsid w:val="00AE369E"/>
    <w:rsid w:val="00AE3717"/>
    <w:rsid w:val="00AE3739"/>
    <w:rsid w:val="00AF285B"/>
    <w:rsid w:val="00AF4888"/>
    <w:rsid w:val="00B017CB"/>
    <w:rsid w:val="00B01B6B"/>
    <w:rsid w:val="00B03F42"/>
    <w:rsid w:val="00B05E88"/>
    <w:rsid w:val="00B063C9"/>
    <w:rsid w:val="00B06934"/>
    <w:rsid w:val="00B125AA"/>
    <w:rsid w:val="00B1535D"/>
    <w:rsid w:val="00B25171"/>
    <w:rsid w:val="00B26885"/>
    <w:rsid w:val="00B2721E"/>
    <w:rsid w:val="00B37C08"/>
    <w:rsid w:val="00B42604"/>
    <w:rsid w:val="00B44CC8"/>
    <w:rsid w:val="00B54D55"/>
    <w:rsid w:val="00B56C4E"/>
    <w:rsid w:val="00B653E2"/>
    <w:rsid w:val="00B66624"/>
    <w:rsid w:val="00B669FB"/>
    <w:rsid w:val="00B72823"/>
    <w:rsid w:val="00B74676"/>
    <w:rsid w:val="00B77C4F"/>
    <w:rsid w:val="00B8088F"/>
    <w:rsid w:val="00B8603B"/>
    <w:rsid w:val="00B91586"/>
    <w:rsid w:val="00B96354"/>
    <w:rsid w:val="00BA04C8"/>
    <w:rsid w:val="00BA0715"/>
    <w:rsid w:val="00BA10BE"/>
    <w:rsid w:val="00BA2F93"/>
    <w:rsid w:val="00BA40F2"/>
    <w:rsid w:val="00BA47E0"/>
    <w:rsid w:val="00BA78BB"/>
    <w:rsid w:val="00BB07EF"/>
    <w:rsid w:val="00BB5578"/>
    <w:rsid w:val="00BB5929"/>
    <w:rsid w:val="00BC391D"/>
    <w:rsid w:val="00BC5650"/>
    <w:rsid w:val="00BC72E3"/>
    <w:rsid w:val="00BD1889"/>
    <w:rsid w:val="00BD339B"/>
    <w:rsid w:val="00BD476A"/>
    <w:rsid w:val="00BD511C"/>
    <w:rsid w:val="00BD5A06"/>
    <w:rsid w:val="00BD6E5B"/>
    <w:rsid w:val="00BD79CA"/>
    <w:rsid w:val="00BE16A7"/>
    <w:rsid w:val="00BE3A92"/>
    <w:rsid w:val="00BE3B42"/>
    <w:rsid w:val="00BE5921"/>
    <w:rsid w:val="00BE609E"/>
    <w:rsid w:val="00BE73DB"/>
    <w:rsid w:val="00BF2A7F"/>
    <w:rsid w:val="00BF6CC6"/>
    <w:rsid w:val="00C01084"/>
    <w:rsid w:val="00C03706"/>
    <w:rsid w:val="00C0429A"/>
    <w:rsid w:val="00C064FA"/>
    <w:rsid w:val="00C10642"/>
    <w:rsid w:val="00C124AE"/>
    <w:rsid w:val="00C17614"/>
    <w:rsid w:val="00C201CD"/>
    <w:rsid w:val="00C21DBD"/>
    <w:rsid w:val="00C23B9D"/>
    <w:rsid w:val="00C23FEE"/>
    <w:rsid w:val="00C24142"/>
    <w:rsid w:val="00C31741"/>
    <w:rsid w:val="00C34C39"/>
    <w:rsid w:val="00C35F94"/>
    <w:rsid w:val="00C40852"/>
    <w:rsid w:val="00C417E6"/>
    <w:rsid w:val="00C41E67"/>
    <w:rsid w:val="00C44A5D"/>
    <w:rsid w:val="00C45341"/>
    <w:rsid w:val="00C506D5"/>
    <w:rsid w:val="00C61BA9"/>
    <w:rsid w:val="00C629B5"/>
    <w:rsid w:val="00C62C68"/>
    <w:rsid w:val="00C66E91"/>
    <w:rsid w:val="00C72AF4"/>
    <w:rsid w:val="00C72D95"/>
    <w:rsid w:val="00C73E98"/>
    <w:rsid w:val="00C74709"/>
    <w:rsid w:val="00C77279"/>
    <w:rsid w:val="00C90964"/>
    <w:rsid w:val="00C913D4"/>
    <w:rsid w:val="00C91412"/>
    <w:rsid w:val="00C92E63"/>
    <w:rsid w:val="00C96290"/>
    <w:rsid w:val="00CA3B01"/>
    <w:rsid w:val="00CB03A8"/>
    <w:rsid w:val="00CB640F"/>
    <w:rsid w:val="00CC2B4A"/>
    <w:rsid w:val="00CC2D04"/>
    <w:rsid w:val="00CC741A"/>
    <w:rsid w:val="00CD2C62"/>
    <w:rsid w:val="00CD42CE"/>
    <w:rsid w:val="00CE1DFB"/>
    <w:rsid w:val="00CE20C6"/>
    <w:rsid w:val="00CE5C89"/>
    <w:rsid w:val="00CE6EDE"/>
    <w:rsid w:val="00D02685"/>
    <w:rsid w:val="00D0296F"/>
    <w:rsid w:val="00D0592C"/>
    <w:rsid w:val="00D10115"/>
    <w:rsid w:val="00D112CE"/>
    <w:rsid w:val="00D13168"/>
    <w:rsid w:val="00D23E1E"/>
    <w:rsid w:val="00D2460E"/>
    <w:rsid w:val="00D27B69"/>
    <w:rsid w:val="00D27CBC"/>
    <w:rsid w:val="00D30868"/>
    <w:rsid w:val="00D31107"/>
    <w:rsid w:val="00D41193"/>
    <w:rsid w:val="00D41EED"/>
    <w:rsid w:val="00D42C2E"/>
    <w:rsid w:val="00D4525D"/>
    <w:rsid w:val="00D50343"/>
    <w:rsid w:val="00D6072D"/>
    <w:rsid w:val="00D6312F"/>
    <w:rsid w:val="00D632BD"/>
    <w:rsid w:val="00D7018E"/>
    <w:rsid w:val="00D70302"/>
    <w:rsid w:val="00D710E2"/>
    <w:rsid w:val="00D71430"/>
    <w:rsid w:val="00D71823"/>
    <w:rsid w:val="00D73E63"/>
    <w:rsid w:val="00D74246"/>
    <w:rsid w:val="00D74BE2"/>
    <w:rsid w:val="00D76264"/>
    <w:rsid w:val="00D80B45"/>
    <w:rsid w:val="00D8369A"/>
    <w:rsid w:val="00D83DEE"/>
    <w:rsid w:val="00D84E7F"/>
    <w:rsid w:val="00D8606F"/>
    <w:rsid w:val="00D860E2"/>
    <w:rsid w:val="00D86403"/>
    <w:rsid w:val="00D86E14"/>
    <w:rsid w:val="00D87F68"/>
    <w:rsid w:val="00D900A4"/>
    <w:rsid w:val="00D91390"/>
    <w:rsid w:val="00D91924"/>
    <w:rsid w:val="00D92B04"/>
    <w:rsid w:val="00D92E8E"/>
    <w:rsid w:val="00D9464D"/>
    <w:rsid w:val="00DA1751"/>
    <w:rsid w:val="00DA18FE"/>
    <w:rsid w:val="00DB595D"/>
    <w:rsid w:val="00DB6304"/>
    <w:rsid w:val="00DC0172"/>
    <w:rsid w:val="00DC43C5"/>
    <w:rsid w:val="00DD2932"/>
    <w:rsid w:val="00DD2D08"/>
    <w:rsid w:val="00DD2FD9"/>
    <w:rsid w:val="00DD32A8"/>
    <w:rsid w:val="00DD552B"/>
    <w:rsid w:val="00DD6C46"/>
    <w:rsid w:val="00DD7AC7"/>
    <w:rsid w:val="00DE260E"/>
    <w:rsid w:val="00DE3A2D"/>
    <w:rsid w:val="00DE4BD5"/>
    <w:rsid w:val="00DF425F"/>
    <w:rsid w:val="00DF47D2"/>
    <w:rsid w:val="00DF47EB"/>
    <w:rsid w:val="00E02110"/>
    <w:rsid w:val="00E13B4F"/>
    <w:rsid w:val="00E1466A"/>
    <w:rsid w:val="00E22E83"/>
    <w:rsid w:val="00E25760"/>
    <w:rsid w:val="00E27873"/>
    <w:rsid w:val="00E27A5D"/>
    <w:rsid w:val="00E27ED7"/>
    <w:rsid w:val="00E27F39"/>
    <w:rsid w:val="00E3021D"/>
    <w:rsid w:val="00E36D48"/>
    <w:rsid w:val="00E4013F"/>
    <w:rsid w:val="00E44477"/>
    <w:rsid w:val="00E46D53"/>
    <w:rsid w:val="00E4777D"/>
    <w:rsid w:val="00E54832"/>
    <w:rsid w:val="00E55165"/>
    <w:rsid w:val="00E55425"/>
    <w:rsid w:val="00E57CC8"/>
    <w:rsid w:val="00E6259E"/>
    <w:rsid w:val="00E70942"/>
    <w:rsid w:val="00E70D11"/>
    <w:rsid w:val="00E72AE3"/>
    <w:rsid w:val="00E73144"/>
    <w:rsid w:val="00E738D4"/>
    <w:rsid w:val="00E84928"/>
    <w:rsid w:val="00E86EE9"/>
    <w:rsid w:val="00E92EEF"/>
    <w:rsid w:val="00E95AA8"/>
    <w:rsid w:val="00E97CDD"/>
    <w:rsid w:val="00EA269D"/>
    <w:rsid w:val="00EA2C0C"/>
    <w:rsid w:val="00EA3F82"/>
    <w:rsid w:val="00EA48C9"/>
    <w:rsid w:val="00EA520E"/>
    <w:rsid w:val="00EA5C54"/>
    <w:rsid w:val="00EB264B"/>
    <w:rsid w:val="00EB3D8A"/>
    <w:rsid w:val="00EB4AFD"/>
    <w:rsid w:val="00EB6AA2"/>
    <w:rsid w:val="00EC0998"/>
    <w:rsid w:val="00EC103E"/>
    <w:rsid w:val="00EC197B"/>
    <w:rsid w:val="00EC4385"/>
    <w:rsid w:val="00EC4905"/>
    <w:rsid w:val="00EC7FC4"/>
    <w:rsid w:val="00ED009F"/>
    <w:rsid w:val="00ED05FA"/>
    <w:rsid w:val="00ED3B98"/>
    <w:rsid w:val="00ED54E4"/>
    <w:rsid w:val="00ED628D"/>
    <w:rsid w:val="00EE3E09"/>
    <w:rsid w:val="00EE47AB"/>
    <w:rsid w:val="00EE6E16"/>
    <w:rsid w:val="00EE7219"/>
    <w:rsid w:val="00EE7FF4"/>
    <w:rsid w:val="00EF0E56"/>
    <w:rsid w:val="00EF1AFD"/>
    <w:rsid w:val="00EF2AAD"/>
    <w:rsid w:val="00EF3829"/>
    <w:rsid w:val="00EF5751"/>
    <w:rsid w:val="00F017E7"/>
    <w:rsid w:val="00F01F8F"/>
    <w:rsid w:val="00F02F43"/>
    <w:rsid w:val="00F0383E"/>
    <w:rsid w:val="00F0543E"/>
    <w:rsid w:val="00F059AA"/>
    <w:rsid w:val="00F11FC0"/>
    <w:rsid w:val="00F128A7"/>
    <w:rsid w:val="00F20D0C"/>
    <w:rsid w:val="00F21B4A"/>
    <w:rsid w:val="00F22317"/>
    <w:rsid w:val="00F22CAB"/>
    <w:rsid w:val="00F23BEC"/>
    <w:rsid w:val="00F25322"/>
    <w:rsid w:val="00F33323"/>
    <w:rsid w:val="00F3363B"/>
    <w:rsid w:val="00F33746"/>
    <w:rsid w:val="00F35DF2"/>
    <w:rsid w:val="00F44D07"/>
    <w:rsid w:val="00F45102"/>
    <w:rsid w:val="00F47A8D"/>
    <w:rsid w:val="00F51547"/>
    <w:rsid w:val="00F53D3A"/>
    <w:rsid w:val="00F55F68"/>
    <w:rsid w:val="00F5738D"/>
    <w:rsid w:val="00F61209"/>
    <w:rsid w:val="00F63793"/>
    <w:rsid w:val="00F6515A"/>
    <w:rsid w:val="00F7052F"/>
    <w:rsid w:val="00F71078"/>
    <w:rsid w:val="00F722BF"/>
    <w:rsid w:val="00F74E29"/>
    <w:rsid w:val="00F7606F"/>
    <w:rsid w:val="00F87E70"/>
    <w:rsid w:val="00F90DF6"/>
    <w:rsid w:val="00F912B5"/>
    <w:rsid w:val="00F9436F"/>
    <w:rsid w:val="00F948B4"/>
    <w:rsid w:val="00F94E20"/>
    <w:rsid w:val="00F96205"/>
    <w:rsid w:val="00F97454"/>
    <w:rsid w:val="00FA0688"/>
    <w:rsid w:val="00FA185D"/>
    <w:rsid w:val="00FA362B"/>
    <w:rsid w:val="00FA3969"/>
    <w:rsid w:val="00FA6097"/>
    <w:rsid w:val="00FA6BD8"/>
    <w:rsid w:val="00FA7EB3"/>
    <w:rsid w:val="00FB0AFD"/>
    <w:rsid w:val="00FB12CA"/>
    <w:rsid w:val="00FB4903"/>
    <w:rsid w:val="00FB5332"/>
    <w:rsid w:val="00FB5CA9"/>
    <w:rsid w:val="00FC32FE"/>
    <w:rsid w:val="00FC6347"/>
    <w:rsid w:val="00FC637B"/>
    <w:rsid w:val="00FD4F3D"/>
    <w:rsid w:val="00FD7707"/>
    <w:rsid w:val="00FE0CF4"/>
    <w:rsid w:val="00FE30E8"/>
    <w:rsid w:val="00FE4AE5"/>
    <w:rsid w:val="00FE4BAA"/>
    <w:rsid w:val="00FE76CB"/>
    <w:rsid w:val="00FF0C19"/>
    <w:rsid w:val="00FF1A23"/>
    <w:rsid w:val="00FF20C4"/>
    <w:rsid w:val="00FF5F22"/>
    <w:rsid w:val="00FF6449"/>
    <w:rsid w:val="00FF6668"/>
    <w:rsid w:val="00FF6958"/>
    <w:rsid w:val="00FF72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269D93"/>
  <w15:docId w15:val="{88FF17CD-8488-4634-A1EF-CD3C3863E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41E91"/>
    <w:rPr>
      <w:rFonts w:ascii="Arial" w:hAnsi="Arial"/>
      <w:sz w:val="20"/>
      <w:szCs w:val="20"/>
    </w:rPr>
  </w:style>
  <w:style w:type="paragraph" w:styleId="Heading1">
    <w:name w:val="heading 1"/>
    <w:basedOn w:val="Normal"/>
    <w:next w:val="Normal"/>
    <w:link w:val="Heading1Char"/>
    <w:autoRedefine/>
    <w:uiPriority w:val="9"/>
    <w:qFormat/>
    <w:rsid w:val="00E92EE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367CC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B07EF"/>
    <w:pPr>
      <w:pBdr>
        <w:bottom w:val="single" w:sz="12" w:space="1" w:color="F79121"/>
      </w:pBdr>
      <w:spacing w:after="0"/>
      <w:jc w:val="both"/>
      <w:outlineLvl w:val="1"/>
    </w:pPr>
    <w:rPr>
      <w:rFonts w:ascii="Arial Bold" w:hAnsi="Arial Bold" w:cstheme="minorHAnsi"/>
      <w:b/>
      <w:bCs/>
      <w:color w:val="367CC1"/>
      <w:sz w:val="36"/>
      <w:szCs w:val="36"/>
    </w:rPr>
  </w:style>
  <w:style w:type="paragraph" w:styleId="Heading3">
    <w:name w:val="heading 3"/>
    <w:basedOn w:val="Normal"/>
    <w:next w:val="Normal"/>
    <w:link w:val="Heading3Char"/>
    <w:autoRedefine/>
    <w:uiPriority w:val="9"/>
    <w:unhideWhenUsed/>
    <w:qFormat/>
    <w:rsid w:val="004A46CC"/>
    <w:pPr>
      <w:numPr>
        <w:ilvl w:val="1"/>
        <w:numId w:val="2"/>
      </w:numPr>
      <w:tabs>
        <w:tab w:val="left" w:pos="720"/>
      </w:tabs>
      <w:spacing w:before="300" w:after="0"/>
      <w:outlineLvl w:val="2"/>
    </w:pPr>
    <w:rPr>
      <w:b/>
      <w:bCs/>
      <w:color w:val="20987D"/>
      <w:spacing w:val="15"/>
      <w:sz w:val="28"/>
      <w:szCs w:val="28"/>
    </w:rPr>
  </w:style>
  <w:style w:type="paragraph" w:styleId="Heading4">
    <w:name w:val="heading 4"/>
    <w:basedOn w:val="Normal"/>
    <w:next w:val="Normal"/>
    <w:link w:val="Heading4Char"/>
    <w:uiPriority w:val="9"/>
    <w:unhideWhenUsed/>
    <w:qFormat/>
    <w:rsid w:val="005C3A9A"/>
    <w:pPr>
      <w:spacing w:before="300" w:after="0"/>
      <w:outlineLvl w:val="3"/>
    </w:pPr>
    <w:rPr>
      <w:b/>
      <w:bCs/>
      <w:color w:val="367CC1"/>
      <w:sz w:val="24"/>
      <w:szCs w:val="22"/>
    </w:rPr>
  </w:style>
  <w:style w:type="paragraph" w:styleId="Heading5">
    <w:name w:val="heading 5"/>
    <w:basedOn w:val="Normal"/>
    <w:next w:val="Normal"/>
    <w:link w:val="Heading5Char"/>
    <w:uiPriority w:val="9"/>
    <w:unhideWhenUsed/>
    <w:qFormat/>
    <w:rsid w:val="00615922"/>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615922"/>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615922"/>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61592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1592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EEF"/>
    <w:rPr>
      <w:rFonts w:ascii="Arial" w:hAnsi="Arial"/>
      <w:b/>
      <w:bCs/>
      <w:caps/>
      <w:color w:val="FFFFFF" w:themeColor="background1"/>
      <w:spacing w:val="15"/>
      <w:shd w:val="clear" w:color="auto" w:fill="367CC1"/>
    </w:rPr>
  </w:style>
  <w:style w:type="character" w:customStyle="1" w:styleId="Heading2Char">
    <w:name w:val="Heading 2 Char"/>
    <w:basedOn w:val="DefaultParagraphFont"/>
    <w:link w:val="Heading2"/>
    <w:uiPriority w:val="9"/>
    <w:rsid w:val="00BB07EF"/>
    <w:rPr>
      <w:rFonts w:ascii="Arial Bold" w:hAnsi="Arial Bold" w:cstheme="minorHAnsi"/>
      <w:b/>
      <w:bCs/>
      <w:color w:val="367CC1"/>
      <w:sz w:val="36"/>
      <w:szCs w:val="36"/>
    </w:rPr>
  </w:style>
  <w:style w:type="character" w:customStyle="1" w:styleId="Heading3Char">
    <w:name w:val="Heading 3 Char"/>
    <w:basedOn w:val="DefaultParagraphFont"/>
    <w:link w:val="Heading3"/>
    <w:uiPriority w:val="9"/>
    <w:rsid w:val="004A46CC"/>
    <w:rPr>
      <w:rFonts w:ascii="Arial" w:hAnsi="Arial"/>
      <w:b/>
      <w:bCs/>
      <w:color w:val="20987D"/>
      <w:spacing w:val="15"/>
      <w:sz w:val="28"/>
      <w:szCs w:val="28"/>
    </w:rPr>
  </w:style>
  <w:style w:type="character" w:customStyle="1" w:styleId="Heading4Char">
    <w:name w:val="Heading 4 Char"/>
    <w:basedOn w:val="DefaultParagraphFont"/>
    <w:link w:val="Heading4"/>
    <w:uiPriority w:val="9"/>
    <w:rsid w:val="005C3A9A"/>
    <w:rPr>
      <w:rFonts w:ascii="Arial" w:hAnsi="Arial"/>
      <w:b/>
      <w:bCs/>
      <w:color w:val="367CC1"/>
      <w:sz w:val="24"/>
    </w:rPr>
  </w:style>
  <w:style w:type="character" w:customStyle="1" w:styleId="Heading5Char">
    <w:name w:val="Heading 5 Char"/>
    <w:basedOn w:val="DefaultParagraphFont"/>
    <w:link w:val="Heading5"/>
    <w:uiPriority w:val="9"/>
    <w:rsid w:val="00615922"/>
    <w:rPr>
      <w:caps/>
      <w:color w:val="365F91" w:themeColor="accent1" w:themeShade="BF"/>
      <w:spacing w:val="10"/>
    </w:rPr>
  </w:style>
  <w:style w:type="character" w:customStyle="1" w:styleId="Heading6Char">
    <w:name w:val="Heading 6 Char"/>
    <w:basedOn w:val="DefaultParagraphFont"/>
    <w:link w:val="Heading6"/>
    <w:uiPriority w:val="9"/>
    <w:semiHidden/>
    <w:rsid w:val="00615922"/>
    <w:rPr>
      <w:caps/>
      <w:color w:val="365F91" w:themeColor="accent1" w:themeShade="BF"/>
      <w:spacing w:val="10"/>
    </w:rPr>
  </w:style>
  <w:style w:type="character" w:customStyle="1" w:styleId="Heading7Char">
    <w:name w:val="Heading 7 Char"/>
    <w:basedOn w:val="DefaultParagraphFont"/>
    <w:link w:val="Heading7"/>
    <w:uiPriority w:val="9"/>
    <w:semiHidden/>
    <w:rsid w:val="00615922"/>
    <w:rPr>
      <w:caps/>
      <w:color w:val="365F91" w:themeColor="accent1" w:themeShade="BF"/>
      <w:spacing w:val="10"/>
    </w:rPr>
  </w:style>
  <w:style w:type="character" w:customStyle="1" w:styleId="Heading8Char">
    <w:name w:val="Heading 8 Char"/>
    <w:basedOn w:val="DefaultParagraphFont"/>
    <w:link w:val="Heading8"/>
    <w:uiPriority w:val="9"/>
    <w:semiHidden/>
    <w:rsid w:val="00615922"/>
    <w:rPr>
      <w:caps/>
      <w:spacing w:val="10"/>
      <w:sz w:val="18"/>
      <w:szCs w:val="18"/>
    </w:rPr>
  </w:style>
  <w:style w:type="character" w:customStyle="1" w:styleId="Heading9Char">
    <w:name w:val="Heading 9 Char"/>
    <w:basedOn w:val="DefaultParagraphFont"/>
    <w:link w:val="Heading9"/>
    <w:uiPriority w:val="9"/>
    <w:semiHidden/>
    <w:rsid w:val="00615922"/>
    <w:rPr>
      <w:i/>
      <w:caps/>
      <w:spacing w:val="10"/>
      <w:sz w:val="18"/>
      <w:szCs w:val="18"/>
    </w:rPr>
  </w:style>
  <w:style w:type="paragraph" w:styleId="Header">
    <w:name w:val="header"/>
    <w:basedOn w:val="Normal"/>
    <w:link w:val="HeaderChar"/>
    <w:uiPriority w:val="99"/>
    <w:unhideWhenUsed/>
    <w:rsid w:val="003A5C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5C45"/>
  </w:style>
  <w:style w:type="paragraph" w:styleId="Footer">
    <w:name w:val="footer"/>
    <w:basedOn w:val="Normal"/>
    <w:link w:val="FooterChar"/>
    <w:uiPriority w:val="99"/>
    <w:unhideWhenUsed/>
    <w:rsid w:val="003A5C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5C45"/>
  </w:style>
  <w:style w:type="paragraph" w:styleId="BalloonText">
    <w:name w:val="Balloon Text"/>
    <w:basedOn w:val="Normal"/>
    <w:link w:val="BalloonTextChar"/>
    <w:uiPriority w:val="99"/>
    <w:semiHidden/>
    <w:unhideWhenUsed/>
    <w:rsid w:val="003A5C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C45"/>
    <w:rPr>
      <w:rFonts w:ascii="Tahoma" w:hAnsi="Tahoma" w:cs="Tahoma"/>
      <w:sz w:val="16"/>
      <w:szCs w:val="16"/>
    </w:rPr>
  </w:style>
  <w:style w:type="paragraph" w:styleId="ListParagraph">
    <w:name w:val="List Paragraph"/>
    <w:aliases w:val="Use Case List Paragraph,b1,Bullet for no #'s,List Paragraph1,Body Bullet,Ref,List Paragraph 1,List bullet,List Bullet1,Figure_name,Table Number Paragraph,B1,bu1,bu1 + Before:  0 pt,After:  6 pt,Requirements,List Paragraph Char Char,lp1"/>
    <w:basedOn w:val="Normal"/>
    <w:link w:val="ListParagraphChar"/>
    <w:uiPriority w:val="34"/>
    <w:qFormat/>
    <w:rsid w:val="00615922"/>
    <w:pPr>
      <w:ind w:left="720"/>
      <w:contextualSpacing/>
    </w:pPr>
  </w:style>
  <w:style w:type="character" w:customStyle="1" w:styleId="ListParagraphChar">
    <w:name w:val="List Paragraph Char"/>
    <w:aliases w:val="Use Case List Paragraph Char,b1 Char,Bullet for no #'s Char,List Paragraph1 Char,Body Bullet Char,Ref Char,List Paragraph 1 Char,List bullet Char,List Bullet1 Char,Figure_name Char,Table Number Paragraph Char,B1 Char,bu1 Char"/>
    <w:link w:val="ListParagraph"/>
    <w:uiPriority w:val="34"/>
    <w:locked/>
    <w:rsid w:val="00981697"/>
    <w:rPr>
      <w:sz w:val="20"/>
      <w:szCs w:val="20"/>
    </w:rPr>
  </w:style>
  <w:style w:type="table" w:styleId="TableGrid">
    <w:name w:val="Table Grid"/>
    <w:basedOn w:val="TableNormal"/>
    <w:rsid w:val="00234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15922"/>
    <w:pPr>
      <w:outlineLvl w:val="9"/>
    </w:pPr>
    <w:rPr>
      <w:lang w:bidi="en-US"/>
    </w:rPr>
  </w:style>
  <w:style w:type="paragraph" w:styleId="TOC1">
    <w:name w:val="toc 1"/>
    <w:basedOn w:val="Normal"/>
    <w:next w:val="Normal"/>
    <w:autoRedefine/>
    <w:uiPriority w:val="39"/>
    <w:unhideWhenUsed/>
    <w:rsid w:val="00ED54E4"/>
    <w:pPr>
      <w:spacing w:after="100"/>
    </w:pPr>
  </w:style>
  <w:style w:type="paragraph" w:styleId="TOC2">
    <w:name w:val="toc 2"/>
    <w:basedOn w:val="Normal"/>
    <w:next w:val="Normal"/>
    <w:autoRedefine/>
    <w:uiPriority w:val="39"/>
    <w:unhideWhenUsed/>
    <w:rsid w:val="00ED54E4"/>
    <w:pPr>
      <w:spacing w:after="100"/>
      <w:ind w:left="220"/>
    </w:pPr>
  </w:style>
  <w:style w:type="character" w:styleId="Hyperlink">
    <w:name w:val="Hyperlink"/>
    <w:basedOn w:val="DefaultParagraphFont"/>
    <w:uiPriority w:val="99"/>
    <w:unhideWhenUsed/>
    <w:rsid w:val="00D860E2"/>
    <w:rPr>
      <w:color w:val="367CC1"/>
      <w:u w:val="single"/>
    </w:rPr>
  </w:style>
  <w:style w:type="paragraph" w:styleId="TOC3">
    <w:name w:val="toc 3"/>
    <w:basedOn w:val="Normal"/>
    <w:next w:val="Normal"/>
    <w:autoRedefine/>
    <w:uiPriority w:val="39"/>
    <w:unhideWhenUsed/>
    <w:rsid w:val="00ED54E4"/>
    <w:pPr>
      <w:spacing w:after="100"/>
      <w:ind w:left="440"/>
    </w:pPr>
  </w:style>
  <w:style w:type="paragraph" w:styleId="Caption">
    <w:name w:val="caption"/>
    <w:basedOn w:val="Normal"/>
    <w:next w:val="Normal"/>
    <w:uiPriority w:val="35"/>
    <w:semiHidden/>
    <w:unhideWhenUsed/>
    <w:qFormat/>
    <w:rsid w:val="00615922"/>
    <w:rPr>
      <w:b/>
      <w:bCs/>
      <w:color w:val="365F91" w:themeColor="accent1" w:themeShade="BF"/>
      <w:sz w:val="16"/>
      <w:szCs w:val="16"/>
    </w:rPr>
  </w:style>
  <w:style w:type="paragraph" w:styleId="Title">
    <w:name w:val="Title"/>
    <w:basedOn w:val="Normal"/>
    <w:next w:val="Normal"/>
    <w:link w:val="TitleChar"/>
    <w:uiPriority w:val="10"/>
    <w:qFormat/>
    <w:rsid w:val="00615922"/>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615922"/>
    <w:rPr>
      <w:caps/>
      <w:color w:val="4F81BD" w:themeColor="accent1"/>
      <w:spacing w:val="10"/>
      <w:kern w:val="28"/>
      <w:sz w:val="52"/>
      <w:szCs w:val="52"/>
    </w:rPr>
  </w:style>
  <w:style w:type="paragraph" w:styleId="Subtitle">
    <w:name w:val="Subtitle"/>
    <w:basedOn w:val="Normal"/>
    <w:next w:val="Normal"/>
    <w:link w:val="SubtitleChar"/>
    <w:uiPriority w:val="11"/>
    <w:qFormat/>
    <w:rsid w:val="00615922"/>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15922"/>
    <w:rPr>
      <w:caps/>
      <w:color w:val="595959" w:themeColor="text1" w:themeTint="A6"/>
      <w:spacing w:val="10"/>
      <w:sz w:val="24"/>
      <w:szCs w:val="24"/>
    </w:rPr>
  </w:style>
  <w:style w:type="character" w:styleId="Strong">
    <w:name w:val="Strong"/>
    <w:uiPriority w:val="22"/>
    <w:qFormat/>
    <w:rsid w:val="00615922"/>
    <w:rPr>
      <w:b/>
      <w:bCs/>
    </w:rPr>
  </w:style>
  <w:style w:type="character" w:styleId="Emphasis">
    <w:name w:val="Emphasis"/>
    <w:uiPriority w:val="20"/>
    <w:qFormat/>
    <w:rsid w:val="00615922"/>
    <w:rPr>
      <w:caps/>
      <w:color w:val="243F60" w:themeColor="accent1" w:themeShade="7F"/>
      <w:spacing w:val="5"/>
    </w:rPr>
  </w:style>
  <w:style w:type="paragraph" w:styleId="NoSpacing">
    <w:name w:val="No Spacing"/>
    <w:basedOn w:val="Normal"/>
    <w:link w:val="NoSpacingChar"/>
    <w:uiPriority w:val="1"/>
    <w:qFormat/>
    <w:rsid w:val="00615922"/>
    <w:pPr>
      <w:spacing w:before="0" w:after="0" w:line="240" w:lineRule="auto"/>
    </w:pPr>
  </w:style>
  <w:style w:type="character" w:customStyle="1" w:styleId="NoSpacingChar">
    <w:name w:val="No Spacing Char"/>
    <w:basedOn w:val="DefaultParagraphFont"/>
    <w:link w:val="NoSpacing"/>
    <w:uiPriority w:val="1"/>
    <w:rsid w:val="00615922"/>
    <w:rPr>
      <w:sz w:val="20"/>
      <w:szCs w:val="20"/>
    </w:rPr>
  </w:style>
  <w:style w:type="paragraph" w:styleId="Quote">
    <w:name w:val="Quote"/>
    <w:basedOn w:val="Normal"/>
    <w:next w:val="Normal"/>
    <w:link w:val="QuoteChar"/>
    <w:uiPriority w:val="29"/>
    <w:qFormat/>
    <w:rsid w:val="00615922"/>
    <w:rPr>
      <w:i/>
      <w:iCs/>
    </w:rPr>
  </w:style>
  <w:style w:type="character" w:customStyle="1" w:styleId="QuoteChar">
    <w:name w:val="Quote Char"/>
    <w:basedOn w:val="DefaultParagraphFont"/>
    <w:link w:val="Quote"/>
    <w:uiPriority w:val="29"/>
    <w:rsid w:val="00615922"/>
    <w:rPr>
      <w:i/>
      <w:iCs/>
      <w:sz w:val="20"/>
      <w:szCs w:val="20"/>
    </w:rPr>
  </w:style>
  <w:style w:type="paragraph" w:styleId="IntenseQuote">
    <w:name w:val="Intense Quote"/>
    <w:basedOn w:val="Normal"/>
    <w:next w:val="Normal"/>
    <w:link w:val="IntenseQuoteChar"/>
    <w:uiPriority w:val="30"/>
    <w:qFormat/>
    <w:rsid w:val="0061592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615922"/>
    <w:rPr>
      <w:i/>
      <w:iCs/>
      <w:color w:val="4F81BD" w:themeColor="accent1"/>
      <w:sz w:val="20"/>
      <w:szCs w:val="20"/>
    </w:rPr>
  </w:style>
  <w:style w:type="character" w:styleId="SubtleEmphasis">
    <w:name w:val="Subtle Emphasis"/>
    <w:uiPriority w:val="19"/>
    <w:qFormat/>
    <w:rsid w:val="00615922"/>
    <w:rPr>
      <w:i/>
      <w:iCs/>
      <w:color w:val="243F60" w:themeColor="accent1" w:themeShade="7F"/>
    </w:rPr>
  </w:style>
  <w:style w:type="character" w:styleId="IntenseEmphasis">
    <w:name w:val="Intense Emphasis"/>
    <w:uiPriority w:val="21"/>
    <w:qFormat/>
    <w:rsid w:val="00615922"/>
    <w:rPr>
      <w:b/>
      <w:bCs/>
      <w:caps/>
      <w:color w:val="243F60" w:themeColor="accent1" w:themeShade="7F"/>
      <w:spacing w:val="10"/>
    </w:rPr>
  </w:style>
  <w:style w:type="character" w:styleId="SubtleReference">
    <w:name w:val="Subtle Reference"/>
    <w:uiPriority w:val="31"/>
    <w:qFormat/>
    <w:rsid w:val="00615922"/>
    <w:rPr>
      <w:b/>
      <w:bCs/>
      <w:color w:val="4F81BD" w:themeColor="accent1"/>
    </w:rPr>
  </w:style>
  <w:style w:type="character" w:styleId="IntenseReference">
    <w:name w:val="Intense Reference"/>
    <w:uiPriority w:val="32"/>
    <w:qFormat/>
    <w:rsid w:val="00615922"/>
    <w:rPr>
      <w:b/>
      <w:bCs/>
      <w:i/>
      <w:iCs/>
      <w:caps/>
      <w:color w:val="4F81BD" w:themeColor="accent1"/>
    </w:rPr>
  </w:style>
  <w:style w:type="character" w:styleId="BookTitle">
    <w:name w:val="Book Title"/>
    <w:uiPriority w:val="33"/>
    <w:qFormat/>
    <w:rsid w:val="00615922"/>
    <w:rPr>
      <w:b/>
      <w:bCs/>
      <w:i/>
      <w:iCs/>
      <w:spacing w:val="9"/>
    </w:rPr>
  </w:style>
  <w:style w:type="table" w:styleId="LightList-Accent5">
    <w:name w:val="Light List Accent 5"/>
    <w:basedOn w:val="TableNormal"/>
    <w:uiPriority w:val="61"/>
    <w:rsid w:val="00615922"/>
    <w:pPr>
      <w:spacing w:before="0"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AE03E1"/>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PolarisPS">
    <w:name w:val="PolarisPS"/>
    <w:basedOn w:val="LightList-Accent1"/>
    <w:uiPriority w:val="99"/>
    <w:rsid w:val="00D80B45"/>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F81BD" w:themeFill="accent1"/>
      </w:tcPr>
    </w:tblStylePr>
    <w:tblStylePr w:type="lastRow">
      <w:pPr>
        <w:spacing w:before="0" w:after="0" w:line="240" w:lineRule="auto"/>
      </w:pPr>
      <w:rPr>
        <w:b/>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firstCol">
      <w:rPr>
        <w:b/>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Col">
      <w:rPr>
        <w:b/>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1Vert">
      <w:tblPr/>
      <w:tcPr>
        <w:tcBorders>
          <w:top w:val="nil"/>
          <w:left w:val="nil"/>
          <w:bottom w:val="nil"/>
          <w:right w:val="nil"/>
          <w:insideH w:val="nil"/>
          <w:insideV w:val="nil"/>
        </w:tcBorders>
      </w:tcPr>
    </w:tblStylePr>
    <w:tblStylePr w:type="band2Vert">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1Horz">
      <w:rPr>
        <w:rFonts w:asciiTheme="minorHAnsi" w:hAnsiTheme="minorHAnsi"/>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C6D9F1" w:themeFill="text2" w:themeFillTint="33"/>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paragraph" w:customStyle="1" w:styleId="StyleStyle9ptBoldBefore2ptAfter2ptNotBold">
    <w:name w:val="Style Style 9 pt Bold Before:  2 pt After:  2 pt + Not Bold"/>
    <w:basedOn w:val="Normal"/>
    <w:rsid w:val="00114D81"/>
    <w:pPr>
      <w:numPr>
        <w:numId w:val="1"/>
      </w:numPr>
      <w:spacing w:before="0" w:after="0" w:line="240" w:lineRule="auto"/>
    </w:pPr>
    <w:rPr>
      <w:rFonts w:ascii="Times New Roman" w:eastAsia="Times New Roman" w:hAnsi="Times New Roman" w:cs="Times New Roman"/>
      <w:sz w:val="24"/>
      <w:szCs w:val="24"/>
    </w:rPr>
  </w:style>
  <w:style w:type="paragraph" w:customStyle="1" w:styleId="TableHeadCenter">
    <w:name w:val="Table Head Center"/>
    <w:basedOn w:val="Normal"/>
    <w:rsid w:val="00D80B45"/>
    <w:pPr>
      <w:keepNext/>
      <w:overflowPunct w:val="0"/>
      <w:autoSpaceDE w:val="0"/>
      <w:autoSpaceDN w:val="0"/>
      <w:adjustRightInd w:val="0"/>
      <w:spacing w:before="60" w:after="60" w:line="240" w:lineRule="auto"/>
      <w:jc w:val="center"/>
      <w:textAlignment w:val="baseline"/>
    </w:pPr>
    <w:rPr>
      <w:rFonts w:ascii="Arial Narrow" w:eastAsia="Times New Roman" w:hAnsi="Arial Narrow" w:cs="Times New Roman"/>
      <w:b/>
    </w:rPr>
  </w:style>
  <w:style w:type="character" w:styleId="CommentReference">
    <w:name w:val="annotation reference"/>
    <w:basedOn w:val="DefaultParagraphFont"/>
    <w:uiPriority w:val="99"/>
    <w:semiHidden/>
    <w:unhideWhenUsed/>
    <w:rsid w:val="00981697"/>
    <w:rPr>
      <w:sz w:val="16"/>
      <w:szCs w:val="16"/>
    </w:rPr>
  </w:style>
  <w:style w:type="paragraph" w:styleId="CommentText">
    <w:name w:val="annotation text"/>
    <w:basedOn w:val="Normal"/>
    <w:link w:val="CommentTextChar"/>
    <w:uiPriority w:val="99"/>
    <w:semiHidden/>
    <w:unhideWhenUsed/>
    <w:rsid w:val="00981697"/>
    <w:pPr>
      <w:spacing w:before="0" w:line="240" w:lineRule="auto"/>
    </w:pPr>
    <w:rPr>
      <w:rFonts w:ascii="Calibri" w:eastAsia="Calibri" w:hAnsi="Calibri" w:cs="Times New Roman"/>
    </w:rPr>
  </w:style>
  <w:style w:type="character" w:customStyle="1" w:styleId="CommentTextChar">
    <w:name w:val="Comment Text Char"/>
    <w:basedOn w:val="DefaultParagraphFont"/>
    <w:link w:val="CommentText"/>
    <w:uiPriority w:val="99"/>
    <w:semiHidden/>
    <w:rsid w:val="00981697"/>
    <w:rPr>
      <w:rFonts w:ascii="Calibri" w:eastAsia="Calibri" w:hAnsi="Calibri" w:cs="Times New Roman"/>
      <w:sz w:val="20"/>
      <w:szCs w:val="20"/>
    </w:rPr>
  </w:style>
  <w:style w:type="paragraph" w:styleId="NormalWeb">
    <w:name w:val="Normal (Web)"/>
    <w:basedOn w:val="Normal"/>
    <w:uiPriority w:val="99"/>
    <w:semiHidden/>
    <w:unhideWhenUsed/>
    <w:rsid w:val="006416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1030F9"/>
    <w:pPr>
      <w:autoSpaceDE w:val="0"/>
      <w:autoSpaceDN w:val="0"/>
      <w:adjustRightInd w:val="0"/>
      <w:spacing w:before="0" w:after="0" w:line="240" w:lineRule="auto"/>
    </w:pPr>
    <w:rPr>
      <w:rFonts w:ascii="Arial" w:hAnsi="Arial" w:cs="Arial"/>
      <w:color w:val="000000"/>
      <w:sz w:val="24"/>
      <w:szCs w:val="24"/>
    </w:rPr>
  </w:style>
  <w:style w:type="paragraph" w:styleId="CommentSubject">
    <w:name w:val="annotation subject"/>
    <w:basedOn w:val="CommentText"/>
    <w:next w:val="CommentText"/>
    <w:link w:val="CommentSubjectChar"/>
    <w:uiPriority w:val="99"/>
    <w:semiHidden/>
    <w:unhideWhenUsed/>
    <w:rsid w:val="002C3008"/>
    <w:pPr>
      <w:spacing w:before="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2C3008"/>
    <w:rPr>
      <w:rFonts w:ascii="Calibri" w:eastAsia="Calibri" w:hAnsi="Calibri" w:cs="Times New Roman"/>
      <w:b/>
      <w:bCs/>
      <w:sz w:val="20"/>
      <w:szCs w:val="20"/>
    </w:rPr>
  </w:style>
  <w:style w:type="paragraph" w:customStyle="1" w:styleId="Instructions">
    <w:name w:val="Instructions"/>
    <w:basedOn w:val="Normal"/>
    <w:autoRedefine/>
    <w:rsid w:val="0034616D"/>
    <w:pPr>
      <w:shd w:val="clear" w:color="auto" w:fill="FFFFFF"/>
      <w:spacing w:before="0" w:after="0" w:line="240" w:lineRule="auto"/>
    </w:pPr>
    <w:rPr>
      <w:rFonts w:eastAsia="Times New Roman" w:cs="Arial"/>
      <w:i/>
      <w:color w:val="0000FF"/>
      <w:sz w:val="24"/>
    </w:rPr>
  </w:style>
  <w:style w:type="paragraph" w:styleId="TOC4">
    <w:name w:val="toc 4"/>
    <w:basedOn w:val="Normal"/>
    <w:next w:val="Normal"/>
    <w:autoRedefine/>
    <w:uiPriority w:val="39"/>
    <w:unhideWhenUsed/>
    <w:rsid w:val="00CE6EDE"/>
    <w:pPr>
      <w:spacing w:after="100"/>
      <w:ind w:left="600"/>
    </w:pPr>
  </w:style>
  <w:style w:type="paragraph" w:styleId="TOC5">
    <w:name w:val="toc 5"/>
    <w:basedOn w:val="Normal"/>
    <w:next w:val="Normal"/>
    <w:autoRedefine/>
    <w:uiPriority w:val="39"/>
    <w:unhideWhenUsed/>
    <w:rsid w:val="00CE6EDE"/>
    <w:pPr>
      <w:spacing w:after="100"/>
      <w:ind w:left="800"/>
    </w:pPr>
  </w:style>
  <w:style w:type="character" w:customStyle="1" w:styleId="field-title-first1">
    <w:name w:val="field-title-first1"/>
    <w:basedOn w:val="DefaultParagraphFont"/>
    <w:rsid w:val="004709F3"/>
    <w:rPr>
      <w:vanish w:val="0"/>
      <w:webHidden w:val="0"/>
      <w:specVanish w:val="0"/>
    </w:rPr>
  </w:style>
  <w:style w:type="character" w:customStyle="1" w:styleId="font-normal">
    <w:name w:val="font-normal"/>
    <w:basedOn w:val="DefaultParagraphFont"/>
    <w:rsid w:val="00F53D3A"/>
  </w:style>
  <w:style w:type="paragraph" w:styleId="TOC6">
    <w:name w:val="toc 6"/>
    <w:basedOn w:val="Normal"/>
    <w:next w:val="Normal"/>
    <w:autoRedefine/>
    <w:uiPriority w:val="39"/>
    <w:unhideWhenUsed/>
    <w:rsid w:val="00E44477"/>
    <w:pPr>
      <w:spacing w:before="0" w:after="100" w:line="259" w:lineRule="auto"/>
      <w:ind w:left="1100"/>
    </w:pPr>
    <w:rPr>
      <w:rFonts w:asciiTheme="minorHAnsi" w:hAnsiTheme="minorHAnsi"/>
      <w:sz w:val="22"/>
      <w:szCs w:val="22"/>
    </w:rPr>
  </w:style>
  <w:style w:type="paragraph" w:styleId="TOC7">
    <w:name w:val="toc 7"/>
    <w:basedOn w:val="Normal"/>
    <w:next w:val="Normal"/>
    <w:autoRedefine/>
    <w:uiPriority w:val="39"/>
    <w:unhideWhenUsed/>
    <w:rsid w:val="00E44477"/>
    <w:pPr>
      <w:spacing w:before="0" w:after="100" w:line="259" w:lineRule="auto"/>
      <w:ind w:left="1320"/>
    </w:pPr>
    <w:rPr>
      <w:rFonts w:asciiTheme="minorHAnsi" w:hAnsiTheme="minorHAnsi"/>
      <w:sz w:val="22"/>
      <w:szCs w:val="22"/>
    </w:rPr>
  </w:style>
  <w:style w:type="paragraph" w:styleId="TOC8">
    <w:name w:val="toc 8"/>
    <w:basedOn w:val="Normal"/>
    <w:next w:val="Normal"/>
    <w:autoRedefine/>
    <w:uiPriority w:val="39"/>
    <w:unhideWhenUsed/>
    <w:rsid w:val="00E44477"/>
    <w:pPr>
      <w:spacing w:before="0" w:after="100" w:line="259" w:lineRule="auto"/>
      <w:ind w:left="1540"/>
    </w:pPr>
    <w:rPr>
      <w:rFonts w:asciiTheme="minorHAnsi" w:hAnsiTheme="minorHAnsi"/>
      <w:sz w:val="22"/>
      <w:szCs w:val="22"/>
    </w:rPr>
  </w:style>
  <w:style w:type="paragraph" w:styleId="TOC9">
    <w:name w:val="toc 9"/>
    <w:basedOn w:val="Normal"/>
    <w:next w:val="Normal"/>
    <w:autoRedefine/>
    <w:uiPriority w:val="39"/>
    <w:unhideWhenUsed/>
    <w:rsid w:val="00E44477"/>
    <w:pPr>
      <w:spacing w:before="0" w:after="100" w:line="259" w:lineRule="auto"/>
      <w:ind w:left="1760"/>
    </w:pPr>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773631">
      <w:bodyDiv w:val="1"/>
      <w:marLeft w:val="0"/>
      <w:marRight w:val="0"/>
      <w:marTop w:val="0"/>
      <w:marBottom w:val="0"/>
      <w:divBdr>
        <w:top w:val="none" w:sz="0" w:space="0" w:color="auto"/>
        <w:left w:val="none" w:sz="0" w:space="0" w:color="auto"/>
        <w:bottom w:val="none" w:sz="0" w:space="0" w:color="auto"/>
        <w:right w:val="none" w:sz="0" w:space="0" w:color="auto"/>
      </w:divBdr>
    </w:div>
    <w:div w:id="268322770">
      <w:bodyDiv w:val="1"/>
      <w:marLeft w:val="0"/>
      <w:marRight w:val="0"/>
      <w:marTop w:val="0"/>
      <w:marBottom w:val="0"/>
      <w:divBdr>
        <w:top w:val="none" w:sz="0" w:space="0" w:color="auto"/>
        <w:left w:val="none" w:sz="0" w:space="0" w:color="auto"/>
        <w:bottom w:val="none" w:sz="0" w:space="0" w:color="auto"/>
        <w:right w:val="none" w:sz="0" w:space="0" w:color="auto"/>
      </w:divBdr>
    </w:div>
    <w:div w:id="316423338">
      <w:bodyDiv w:val="1"/>
      <w:marLeft w:val="0"/>
      <w:marRight w:val="0"/>
      <w:marTop w:val="0"/>
      <w:marBottom w:val="0"/>
      <w:divBdr>
        <w:top w:val="none" w:sz="0" w:space="0" w:color="auto"/>
        <w:left w:val="none" w:sz="0" w:space="0" w:color="auto"/>
        <w:bottom w:val="none" w:sz="0" w:space="0" w:color="auto"/>
        <w:right w:val="none" w:sz="0" w:space="0" w:color="auto"/>
      </w:divBdr>
    </w:div>
    <w:div w:id="484393837">
      <w:bodyDiv w:val="1"/>
      <w:marLeft w:val="0"/>
      <w:marRight w:val="0"/>
      <w:marTop w:val="0"/>
      <w:marBottom w:val="0"/>
      <w:divBdr>
        <w:top w:val="none" w:sz="0" w:space="0" w:color="auto"/>
        <w:left w:val="none" w:sz="0" w:space="0" w:color="auto"/>
        <w:bottom w:val="none" w:sz="0" w:space="0" w:color="auto"/>
        <w:right w:val="none" w:sz="0" w:space="0" w:color="auto"/>
      </w:divBdr>
      <w:divsChild>
        <w:div w:id="1870798677">
          <w:marLeft w:val="0"/>
          <w:marRight w:val="0"/>
          <w:marTop w:val="0"/>
          <w:marBottom w:val="0"/>
          <w:divBdr>
            <w:top w:val="none" w:sz="0" w:space="0" w:color="auto"/>
            <w:left w:val="none" w:sz="0" w:space="0" w:color="auto"/>
            <w:bottom w:val="none" w:sz="0" w:space="0" w:color="auto"/>
            <w:right w:val="none" w:sz="0" w:space="0" w:color="auto"/>
          </w:divBdr>
          <w:divsChild>
            <w:div w:id="14834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3694">
      <w:bodyDiv w:val="1"/>
      <w:marLeft w:val="0"/>
      <w:marRight w:val="0"/>
      <w:marTop w:val="0"/>
      <w:marBottom w:val="0"/>
      <w:divBdr>
        <w:top w:val="none" w:sz="0" w:space="0" w:color="auto"/>
        <w:left w:val="none" w:sz="0" w:space="0" w:color="auto"/>
        <w:bottom w:val="none" w:sz="0" w:space="0" w:color="auto"/>
        <w:right w:val="none" w:sz="0" w:space="0" w:color="auto"/>
      </w:divBdr>
    </w:div>
    <w:div w:id="575357463">
      <w:bodyDiv w:val="1"/>
      <w:marLeft w:val="0"/>
      <w:marRight w:val="0"/>
      <w:marTop w:val="0"/>
      <w:marBottom w:val="0"/>
      <w:divBdr>
        <w:top w:val="none" w:sz="0" w:space="0" w:color="auto"/>
        <w:left w:val="none" w:sz="0" w:space="0" w:color="auto"/>
        <w:bottom w:val="none" w:sz="0" w:space="0" w:color="auto"/>
        <w:right w:val="none" w:sz="0" w:space="0" w:color="auto"/>
      </w:divBdr>
      <w:divsChild>
        <w:div w:id="1208254277">
          <w:marLeft w:val="0"/>
          <w:marRight w:val="0"/>
          <w:marTop w:val="0"/>
          <w:marBottom w:val="0"/>
          <w:divBdr>
            <w:top w:val="none" w:sz="0" w:space="0" w:color="auto"/>
            <w:left w:val="none" w:sz="0" w:space="0" w:color="auto"/>
            <w:bottom w:val="none" w:sz="0" w:space="0" w:color="auto"/>
            <w:right w:val="none" w:sz="0" w:space="0" w:color="auto"/>
          </w:divBdr>
          <w:divsChild>
            <w:div w:id="21407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8221">
      <w:bodyDiv w:val="1"/>
      <w:marLeft w:val="0"/>
      <w:marRight w:val="0"/>
      <w:marTop w:val="0"/>
      <w:marBottom w:val="0"/>
      <w:divBdr>
        <w:top w:val="none" w:sz="0" w:space="0" w:color="auto"/>
        <w:left w:val="none" w:sz="0" w:space="0" w:color="auto"/>
        <w:bottom w:val="none" w:sz="0" w:space="0" w:color="auto"/>
        <w:right w:val="none" w:sz="0" w:space="0" w:color="auto"/>
      </w:divBdr>
    </w:div>
    <w:div w:id="824006996">
      <w:bodyDiv w:val="1"/>
      <w:marLeft w:val="0"/>
      <w:marRight w:val="0"/>
      <w:marTop w:val="0"/>
      <w:marBottom w:val="0"/>
      <w:divBdr>
        <w:top w:val="none" w:sz="0" w:space="0" w:color="auto"/>
        <w:left w:val="none" w:sz="0" w:space="0" w:color="auto"/>
        <w:bottom w:val="none" w:sz="0" w:space="0" w:color="auto"/>
        <w:right w:val="none" w:sz="0" w:space="0" w:color="auto"/>
      </w:divBdr>
    </w:div>
    <w:div w:id="882596881">
      <w:bodyDiv w:val="1"/>
      <w:marLeft w:val="0"/>
      <w:marRight w:val="0"/>
      <w:marTop w:val="0"/>
      <w:marBottom w:val="0"/>
      <w:divBdr>
        <w:top w:val="none" w:sz="0" w:space="0" w:color="auto"/>
        <w:left w:val="none" w:sz="0" w:space="0" w:color="auto"/>
        <w:bottom w:val="none" w:sz="0" w:space="0" w:color="auto"/>
        <w:right w:val="none" w:sz="0" w:space="0" w:color="auto"/>
      </w:divBdr>
    </w:div>
    <w:div w:id="893735267">
      <w:bodyDiv w:val="1"/>
      <w:marLeft w:val="0"/>
      <w:marRight w:val="0"/>
      <w:marTop w:val="0"/>
      <w:marBottom w:val="0"/>
      <w:divBdr>
        <w:top w:val="none" w:sz="0" w:space="0" w:color="auto"/>
        <w:left w:val="none" w:sz="0" w:space="0" w:color="auto"/>
        <w:bottom w:val="none" w:sz="0" w:space="0" w:color="auto"/>
        <w:right w:val="none" w:sz="0" w:space="0" w:color="auto"/>
      </w:divBdr>
    </w:div>
    <w:div w:id="1095324864">
      <w:bodyDiv w:val="1"/>
      <w:marLeft w:val="0"/>
      <w:marRight w:val="0"/>
      <w:marTop w:val="0"/>
      <w:marBottom w:val="0"/>
      <w:divBdr>
        <w:top w:val="none" w:sz="0" w:space="0" w:color="auto"/>
        <w:left w:val="none" w:sz="0" w:space="0" w:color="auto"/>
        <w:bottom w:val="none" w:sz="0" w:space="0" w:color="auto"/>
        <w:right w:val="none" w:sz="0" w:space="0" w:color="auto"/>
      </w:divBdr>
    </w:div>
    <w:div w:id="1150052016">
      <w:bodyDiv w:val="1"/>
      <w:marLeft w:val="0"/>
      <w:marRight w:val="0"/>
      <w:marTop w:val="0"/>
      <w:marBottom w:val="0"/>
      <w:divBdr>
        <w:top w:val="none" w:sz="0" w:space="0" w:color="auto"/>
        <w:left w:val="none" w:sz="0" w:space="0" w:color="auto"/>
        <w:bottom w:val="none" w:sz="0" w:space="0" w:color="auto"/>
        <w:right w:val="none" w:sz="0" w:space="0" w:color="auto"/>
      </w:divBdr>
      <w:divsChild>
        <w:div w:id="1944072434">
          <w:marLeft w:val="547"/>
          <w:marRight w:val="0"/>
          <w:marTop w:val="0"/>
          <w:marBottom w:val="0"/>
          <w:divBdr>
            <w:top w:val="none" w:sz="0" w:space="0" w:color="auto"/>
            <w:left w:val="none" w:sz="0" w:space="0" w:color="auto"/>
            <w:bottom w:val="none" w:sz="0" w:space="0" w:color="auto"/>
            <w:right w:val="none" w:sz="0" w:space="0" w:color="auto"/>
          </w:divBdr>
        </w:div>
        <w:div w:id="627591370">
          <w:marLeft w:val="547"/>
          <w:marRight w:val="0"/>
          <w:marTop w:val="0"/>
          <w:marBottom w:val="0"/>
          <w:divBdr>
            <w:top w:val="none" w:sz="0" w:space="0" w:color="auto"/>
            <w:left w:val="none" w:sz="0" w:space="0" w:color="auto"/>
            <w:bottom w:val="none" w:sz="0" w:space="0" w:color="auto"/>
            <w:right w:val="none" w:sz="0" w:space="0" w:color="auto"/>
          </w:divBdr>
        </w:div>
        <w:div w:id="1022434735">
          <w:marLeft w:val="547"/>
          <w:marRight w:val="0"/>
          <w:marTop w:val="0"/>
          <w:marBottom w:val="0"/>
          <w:divBdr>
            <w:top w:val="none" w:sz="0" w:space="0" w:color="auto"/>
            <w:left w:val="none" w:sz="0" w:space="0" w:color="auto"/>
            <w:bottom w:val="none" w:sz="0" w:space="0" w:color="auto"/>
            <w:right w:val="none" w:sz="0" w:space="0" w:color="auto"/>
          </w:divBdr>
        </w:div>
      </w:divsChild>
    </w:div>
    <w:div w:id="1181507978">
      <w:bodyDiv w:val="1"/>
      <w:marLeft w:val="0"/>
      <w:marRight w:val="0"/>
      <w:marTop w:val="0"/>
      <w:marBottom w:val="0"/>
      <w:divBdr>
        <w:top w:val="none" w:sz="0" w:space="0" w:color="auto"/>
        <w:left w:val="none" w:sz="0" w:space="0" w:color="auto"/>
        <w:bottom w:val="none" w:sz="0" w:space="0" w:color="auto"/>
        <w:right w:val="none" w:sz="0" w:space="0" w:color="auto"/>
      </w:divBdr>
    </w:div>
    <w:div w:id="1278566246">
      <w:bodyDiv w:val="1"/>
      <w:marLeft w:val="0"/>
      <w:marRight w:val="0"/>
      <w:marTop w:val="0"/>
      <w:marBottom w:val="0"/>
      <w:divBdr>
        <w:top w:val="none" w:sz="0" w:space="0" w:color="auto"/>
        <w:left w:val="none" w:sz="0" w:space="0" w:color="auto"/>
        <w:bottom w:val="none" w:sz="0" w:space="0" w:color="auto"/>
        <w:right w:val="none" w:sz="0" w:space="0" w:color="auto"/>
      </w:divBdr>
    </w:div>
    <w:div w:id="1702171275">
      <w:bodyDiv w:val="1"/>
      <w:marLeft w:val="0"/>
      <w:marRight w:val="0"/>
      <w:marTop w:val="0"/>
      <w:marBottom w:val="0"/>
      <w:divBdr>
        <w:top w:val="none" w:sz="0" w:space="0" w:color="auto"/>
        <w:left w:val="none" w:sz="0" w:space="0" w:color="auto"/>
        <w:bottom w:val="none" w:sz="0" w:space="0" w:color="auto"/>
        <w:right w:val="none" w:sz="0" w:space="0" w:color="auto"/>
      </w:divBdr>
    </w:div>
    <w:div w:id="1738698584">
      <w:bodyDiv w:val="1"/>
      <w:marLeft w:val="0"/>
      <w:marRight w:val="0"/>
      <w:marTop w:val="0"/>
      <w:marBottom w:val="0"/>
      <w:divBdr>
        <w:top w:val="none" w:sz="0" w:space="0" w:color="auto"/>
        <w:left w:val="none" w:sz="0" w:space="0" w:color="auto"/>
        <w:bottom w:val="none" w:sz="0" w:space="0" w:color="auto"/>
        <w:right w:val="none" w:sz="0" w:space="0" w:color="auto"/>
      </w:divBdr>
    </w:div>
    <w:div w:id="1929147997">
      <w:bodyDiv w:val="1"/>
      <w:marLeft w:val="0"/>
      <w:marRight w:val="0"/>
      <w:marTop w:val="0"/>
      <w:marBottom w:val="0"/>
      <w:divBdr>
        <w:top w:val="none" w:sz="0" w:space="0" w:color="auto"/>
        <w:left w:val="none" w:sz="0" w:space="0" w:color="auto"/>
        <w:bottom w:val="none" w:sz="0" w:space="0" w:color="auto"/>
        <w:right w:val="none" w:sz="0" w:space="0" w:color="auto"/>
      </w:divBdr>
    </w:div>
    <w:div w:id="199328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patil\Documents\02-Projects\05-ProcessExcellence2012\ProcEx2012\NewProcEx2012Templates\03-Execution\Project%20-%20Interface%20Document%20-%20as%20of%20yyyy-mm-d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TaxCatchAll xmlns="16a18cd4-6ec3-4d45-b539-afbee5505756">
      <Value>152</Value>
      <Value>10</Value>
    </TaxCatchAll>
    <TaxKeywordTaxHTField xmlns="16a18cd4-6ec3-4d45-b539-afbee5505756">
      <Terms xmlns="http://schemas.microsoft.com/office/infopath/2007/PartnerControls"/>
    </TaxKeywordTaxHTField>
    <o099795f9e6b4a9fa418873762c7fa5e xmlns="16a18cd4-6ec3-4d45-b539-afbee5505756">
      <Terms xmlns="http://schemas.microsoft.com/office/infopath/2007/PartnerControls">
        <TermInfo xmlns="http://schemas.microsoft.com/office/infopath/2007/PartnerControls">
          <TermName xmlns="http://schemas.microsoft.com/office/infopath/2007/PartnerControls">Teva</TermName>
          <TermId xmlns="http://schemas.microsoft.com/office/infopath/2007/PartnerControls">cd9da290-7f95-4954-a303-71391da36847</TermId>
        </TermInfo>
      </Terms>
    </o099795f9e6b4a9fa418873762c7fa5e>
    <gf2e86ebdf2849ac9ed4da97dd6dc402 xmlns="16a18cd4-6ec3-4d45-b539-afbee5505756">
      <Terms xmlns="http://schemas.microsoft.com/office/infopath/2007/PartnerControls">
        <TermInfo xmlns="http://schemas.microsoft.com/office/infopath/2007/PartnerControls">
          <TermName xmlns="http://schemas.microsoft.com/office/infopath/2007/PartnerControls">HIP</TermName>
          <TermId xmlns="http://schemas.microsoft.com/office/infopath/2007/PartnerControls">6474c455-3764-4f42-b213-9ef2f0e0c334</TermId>
        </TermInfo>
      </Terms>
    </gf2e86ebdf2849ac9ed4da97dd6dc402>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3C114656A9A74599B0D64C750025BC" ma:contentTypeVersion="7" ma:contentTypeDescription="Create a new document." ma:contentTypeScope="" ma:versionID="9c3e793ffb6b90bc36eb9d374d0837bd">
  <xsd:schema xmlns:xsd="http://www.w3.org/2001/XMLSchema" xmlns:xs="http://www.w3.org/2001/XMLSchema" xmlns:p="http://schemas.microsoft.com/office/2006/metadata/properties" xmlns:ns2="16a18cd4-6ec3-4d45-b539-afbee5505756" targetNamespace="http://schemas.microsoft.com/office/2006/metadata/properties" ma:root="true" ma:fieldsID="7b60267ec19a9e1c369a5d14911689a1" ns2:_="">
    <xsd:import namespace="16a18cd4-6ec3-4d45-b539-afbee5505756"/>
    <xsd:element name="properties">
      <xsd:complexType>
        <xsd:sequence>
          <xsd:element name="documentManagement">
            <xsd:complexType>
              <xsd:all>
                <xsd:element ref="ns2:o099795f9e6b4a9fa418873762c7fa5e" minOccurs="0"/>
                <xsd:element ref="ns2:TaxCatchAll" minOccurs="0"/>
                <xsd:element ref="ns2:gf2e86ebdf2849ac9ed4da97dd6dc402" minOccurs="0"/>
                <xsd:element ref="ns2:TaxKeyword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a18cd4-6ec3-4d45-b539-afbee5505756" elementFormDefault="qualified">
    <xsd:import namespace="http://schemas.microsoft.com/office/2006/documentManagement/types"/>
    <xsd:import namespace="http://schemas.microsoft.com/office/infopath/2007/PartnerControls"/>
    <xsd:element name="o099795f9e6b4a9fa418873762c7fa5e" ma:index="9" nillable="true" ma:taxonomy="true" ma:internalName="o099795f9e6b4a9fa418873762c7fa5e" ma:taxonomyFieldName="Client" ma:displayName="Client" ma:default="" ma:fieldId="{8099795f-9e6b-4a9f-a418-873762c7fa5e}" ma:sspId="613fbb41-a678-48b2-b990-014ee7f4ebb8" ma:termSetId="af83c840-f887-4de9-9a25-078ec0b60d4e"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cef2a4ce-6dbb-4234-be89-e465243d6681}" ma:internalName="TaxCatchAll" ma:showField="CatchAllData" ma:web="16a18cd4-6ec3-4d45-b539-afbee5505756">
      <xsd:complexType>
        <xsd:complexContent>
          <xsd:extension base="dms:MultiChoiceLookup">
            <xsd:sequence>
              <xsd:element name="Value" type="dms:Lookup" maxOccurs="unbounded" minOccurs="0" nillable="true"/>
            </xsd:sequence>
          </xsd:extension>
        </xsd:complexContent>
      </xsd:complexType>
    </xsd:element>
    <xsd:element name="gf2e86ebdf2849ac9ed4da97dd6dc402" ma:index="12" nillable="true" ma:taxonomy="true" ma:internalName="gf2e86ebdf2849ac9ed4da97dd6dc402" ma:taxonomyFieldName="Offering" ma:displayName="Offering" ma:default="" ma:fieldId="{0f2e86eb-df28-49ac-9ed4-da97dd6dc402}" ma:sspId="613fbb41-a678-48b2-b990-014ee7f4ebb8" ma:termSetId="fce2a0dc-2a6f-4962-85d4-2e1beacf7554" ma:anchorId="00000000-0000-0000-0000-000000000000" ma:open="false" ma:isKeyword="false">
      <xsd:complexType>
        <xsd:sequence>
          <xsd:element ref="pc:Terms" minOccurs="0" maxOccurs="1"/>
        </xsd:sequence>
      </xsd:complexType>
    </xsd:element>
    <xsd:element name="TaxKeywordTaxHTField" ma:index="14" nillable="true" ma:taxonomy="true" ma:internalName="TaxKeywordTaxHTField" ma:taxonomyFieldName="TaxKeyword" ma:displayName="Enterprise Keywords" ma:fieldId="{23f27201-bee3-471e-b2e7-b64fd8b7ca38}" ma:taxonomyMulti="true" ma:sspId="613fbb41-a678-48b2-b990-014ee7f4ebb8"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5535BF-D05B-40E8-9B94-A4A985EDFE49}">
  <ds:schemaRefs>
    <ds:schemaRef ds:uri="http://schemas.microsoft.com/office/2006/metadata/properties"/>
    <ds:schemaRef ds:uri="16a18cd4-6ec3-4d45-b539-afbee5505756"/>
    <ds:schemaRef ds:uri="http://schemas.microsoft.com/office/infopath/2007/PartnerControls"/>
  </ds:schemaRefs>
</ds:datastoreItem>
</file>

<file path=customXml/itemProps2.xml><?xml version="1.0" encoding="utf-8"?>
<ds:datastoreItem xmlns:ds="http://schemas.openxmlformats.org/officeDocument/2006/customXml" ds:itemID="{985B206F-1B4E-4961-B0A8-9DCBF5D25F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a18cd4-6ec3-4d45-b539-afbee55057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DD6A44-E3AE-47E3-80F6-80B40ECC2DAE}">
  <ds:schemaRefs>
    <ds:schemaRef ds:uri="http://schemas.microsoft.com/sharepoint/v3/contenttype/forms"/>
  </ds:schemaRefs>
</ds:datastoreItem>
</file>

<file path=customXml/itemProps4.xml><?xml version="1.0" encoding="utf-8"?>
<ds:datastoreItem xmlns:ds="http://schemas.openxmlformats.org/officeDocument/2006/customXml" ds:itemID="{B1C93200-0368-4C51-972A-39D17913C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 Interface Document - as of yyyy-mm-dd.dotx</Template>
  <TotalTime>2</TotalTime>
  <Pages>1</Pages>
  <Words>17774</Words>
  <Characters>101313</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apatil</dc:creator>
  <cp:lastModifiedBy>Roop Yekollu</cp:lastModifiedBy>
  <cp:revision>3</cp:revision>
  <cp:lastPrinted>2017-01-20T18:06:00Z</cp:lastPrinted>
  <dcterms:created xsi:type="dcterms:W3CDTF">2017-02-27T18:09:00Z</dcterms:created>
  <dcterms:modified xsi:type="dcterms:W3CDTF">2017-02-27T18:09:00Z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0x010100D43C114656A9A74599B0D64C750025BC</vt:lpwstr>
  </property>
  <property fmtid="{D5CDD505-2E9C-101B-9397-08002B2CF9AE}" pid="3" name="IsMyDocuments">
    <vt:bool>true</vt:bool>
  </property>
  <property fmtid="{D5CDD505-2E9C-101B-9397-08002B2CF9AE}" pid="4" name="TaxKeyword">
    <vt:lpwstr/>
  </property>
  <property fmtid="{D5CDD505-2E9C-101B-9397-08002B2CF9AE}" pid="5" name="Client">
    <vt:lpwstr>152;#Teva|cd9da290-7f95-4954-a303-71391da36847</vt:lpwstr>
  </property>
  <property fmtid="{D5CDD505-2E9C-101B-9397-08002B2CF9AE}" pid="6" name="Offering">
    <vt:lpwstr>10;#HIP|6474c455-3764-4f42-b213-9ef2f0e0c334</vt:lpwstr>
  </property>
</Properties>
</file>